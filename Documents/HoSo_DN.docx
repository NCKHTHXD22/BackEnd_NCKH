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7FFC" w14:textId="77777777" w:rsidR="001F4EF2" w:rsidRPr="00987B5F" w:rsidRDefault="001F4EF2" w:rsidP="001F4EF2">
      <w:pPr>
        <w:spacing w:line="276" w:lineRule="auto"/>
        <w:jc w:val="both"/>
        <w:rPr>
          <w:sz w:val="28"/>
          <w:szCs w:val="28"/>
          <w:lang w:val="en-US"/>
        </w:rPr>
        <w:sectPr w:rsidR="001F4EF2" w:rsidRPr="00987B5F" w:rsidSect="00A44086">
          <w:headerReference w:type="even" r:id="rId8"/>
          <w:headerReference w:type="default" r:id="rId9"/>
          <w:footerReference w:type="even" r:id="rId10"/>
          <w:footerReference w:type="default" r:id="rId11"/>
          <w:headerReference w:type="first" r:id="rId12"/>
          <w:footerReference w:type="first" r:id="rId13"/>
          <w:pgSz w:w="12240" w:h="15840"/>
          <w:pgMar w:top="993" w:right="1183" w:bottom="1440" w:left="1440" w:header="720" w:footer="720" w:gutter="0"/>
          <w:cols w:space="720"/>
          <w:titlePg/>
          <w:docGrid w:linePitch="360"/>
        </w:sectPr>
      </w:pPr>
    </w:p>
    <w:p w14:paraId="7D99CF71" w14:textId="77777777" w:rsidR="001F4EF2" w:rsidRPr="00987B5F" w:rsidRDefault="001F4EF2" w:rsidP="00987B5F">
      <w:pPr>
        <w:spacing w:before="65"/>
        <w:ind w:right="1444"/>
        <w:jc w:val="center"/>
        <w:rPr>
          <w:noProof w:val="0"/>
          <w:sz w:val="28"/>
          <w:szCs w:val="28"/>
          <w:lang w:val="en-US"/>
        </w:rPr>
      </w:pPr>
      <w:r w:rsidRPr="00987B5F">
        <w:rPr>
          <w:b/>
          <w:bCs/>
          <w:sz w:val="28"/>
          <w:szCs w:val="28"/>
        </w:rPr>
        <w:lastRenderedPageBreak/>
        <w:t>Phụ</w:t>
      </w:r>
      <w:r w:rsidRPr="00987B5F">
        <w:rPr>
          <w:b/>
          <w:bCs/>
          <w:spacing w:val="-6"/>
          <w:sz w:val="28"/>
          <w:szCs w:val="28"/>
        </w:rPr>
        <w:t xml:space="preserve"> </w:t>
      </w:r>
      <w:r w:rsidRPr="00987B5F">
        <w:rPr>
          <w:b/>
          <w:bCs/>
          <w:sz w:val="28"/>
          <w:szCs w:val="28"/>
        </w:rPr>
        <w:t>lục</w:t>
      </w:r>
      <w:r w:rsidRPr="00987B5F">
        <w:rPr>
          <w:b/>
          <w:bCs/>
          <w:spacing w:val="-6"/>
          <w:sz w:val="28"/>
          <w:szCs w:val="28"/>
        </w:rPr>
        <w:t xml:space="preserve"> </w:t>
      </w:r>
      <w:r w:rsidRPr="00987B5F">
        <w:rPr>
          <w:b/>
          <w:bCs/>
          <w:spacing w:val="-10"/>
          <w:sz w:val="28"/>
          <w:szCs w:val="28"/>
        </w:rPr>
        <w:t>I</w:t>
      </w:r>
    </w:p>
    <w:p w14:paraId="10B82DA5" w14:textId="77777777" w:rsidR="001F4EF2" w:rsidRPr="00987B5F" w:rsidRDefault="001F4EF2" w:rsidP="00987B5F">
      <w:pPr>
        <w:spacing w:before="61"/>
        <w:ind w:left="1304" w:right="1444"/>
        <w:jc w:val="center"/>
        <w:rPr>
          <w:sz w:val="28"/>
          <w:szCs w:val="28"/>
          <w:lang w:val="en-US"/>
        </w:rPr>
      </w:pPr>
      <w:r w:rsidRPr="00987B5F">
        <w:rPr>
          <w:b/>
          <w:bCs/>
          <w:sz w:val="28"/>
          <w:szCs w:val="28"/>
        </w:rPr>
        <w:t>DANH</w:t>
      </w:r>
      <w:r w:rsidRPr="00987B5F">
        <w:rPr>
          <w:b/>
          <w:bCs/>
          <w:spacing w:val="-3"/>
          <w:sz w:val="28"/>
          <w:szCs w:val="28"/>
        </w:rPr>
        <w:t xml:space="preserve"> </w:t>
      </w:r>
      <w:r w:rsidRPr="00987B5F">
        <w:rPr>
          <w:b/>
          <w:bCs/>
          <w:sz w:val="28"/>
          <w:szCs w:val="28"/>
        </w:rPr>
        <w:t>SÁCH</w:t>
      </w:r>
      <w:r w:rsidRPr="00987B5F">
        <w:rPr>
          <w:b/>
          <w:bCs/>
          <w:spacing w:val="-3"/>
          <w:sz w:val="28"/>
          <w:szCs w:val="28"/>
        </w:rPr>
        <w:t xml:space="preserve"> </w:t>
      </w:r>
      <w:r w:rsidRPr="00987B5F">
        <w:rPr>
          <w:b/>
          <w:bCs/>
          <w:sz w:val="28"/>
          <w:szCs w:val="28"/>
        </w:rPr>
        <w:t>CÁC</w:t>
      </w:r>
      <w:r w:rsidRPr="00987B5F">
        <w:rPr>
          <w:b/>
          <w:bCs/>
          <w:spacing w:val="-3"/>
          <w:sz w:val="28"/>
          <w:szCs w:val="28"/>
        </w:rPr>
        <w:t xml:space="preserve"> </w:t>
      </w:r>
      <w:r w:rsidRPr="00987B5F">
        <w:rPr>
          <w:b/>
          <w:bCs/>
          <w:sz w:val="28"/>
          <w:szCs w:val="28"/>
        </w:rPr>
        <w:t>ĐỀ</w:t>
      </w:r>
      <w:r w:rsidRPr="00987B5F">
        <w:rPr>
          <w:b/>
          <w:bCs/>
          <w:spacing w:val="-3"/>
          <w:sz w:val="28"/>
          <w:szCs w:val="28"/>
        </w:rPr>
        <w:t xml:space="preserve"> </w:t>
      </w:r>
      <w:r w:rsidRPr="00987B5F">
        <w:rPr>
          <w:b/>
          <w:bCs/>
          <w:sz w:val="28"/>
          <w:szCs w:val="28"/>
        </w:rPr>
        <w:t>TÀI</w:t>
      </w:r>
      <w:r w:rsidRPr="00987B5F">
        <w:rPr>
          <w:b/>
          <w:bCs/>
          <w:spacing w:val="-3"/>
          <w:sz w:val="28"/>
          <w:szCs w:val="28"/>
        </w:rPr>
        <w:t xml:space="preserve"> </w:t>
      </w:r>
      <w:r w:rsidRPr="00987B5F">
        <w:rPr>
          <w:b/>
          <w:bCs/>
          <w:sz w:val="28"/>
          <w:szCs w:val="28"/>
        </w:rPr>
        <w:t>THAM</w:t>
      </w:r>
      <w:r w:rsidRPr="00987B5F">
        <w:rPr>
          <w:b/>
          <w:bCs/>
          <w:spacing w:val="-3"/>
          <w:sz w:val="28"/>
          <w:szCs w:val="28"/>
        </w:rPr>
        <w:t xml:space="preserve"> </w:t>
      </w:r>
      <w:r w:rsidRPr="00987B5F">
        <w:rPr>
          <w:b/>
          <w:bCs/>
          <w:sz w:val="28"/>
          <w:szCs w:val="28"/>
        </w:rPr>
        <w:t>DỰ</w:t>
      </w:r>
      <w:r w:rsidRPr="00987B5F">
        <w:rPr>
          <w:b/>
          <w:bCs/>
          <w:spacing w:val="-3"/>
          <w:sz w:val="28"/>
          <w:szCs w:val="28"/>
        </w:rPr>
        <w:t xml:space="preserve"> </w:t>
      </w:r>
      <w:r w:rsidRPr="00987B5F">
        <w:rPr>
          <w:b/>
          <w:bCs/>
          <w:sz w:val="28"/>
          <w:szCs w:val="28"/>
        </w:rPr>
        <w:t>CUỘC</w:t>
      </w:r>
      <w:r w:rsidRPr="00987B5F">
        <w:rPr>
          <w:b/>
          <w:bCs/>
          <w:spacing w:val="-3"/>
          <w:sz w:val="28"/>
          <w:szCs w:val="28"/>
        </w:rPr>
        <w:t xml:space="preserve"> </w:t>
      </w:r>
      <w:r w:rsidRPr="00987B5F">
        <w:rPr>
          <w:b/>
          <w:bCs/>
          <w:sz w:val="28"/>
          <w:szCs w:val="28"/>
        </w:rPr>
        <w:t>THI</w:t>
      </w:r>
      <w:r w:rsidRPr="00987B5F">
        <w:rPr>
          <w:b/>
          <w:bCs/>
          <w:spacing w:val="-3"/>
          <w:sz w:val="28"/>
          <w:szCs w:val="28"/>
        </w:rPr>
        <w:t xml:space="preserve"> </w:t>
      </w:r>
      <w:r w:rsidRPr="00987B5F">
        <w:rPr>
          <w:b/>
          <w:bCs/>
          <w:sz w:val="28"/>
          <w:szCs w:val="28"/>
        </w:rPr>
        <w:t>SINH</w:t>
      </w:r>
      <w:r w:rsidRPr="00987B5F">
        <w:rPr>
          <w:b/>
          <w:bCs/>
          <w:spacing w:val="-3"/>
          <w:sz w:val="28"/>
          <w:szCs w:val="28"/>
        </w:rPr>
        <w:t xml:space="preserve"> </w:t>
      </w:r>
      <w:r w:rsidRPr="00987B5F">
        <w:rPr>
          <w:b/>
          <w:bCs/>
          <w:sz w:val="28"/>
          <w:szCs w:val="28"/>
        </w:rPr>
        <w:t>VIÊN</w:t>
      </w:r>
      <w:r w:rsidRPr="00987B5F">
        <w:rPr>
          <w:b/>
          <w:bCs/>
          <w:spacing w:val="-3"/>
          <w:sz w:val="28"/>
          <w:szCs w:val="28"/>
        </w:rPr>
        <w:t xml:space="preserve"> </w:t>
      </w:r>
      <w:r w:rsidRPr="00987B5F">
        <w:rPr>
          <w:b/>
          <w:bCs/>
          <w:sz w:val="28"/>
          <w:szCs w:val="28"/>
        </w:rPr>
        <w:t>NGHIÊN</w:t>
      </w:r>
      <w:r w:rsidRPr="00987B5F">
        <w:rPr>
          <w:b/>
          <w:bCs/>
          <w:spacing w:val="-3"/>
          <w:sz w:val="28"/>
          <w:szCs w:val="28"/>
        </w:rPr>
        <w:t xml:space="preserve"> </w:t>
      </w:r>
      <w:r w:rsidRPr="00987B5F">
        <w:rPr>
          <w:b/>
          <w:bCs/>
          <w:sz w:val="28"/>
          <w:szCs w:val="28"/>
        </w:rPr>
        <w:t>CỨU</w:t>
      </w:r>
      <w:r w:rsidRPr="00987B5F">
        <w:rPr>
          <w:b/>
          <w:bCs/>
          <w:spacing w:val="-3"/>
          <w:sz w:val="28"/>
          <w:szCs w:val="28"/>
        </w:rPr>
        <w:t xml:space="preserve"> </w:t>
      </w:r>
      <w:r w:rsidRPr="00987B5F">
        <w:rPr>
          <w:b/>
          <w:bCs/>
          <w:sz w:val="28"/>
          <w:szCs w:val="28"/>
        </w:rPr>
        <w:t>KHOA HỌC THÀNH PHỐ ĐÀ NẴNG NĂM 202</w:t>
      </w:r>
      <w:r w:rsidRPr="00987B5F">
        <w:rPr>
          <w:b/>
          <w:bCs/>
          <w:sz w:val="28"/>
          <w:szCs w:val="28"/>
          <w:lang w:val="en-US"/>
        </w:rPr>
        <w:t>6</w:t>
      </w:r>
    </w:p>
    <w:p w14:paraId="04BBD5B5" w14:textId="77777777" w:rsidR="001F4EF2" w:rsidRPr="00987B5F" w:rsidRDefault="001F4EF2" w:rsidP="00987B5F">
      <w:pPr>
        <w:widowControl w:val="0"/>
        <w:autoSpaceDE w:val="0"/>
        <w:autoSpaceDN w:val="0"/>
        <w:ind w:right="67"/>
        <w:jc w:val="center"/>
        <w:rPr>
          <w:sz w:val="28"/>
          <w:szCs w:val="28"/>
        </w:rPr>
      </w:pPr>
      <w:r w:rsidRPr="00987B5F">
        <w:rPr>
          <w:i/>
          <w:iCs/>
          <w:sz w:val="28"/>
          <w:szCs w:val="28"/>
        </w:rPr>
        <w:t>(Ban</w:t>
      </w:r>
      <w:r w:rsidRPr="00987B5F">
        <w:rPr>
          <w:i/>
          <w:iCs/>
          <w:spacing w:val="-6"/>
          <w:sz w:val="28"/>
          <w:szCs w:val="28"/>
        </w:rPr>
        <w:t xml:space="preserve"> </w:t>
      </w:r>
      <w:r w:rsidRPr="00987B5F">
        <w:rPr>
          <w:i/>
          <w:iCs/>
          <w:sz w:val="28"/>
          <w:szCs w:val="28"/>
        </w:rPr>
        <w:t>hành</w:t>
      </w:r>
      <w:r w:rsidRPr="00987B5F">
        <w:rPr>
          <w:i/>
          <w:iCs/>
          <w:spacing w:val="-2"/>
          <w:sz w:val="28"/>
          <w:szCs w:val="28"/>
        </w:rPr>
        <w:t xml:space="preserve"> </w:t>
      </w:r>
      <w:r w:rsidRPr="00987B5F">
        <w:rPr>
          <w:i/>
          <w:iCs/>
          <w:sz w:val="28"/>
          <w:szCs w:val="28"/>
        </w:rPr>
        <w:t>kèm</w:t>
      </w:r>
      <w:r w:rsidRPr="00987B5F">
        <w:rPr>
          <w:i/>
          <w:iCs/>
          <w:spacing w:val="-4"/>
          <w:sz w:val="28"/>
          <w:szCs w:val="28"/>
        </w:rPr>
        <w:t xml:space="preserve"> </w:t>
      </w:r>
      <w:r w:rsidRPr="00987B5F">
        <w:rPr>
          <w:i/>
          <w:iCs/>
          <w:sz w:val="28"/>
          <w:szCs w:val="28"/>
        </w:rPr>
        <w:t>theo</w:t>
      </w:r>
      <w:r w:rsidRPr="00987B5F">
        <w:rPr>
          <w:i/>
          <w:iCs/>
          <w:spacing w:val="-2"/>
          <w:sz w:val="28"/>
          <w:szCs w:val="28"/>
        </w:rPr>
        <w:t xml:space="preserve"> </w:t>
      </w:r>
      <w:r w:rsidRPr="00987B5F">
        <w:rPr>
          <w:i/>
          <w:iCs/>
          <w:sz w:val="28"/>
          <w:szCs w:val="28"/>
        </w:rPr>
        <w:t>Thể</w:t>
      </w:r>
      <w:r w:rsidRPr="00987B5F">
        <w:rPr>
          <w:i/>
          <w:iCs/>
          <w:spacing w:val="-3"/>
          <w:sz w:val="28"/>
          <w:szCs w:val="28"/>
        </w:rPr>
        <w:t xml:space="preserve"> </w:t>
      </w:r>
      <w:r w:rsidRPr="00987B5F">
        <w:rPr>
          <w:i/>
          <w:iCs/>
          <w:sz w:val="28"/>
          <w:szCs w:val="28"/>
        </w:rPr>
        <w:t>lệ</w:t>
      </w:r>
      <w:r w:rsidRPr="00987B5F">
        <w:rPr>
          <w:i/>
          <w:iCs/>
          <w:spacing w:val="-4"/>
          <w:sz w:val="28"/>
          <w:szCs w:val="28"/>
        </w:rPr>
        <w:t xml:space="preserve"> </w:t>
      </w:r>
      <w:r w:rsidRPr="00987B5F">
        <w:rPr>
          <w:i/>
          <w:iCs/>
          <w:sz w:val="28"/>
          <w:szCs w:val="28"/>
        </w:rPr>
        <w:t>cuộc</w:t>
      </w:r>
      <w:r w:rsidRPr="00987B5F">
        <w:rPr>
          <w:i/>
          <w:iCs/>
          <w:spacing w:val="-5"/>
          <w:sz w:val="28"/>
          <w:szCs w:val="28"/>
        </w:rPr>
        <w:t xml:space="preserve"> </w:t>
      </w:r>
      <w:r w:rsidRPr="00987B5F">
        <w:rPr>
          <w:i/>
          <w:iCs/>
          <w:sz w:val="28"/>
          <w:szCs w:val="28"/>
        </w:rPr>
        <w:t>thi</w:t>
      </w:r>
      <w:r w:rsidRPr="00987B5F">
        <w:rPr>
          <w:i/>
          <w:iCs/>
          <w:spacing w:val="-2"/>
          <w:sz w:val="28"/>
          <w:szCs w:val="28"/>
        </w:rPr>
        <w:t xml:space="preserve"> </w:t>
      </w:r>
      <w:r w:rsidRPr="00987B5F">
        <w:rPr>
          <w:i/>
          <w:iCs/>
          <w:sz w:val="28"/>
          <w:szCs w:val="28"/>
        </w:rPr>
        <w:t>sinh</w:t>
      </w:r>
      <w:r w:rsidRPr="00987B5F">
        <w:rPr>
          <w:i/>
          <w:iCs/>
          <w:spacing w:val="-1"/>
          <w:sz w:val="28"/>
          <w:szCs w:val="28"/>
        </w:rPr>
        <w:t xml:space="preserve"> </w:t>
      </w:r>
      <w:r w:rsidRPr="00987B5F">
        <w:rPr>
          <w:i/>
          <w:iCs/>
          <w:sz w:val="28"/>
          <w:szCs w:val="28"/>
        </w:rPr>
        <w:t>viên</w:t>
      </w:r>
      <w:r w:rsidRPr="00987B5F">
        <w:rPr>
          <w:i/>
          <w:iCs/>
          <w:spacing w:val="-5"/>
          <w:sz w:val="28"/>
          <w:szCs w:val="28"/>
        </w:rPr>
        <w:t xml:space="preserve"> </w:t>
      </w:r>
      <w:r w:rsidRPr="00987B5F">
        <w:rPr>
          <w:i/>
          <w:iCs/>
          <w:sz w:val="28"/>
          <w:szCs w:val="28"/>
        </w:rPr>
        <w:t>nghiên</w:t>
      </w:r>
      <w:r w:rsidRPr="00987B5F">
        <w:rPr>
          <w:i/>
          <w:iCs/>
          <w:spacing w:val="-1"/>
          <w:sz w:val="28"/>
          <w:szCs w:val="28"/>
        </w:rPr>
        <w:t xml:space="preserve"> </w:t>
      </w:r>
      <w:r w:rsidRPr="00987B5F">
        <w:rPr>
          <w:i/>
          <w:iCs/>
          <w:sz w:val="28"/>
          <w:szCs w:val="28"/>
        </w:rPr>
        <w:t>cứu</w:t>
      </w:r>
      <w:r w:rsidRPr="00987B5F">
        <w:rPr>
          <w:i/>
          <w:iCs/>
          <w:spacing w:val="-2"/>
          <w:sz w:val="28"/>
          <w:szCs w:val="28"/>
        </w:rPr>
        <w:t xml:space="preserve"> </w:t>
      </w:r>
      <w:r w:rsidRPr="00987B5F">
        <w:rPr>
          <w:i/>
          <w:iCs/>
          <w:sz w:val="28"/>
          <w:szCs w:val="28"/>
        </w:rPr>
        <w:t>khoa</w:t>
      </w:r>
      <w:r w:rsidRPr="00987B5F">
        <w:rPr>
          <w:i/>
          <w:iCs/>
          <w:spacing w:val="-5"/>
          <w:sz w:val="28"/>
          <w:szCs w:val="28"/>
        </w:rPr>
        <w:t xml:space="preserve"> </w:t>
      </w:r>
      <w:r w:rsidRPr="00987B5F">
        <w:rPr>
          <w:i/>
          <w:iCs/>
          <w:sz w:val="28"/>
          <w:szCs w:val="28"/>
        </w:rPr>
        <w:t>học</w:t>
      </w:r>
      <w:r w:rsidRPr="00987B5F">
        <w:rPr>
          <w:i/>
          <w:iCs/>
          <w:spacing w:val="-3"/>
          <w:sz w:val="28"/>
          <w:szCs w:val="28"/>
        </w:rPr>
        <w:t xml:space="preserve"> </w:t>
      </w:r>
      <w:r w:rsidRPr="00987B5F">
        <w:rPr>
          <w:i/>
          <w:iCs/>
          <w:sz w:val="28"/>
          <w:szCs w:val="28"/>
        </w:rPr>
        <w:t>thành</w:t>
      </w:r>
      <w:r w:rsidRPr="00987B5F">
        <w:rPr>
          <w:i/>
          <w:iCs/>
          <w:spacing w:val="-2"/>
          <w:sz w:val="28"/>
          <w:szCs w:val="28"/>
        </w:rPr>
        <w:t xml:space="preserve"> </w:t>
      </w:r>
      <w:r w:rsidRPr="00987B5F">
        <w:rPr>
          <w:i/>
          <w:iCs/>
          <w:sz w:val="28"/>
          <w:szCs w:val="28"/>
        </w:rPr>
        <w:t>phố</w:t>
      </w:r>
      <w:r w:rsidRPr="00987B5F">
        <w:rPr>
          <w:i/>
          <w:iCs/>
          <w:spacing w:val="-2"/>
          <w:sz w:val="28"/>
          <w:szCs w:val="28"/>
        </w:rPr>
        <w:t xml:space="preserve"> </w:t>
      </w:r>
      <w:r w:rsidRPr="00987B5F">
        <w:rPr>
          <w:i/>
          <w:iCs/>
          <w:sz w:val="28"/>
          <w:szCs w:val="28"/>
        </w:rPr>
        <w:t>Đà</w:t>
      </w:r>
      <w:r w:rsidRPr="00987B5F">
        <w:rPr>
          <w:i/>
          <w:iCs/>
          <w:spacing w:val="-2"/>
          <w:sz w:val="28"/>
          <w:szCs w:val="28"/>
        </w:rPr>
        <w:t xml:space="preserve"> </w:t>
      </w:r>
      <w:r w:rsidRPr="00987B5F">
        <w:rPr>
          <w:i/>
          <w:iCs/>
          <w:sz w:val="28"/>
          <w:szCs w:val="28"/>
        </w:rPr>
        <w:t>Nẵng</w:t>
      </w:r>
      <w:r w:rsidRPr="00987B5F">
        <w:rPr>
          <w:i/>
          <w:iCs/>
          <w:spacing w:val="-5"/>
          <w:sz w:val="28"/>
          <w:szCs w:val="28"/>
        </w:rPr>
        <w:t xml:space="preserve"> </w:t>
      </w:r>
      <w:r w:rsidRPr="00987B5F">
        <w:rPr>
          <w:i/>
          <w:iCs/>
          <w:sz w:val="28"/>
          <w:szCs w:val="28"/>
        </w:rPr>
        <w:t>năm</w:t>
      </w:r>
      <w:r w:rsidRPr="00987B5F">
        <w:rPr>
          <w:i/>
          <w:iCs/>
          <w:spacing w:val="-7"/>
          <w:sz w:val="28"/>
          <w:szCs w:val="28"/>
        </w:rPr>
        <w:t xml:space="preserve"> </w:t>
      </w:r>
      <w:r w:rsidRPr="00987B5F">
        <w:rPr>
          <w:i/>
          <w:iCs/>
          <w:spacing w:val="-4"/>
          <w:sz w:val="28"/>
          <w:szCs w:val="28"/>
        </w:rPr>
        <w:t>202</w:t>
      </w:r>
      <w:r w:rsidRPr="00987B5F">
        <w:rPr>
          <w:i/>
          <w:iCs/>
          <w:spacing w:val="-4"/>
          <w:sz w:val="28"/>
          <w:szCs w:val="28"/>
          <w:lang w:val="en-US"/>
        </w:rPr>
        <w:t xml:space="preserve">6 </w:t>
      </w:r>
      <w:r w:rsidRPr="00987B5F">
        <w:rPr>
          <w:i/>
          <w:iCs/>
          <w:sz w:val="28"/>
          <w:szCs w:val="28"/>
        </w:rPr>
        <w:t>theo</w:t>
      </w:r>
      <w:r w:rsidRPr="00987B5F">
        <w:rPr>
          <w:i/>
          <w:iCs/>
          <w:spacing w:val="-4"/>
          <w:sz w:val="28"/>
          <w:szCs w:val="28"/>
        </w:rPr>
        <w:t xml:space="preserve"> </w:t>
      </w:r>
      <w:r w:rsidRPr="00987B5F">
        <w:rPr>
          <w:i/>
          <w:iCs/>
          <w:sz w:val="28"/>
          <w:szCs w:val="28"/>
        </w:rPr>
        <w:t>Quyết</w:t>
      </w:r>
      <w:r w:rsidRPr="00987B5F">
        <w:rPr>
          <w:i/>
          <w:iCs/>
          <w:spacing w:val="-5"/>
          <w:sz w:val="28"/>
          <w:szCs w:val="28"/>
        </w:rPr>
        <w:t xml:space="preserve"> </w:t>
      </w:r>
      <w:r w:rsidRPr="00987B5F">
        <w:rPr>
          <w:i/>
          <w:iCs/>
          <w:sz w:val="28"/>
          <w:szCs w:val="28"/>
        </w:rPr>
        <w:t>định</w:t>
      </w:r>
      <w:r w:rsidRPr="00987B5F">
        <w:rPr>
          <w:i/>
          <w:iCs/>
          <w:spacing w:val="-3"/>
          <w:sz w:val="28"/>
          <w:szCs w:val="28"/>
        </w:rPr>
        <w:t xml:space="preserve"> </w:t>
      </w:r>
      <w:r w:rsidRPr="00987B5F">
        <w:rPr>
          <w:i/>
          <w:iCs/>
          <w:spacing w:val="-5"/>
          <w:sz w:val="28"/>
          <w:szCs w:val="28"/>
        </w:rPr>
        <w:t>số</w:t>
      </w:r>
      <w:r w:rsidRPr="00987B5F">
        <w:rPr>
          <w:i/>
          <w:iCs/>
          <w:sz w:val="28"/>
          <w:szCs w:val="28"/>
        </w:rPr>
        <w:t>     /QĐ-BTC</w:t>
      </w:r>
      <w:r w:rsidRPr="00987B5F">
        <w:rPr>
          <w:i/>
          <w:iCs/>
          <w:spacing w:val="-7"/>
          <w:sz w:val="28"/>
          <w:szCs w:val="28"/>
        </w:rPr>
        <w:t xml:space="preserve"> </w:t>
      </w:r>
      <w:r w:rsidRPr="00987B5F">
        <w:rPr>
          <w:i/>
          <w:iCs/>
          <w:spacing w:val="-4"/>
          <w:sz w:val="28"/>
          <w:szCs w:val="28"/>
        </w:rPr>
        <w:t>ngày</w:t>
      </w:r>
      <w:r w:rsidRPr="00987B5F">
        <w:rPr>
          <w:i/>
          <w:iCs/>
          <w:sz w:val="28"/>
          <w:szCs w:val="28"/>
        </w:rPr>
        <w:t>     tháng</w:t>
      </w:r>
      <w:r w:rsidRPr="00987B5F">
        <w:rPr>
          <w:i/>
          <w:iCs/>
          <w:spacing w:val="-4"/>
          <w:sz w:val="28"/>
          <w:szCs w:val="28"/>
        </w:rPr>
        <w:t xml:space="preserve"> </w:t>
      </w:r>
      <w:r w:rsidRPr="00987B5F">
        <w:rPr>
          <w:i/>
          <w:iCs/>
          <w:sz w:val="28"/>
          <w:szCs w:val="28"/>
        </w:rPr>
        <w:t>0</w:t>
      </w:r>
      <w:r w:rsidRPr="00987B5F">
        <w:rPr>
          <w:i/>
          <w:iCs/>
          <w:sz w:val="28"/>
          <w:szCs w:val="28"/>
          <w:lang w:val="en-US"/>
        </w:rPr>
        <w:t>3</w:t>
      </w:r>
      <w:r w:rsidRPr="00987B5F">
        <w:rPr>
          <w:i/>
          <w:iCs/>
          <w:spacing w:val="-2"/>
          <w:sz w:val="28"/>
          <w:szCs w:val="28"/>
        </w:rPr>
        <w:t xml:space="preserve"> </w:t>
      </w:r>
      <w:r w:rsidRPr="00987B5F">
        <w:rPr>
          <w:i/>
          <w:iCs/>
          <w:sz w:val="28"/>
          <w:szCs w:val="28"/>
        </w:rPr>
        <w:t>năm</w:t>
      </w:r>
      <w:r w:rsidRPr="00987B5F">
        <w:rPr>
          <w:i/>
          <w:iCs/>
          <w:spacing w:val="-4"/>
          <w:sz w:val="28"/>
          <w:szCs w:val="28"/>
        </w:rPr>
        <w:t xml:space="preserve"> </w:t>
      </w:r>
      <w:r w:rsidRPr="00987B5F">
        <w:rPr>
          <w:i/>
          <w:iCs/>
          <w:sz w:val="28"/>
          <w:szCs w:val="28"/>
        </w:rPr>
        <w:t>202</w:t>
      </w:r>
      <w:r w:rsidRPr="00987B5F">
        <w:rPr>
          <w:i/>
          <w:iCs/>
          <w:sz w:val="28"/>
          <w:szCs w:val="28"/>
          <w:lang w:val="en-US"/>
        </w:rPr>
        <w:t>6</w:t>
      </w:r>
      <w:r w:rsidRPr="00987B5F">
        <w:rPr>
          <w:i/>
          <w:iCs/>
          <w:spacing w:val="-2"/>
          <w:sz w:val="28"/>
          <w:szCs w:val="28"/>
        </w:rPr>
        <w:t xml:space="preserve"> </w:t>
      </w:r>
      <w:r w:rsidRPr="00987B5F">
        <w:rPr>
          <w:i/>
          <w:iCs/>
          <w:sz w:val="28"/>
          <w:szCs w:val="28"/>
        </w:rPr>
        <w:t>của</w:t>
      </w:r>
      <w:r w:rsidRPr="00987B5F">
        <w:rPr>
          <w:i/>
          <w:iCs/>
          <w:spacing w:val="-2"/>
          <w:sz w:val="28"/>
          <w:szCs w:val="28"/>
        </w:rPr>
        <w:t xml:space="preserve"> </w:t>
      </w:r>
      <w:r w:rsidRPr="00987B5F">
        <w:rPr>
          <w:i/>
          <w:iCs/>
          <w:sz w:val="28"/>
          <w:szCs w:val="28"/>
        </w:rPr>
        <w:t>Ban</w:t>
      </w:r>
      <w:r w:rsidRPr="00987B5F">
        <w:rPr>
          <w:i/>
          <w:iCs/>
          <w:spacing w:val="-2"/>
          <w:sz w:val="28"/>
          <w:szCs w:val="28"/>
        </w:rPr>
        <w:t xml:space="preserve"> </w:t>
      </w:r>
      <w:r w:rsidRPr="00987B5F">
        <w:rPr>
          <w:i/>
          <w:iCs/>
          <w:sz w:val="28"/>
          <w:szCs w:val="28"/>
        </w:rPr>
        <w:t>Tổ</w:t>
      </w:r>
      <w:r w:rsidRPr="00987B5F">
        <w:rPr>
          <w:i/>
          <w:iCs/>
          <w:spacing w:val="-3"/>
          <w:sz w:val="28"/>
          <w:szCs w:val="28"/>
        </w:rPr>
        <w:t xml:space="preserve"> </w:t>
      </w:r>
      <w:r w:rsidRPr="00987B5F">
        <w:rPr>
          <w:i/>
          <w:iCs/>
          <w:sz w:val="28"/>
          <w:szCs w:val="28"/>
        </w:rPr>
        <w:t>chức</w:t>
      </w:r>
      <w:r w:rsidRPr="00987B5F">
        <w:rPr>
          <w:i/>
          <w:iCs/>
          <w:spacing w:val="-3"/>
          <w:sz w:val="28"/>
          <w:szCs w:val="28"/>
        </w:rPr>
        <w:t xml:space="preserve"> </w:t>
      </w:r>
      <w:r w:rsidRPr="00987B5F">
        <w:rPr>
          <w:i/>
          <w:iCs/>
          <w:sz w:val="28"/>
          <w:szCs w:val="28"/>
        </w:rPr>
        <w:t>Cuộc</w:t>
      </w:r>
      <w:r w:rsidRPr="00987B5F">
        <w:rPr>
          <w:i/>
          <w:iCs/>
          <w:spacing w:val="-3"/>
          <w:sz w:val="28"/>
          <w:szCs w:val="28"/>
        </w:rPr>
        <w:t xml:space="preserve"> </w:t>
      </w:r>
      <w:r w:rsidRPr="00987B5F">
        <w:rPr>
          <w:i/>
          <w:iCs/>
          <w:sz w:val="28"/>
          <w:szCs w:val="28"/>
        </w:rPr>
        <w:t>thi</w:t>
      </w:r>
      <w:r w:rsidRPr="00987B5F">
        <w:rPr>
          <w:i/>
          <w:iCs/>
          <w:spacing w:val="-5"/>
          <w:sz w:val="28"/>
          <w:szCs w:val="28"/>
        </w:rPr>
        <w:t xml:space="preserve"> </w:t>
      </w:r>
      <w:r w:rsidRPr="00987B5F">
        <w:rPr>
          <w:i/>
          <w:iCs/>
          <w:sz w:val="28"/>
          <w:szCs w:val="28"/>
        </w:rPr>
        <w:t>sinh</w:t>
      </w:r>
      <w:r w:rsidRPr="00987B5F">
        <w:rPr>
          <w:i/>
          <w:iCs/>
          <w:spacing w:val="-2"/>
          <w:sz w:val="28"/>
          <w:szCs w:val="28"/>
        </w:rPr>
        <w:t xml:space="preserve"> </w:t>
      </w:r>
      <w:r w:rsidRPr="00987B5F">
        <w:rPr>
          <w:i/>
          <w:iCs/>
          <w:sz w:val="28"/>
          <w:szCs w:val="28"/>
        </w:rPr>
        <w:t>viên</w:t>
      </w:r>
      <w:r w:rsidRPr="00987B5F">
        <w:rPr>
          <w:i/>
          <w:iCs/>
          <w:spacing w:val="-6"/>
          <w:sz w:val="28"/>
          <w:szCs w:val="28"/>
        </w:rPr>
        <w:t xml:space="preserve"> </w:t>
      </w:r>
      <w:r w:rsidRPr="00987B5F">
        <w:rPr>
          <w:i/>
          <w:iCs/>
          <w:sz w:val="28"/>
          <w:szCs w:val="28"/>
        </w:rPr>
        <w:t>nghiên</w:t>
      </w:r>
      <w:r w:rsidRPr="00987B5F">
        <w:rPr>
          <w:i/>
          <w:iCs/>
          <w:spacing w:val="-2"/>
          <w:sz w:val="28"/>
          <w:szCs w:val="28"/>
        </w:rPr>
        <w:t xml:space="preserve"> </w:t>
      </w:r>
      <w:r w:rsidRPr="00987B5F">
        <w:rPr>
          <w:i/>
          <w:iCs/>
          <w:sz w:val="28"/>
          <w:szCs w:val="28"/>
        </w:rPr>
        <w:t>cứu</w:t>
      </w:r>
      <w:r w:rsidRPr="00987B5F">
        <w:rPr>
          <w:i/>
          <w:iCs/>
          <w:spacing w:val="-2"/>
          <w:sz w:val="28"/>
          <w:szCs w:val="28"/>
        </w:rPr>
        <w:t xml:space="preserve"> </w:t>
      </w:r>
      <w:r w:rsidRPr="00987B5F">
        <w:rPr>
          <w:i/>
          <w:iCs/>
          <w:sz w:val="28"/>
          <w:szCs w:val="28"/>
        </w:rPr>
        <w:t>khoa</w:t>
      </w:r>
      <w:r w:rsidRPr="00987B5F">
        <w:rPr>
          <w:i/>
          <w:iCs/>
          <w:spacing w:val="-5"/>
          <w:sz w:val="28"/>
          <w:szCs w:val="28"/>
        </w:rPr>
        <w:t xml:space="preserve"> </w:t>
      </w:r>
      <w:r w:rsidRPr="00987B5F">
        <w:rPr>
          <w:i/>
          <w:iCs/>
          <w:spacing w:val="-4"/>
          <w:sz w:val="28"/>
          <w:szCs w:val="28"/>
        </w:rPr>
        <w:t>học</w:t>
      </w:r>
      <w:r w:rsidRPr="00987B5F">
        <w:rPr>
          <w:i/>
          <w:iCs/>
          <w:spacing w:val="-4"/>
          <w:sz w:val="28"/>
          <w:szCs w:val="28"/>
          <w:lang w:val="en-US"/>
        </w:rPr>
        <w:t xml:space="preserve"> 2026</w:t>
      </w:r>
      <w:r w:rsidRPr="00987B5F">
        <w:rPr>
          <w:i/>
          <w:iCs/>
          <w:spacing w:val="-4"/>
          <w:sz w:val="28"/>
          <w:szCs w:val="28"/>
        </w:rPr>
        <w:t>)</w:t>
      </w:r>
    </w:p>
    <w:p w14:paraId="35022E29" w14:textId="77777777" w:rsidR="001F4EF2" w:rsidRPr="00987B5F" w:rsidRDefault="001F4EF2" w:rsidP="00987B5F">
      <w:pPr>
        <w:ind w:left="1304" w:right="1444"/>
        <w:jc w:val="center"/>
        <w:rPr>
          <w:sz w:val="28"/>
          <w:szCs w:val="28"/>
          <w:lang w:val="en-US"/>
        </w:rPr>
      </w:pPr>
      <w:r w:rsidRPr="00987B5F">
        <w:rPr>
          <w:sz w:val="28"/>
          <w:szCs w:val="28"/>
          <w:lang w:val="en-US"/>
        </w:rPr>
        <w:t>--------------------------------</w:t>
      </w:r>
    </w:p>
    <w:tbl>
      <w:tblPr>
        <w:tblW w:w="0" w:type="auto"/>
        <w:jc w:val="center"/>
        <w:tblCellSpacing w:w="0" w:type="dxa"/>
        <w:tblCellMar>
          <w:left w:w="0" w:type="dxa"/>
          <w:right w:w="0" w:type="dxa"/>
        </w:tblCellMar>
        <w:tblLook w:val="04A0" w:firstRow="1" w:lastRow="0" w:firstColumn="1" w:lastColumn="0" w:noHBand="0" w:noVBand="1"/>
      </w:tblPr>
      <w:tblGrid>
        <w:gridCol w:w="7275"/>
      </w:tblGrid>
      <w:tr w:rsidR="001F4EF2" w:rsidRPr="00987B5F" w14:paraId="4FDC9D0E" w14:textId="77777777" w:rsidTr="001F4EF2">
        <w:trPr>
          <w:tblCellSpacing w:w="0" w:type="dxa"/>
          <w:jc w:val="center"/>
        </w:trPr>
        <w:tc>
          <w:tcPr>
            <w:tcW w:w="7275" w:type="dxa"/>
            <w:vAlign w:val="center"/>
            <w:hideMark/>
          </w:tcPr>
          <w:p w14:paraId="2FB1B795" w14:textId="77777777" w:rsidR="001F4EF2" w:rsidRPr="00987B5F" w:rsidRDefault="001F4EF2" w:rsidP="00987B5F">
            <w:pPr>
              <w:rPr>
                <w:sz w:val="28"/>
                <w:szCs w:val="28"/>
              </w:rPr>
            </w:pPr>
          </w:p>
        </w:tc>
      </w:tr>
    </w:tbl>
    <w:p w14:paraId="5D81F854" w14:textId="77777777" w:rsidR="001F4EF2" w:rsidRPr="00987B5F" w:rsidRDefault="001F4EF2" w:rsidP="00987B5F">
      <w:pPr>
        <w:rPr>
          <w:sz w:val="28"/>
          <w:szCs w:val="28"/>
        </w:rPr>
      </w:pPr>
      <w:r w:rsidRPr="00987B5F">
        <w:rPr>
          <w:b/>
          <w:bCs/>
          <w:sz w:val="28"/>
          <w:szCs w:val="28"/>
        </w:rPr>
        <w:t>ĐƠN</w:t>
      </w:r>
      <w:r w:rsidRPr="00987B5F">
        <w:rPr>
          <w:b/>
          <w:bCs/>
          <w:spacing w:val="-6"/>
          <w:sz w:val="28"/>
          <w:szCs w:val="28"/>
        </w:rPr>
        <w:t xml:space="preserve"> </w:t>
      </w:r>
      <w:r w:rsidRPr="00987B5F">
        <w:rPr>
          <w:b/>
          <w:bCs/>
          <w:sz w:val="28"/>
          <w:szCs w:val="28"/>
        </w:rPr>
        <w:t>VỊ:</w:t>
      </w:r>
      <w:r w:rsidRPr="00987B5F">
        <w:rPr>
          <w:b/>
          <w:bCs/>
          <w:spacing w:val="-6"/>
          <w:sz w:val="28"/>
          <w:szCs w:val="28"/>
        </w:rPr>
        <w:t xml:space="preserve"> </w:t>
      </w:r>
      <w:r w:rsidR="00F87906">
        <w:rPr>
          <w:b/>
          <w:bCs/>
          <w:spacing w:val="-2"/>
          <w:sz w:val="28"/>
          <w:szCs w:val="28"/>
        </w:rPr>
        <w:t>khoa Xây dựng Công trình thủy</w:t>
      </w:r>
    </w:p>
    <w:p w14:paraId="5E208AFA" w14:textId="77777777" w:rsidR="001F4EF2" w:rsidRPr="00987B5F" w:rsidRDefault="001F4EF2" w:rsidP="00987B5F">
      <w:pPr>
        <w:spacing w:before="112"/>
        <w:ind w:left="7920"/>
        <w:rPr>
          <w:sz w:val="28"/>
          <w:szCs w:val="28"/>
          <w:lang w:val="en-US"/>
        </w:rPr>
      </w:pPr>
      <w:r w:rsidRPr="00987B5F">
        <w:rPr>
          <w:i/>
          <w:iCs/>
          <w:sz w:val="28"/>
          <w:szCs w:val="28"/>
        </w:rPr>
        <w:t>Đà</w:t>
      </w:r>
      <w:r w:rsidRPr="00987B5F">
        <w:rPr>
          <w:i/>
          <w:iCs/>
          <w:spacing w:val="-6"/>
          <w:sz w:val="28"/>
          <w:szCs w:val="28"/>
        </w:rPr>
        <w:t xml:space="preserve"> </w:t>
      </w:r>
      <w:r w:rsidRPr="00987B5F">
        <w:rPr>
          <w:i/>
          <w:iCs/>
          <w:sz w:val="28"/>
          <w:szCs w:val="28"/>
        </w:rPr>
        <w:t>Nẵng,</w:t>
      </w:r>
      <w:r w:rsidRPr="00987B5F">
        <w:rPr>
          <w:i/>
          <w:iCs/>
          <w:sz w:val="28"/>
          <w:szCs w:val="28"/>
          <w:lang w:val="en-US"/>
        </w:rPr>
        <w:t xml:space="preserve">    </w:t>
      </w:r>
      <w:r w:rsidRPr="00987B5F">
        <w:rPr>
          <w:i/>
          <w:iCs/>
          <w:spacing w:val="-4"/>
          <w:sz w:val="28"/>
          <w:szCs w:val="28"/>
        </w:rPr>
        <w:t xml:space="preserve"> ngày</w:t>
      </w:r>
      <w:r w:rsidRPr="00987B5F">
        <w:rPr>
          <w:i/>
          <w:iCs/>
          <w:spacing w:val="-4"/>
          <w:sz w:val="28"/>
          <w:szCs w:val="28"/>
          <w:lang w:val="en-US"/>
        </w:rPr>
        <w:t xml:space="preserve">  </w:t>
      </w:r>
      <w:r w:rsidRPr="00987B5F">
        <w:rPr>
          <w:i/>
          <w:iCs/>
          <w:sz w:val="28"/>
          <w:szCs w:val="28"/>
        </w:rPr>
        <w:t xml:space="preserve"> </w:t>
      </w:r>
      <w:r w:rsidRPr="00987B5F">
        <w:rPr>
          <w:i/>
          <w:iCs/>
          <w:sz w:val="28"/>
          <w:szCs w:val="28"/>
          <w:lang w:val="en-US"/>
        </w:rPr>
        <w:t xml:space="preserve"> </w:t>
      </w:r>
      <w:r w:rsidRPr="00987B5F">
        <w:rPr>
          <w:i/>
          <w:iCs/>
          <w:spacing w:val="-4"/>
          <w:sz w:val="28"/>
          <w:szCs w:val="28"/>
        </w:rPr>
        <w:t>tháng</w:t>
      </w:r>
      <w:r w:rsidRPr="00987B5F">
        <w:rPr>
          <w:i/>
          <w:iCs/>
          <w:spacing w:val="-4"/>
          <w:sz w:val="28"/>
          <w:szCs w:val="28"/>
          <w:lang w:val="en-US"/>
        </w:rPr>
        <w:t xml:space="preserve">     </w:t>
      </w:r>
      <w:r w:rsidRPr="00987B5F">
        <w:rPr>
          <w:i/>
          <w:iCs/>
          <w:sz w:val="28"/>
          <w:szCs w:val="28"/>
        </w:rPr>
        <w:t xml:space="preserve"> năm</w:t>
      </w:r>
      <w:r w:rsidRPr="00987B5F">
        <w:rPr>
          <w:i/>
          <w:iCs/>
          <w:spacing w:val="-7"/>
          <w:sz w:val="28"/>
          <w:szCs w:val="28"/>
        </w:rPr>
        <w:t xml:space="preserve"> </w:t>
      </w:r>
      <w:r w:rsidRPr="00987B5F">
        <w:rPr>
          <w:i/>
          <w:iCs/>
          <w:spacing w:val="-4"/>
          <w:sz w:val="28"/>
          <w:szCs w:val="28"/>
        </w:rPr>
        <w:t>202</w:t>
      </w:r>
      <w:r w:rsidRPr="00987B5F">
        <w:rPr>
          <w:i/>
          <w:iCs/>
          <w:spacing w:val="-4"/>
          <w:sz w:val="28"/>
          <w:szCs w:val="28"/>
          <w:lang w:val="en-US"/>
        </w:rPr>
        <w:t>6</w:t>
      </w:r>
    </w:p>
    <w:p w14:paraId="21807835" w14:textId="77777777" w:rsidR="00987B5F" w:rsidRPr="00BC278B" w:rsidRDefault="001F4EF2" w:rsidP="00987B5F">
      <w:pPr>
        <w:spacing w:before="299"/>
        <w:ind w:right="139"/>
        <w:jc w:val="center"/>
        <w:rPr>
          <w:spacing w:val="-4"/>
          <w:sz w:val="28"/>
          <w:szCs w:val="28"/>
          <w:lang w:val="en-US"/>
        </w:rPr>
      </w:pPr>
      <w:r w:rsidRPr="00987B5F">
        <w:rPr>
          <w:i/>
          <w:iCs/>
          <w:sz w:val="28"/>
          <w:szCs w:val="28"/>
        </w:rPr>
        <w:t>Kính</w:t>
      </w:r>
      <w:r w:rsidRPr="00987B5F">
        <w:rPr>
          <w:i/>
          <w:iCs/>
          <w:spacing w:val="-8"/>
          <w:sz w:val="28"/>
          <w:szCs w:val="28"/>
        </w:rPr>
        <w:t xml:space="preserve"> </w:t>
      </w:r>
      <w:r w:rsidRPr="00987B5F">
        <w:rPr>
          <w:i/>
          <w:iCs/>
          <w:sz w:val="28"/>
          <w:szCs w:val="28"/>
        </w:rPr>
        <w:t>gửi:</w:t>
      </w:r>
      <w:r w:rsidRPr="00987B5F">
        <w:rPr>
          <w:i/>
          <w:iCs/>
          <w:spacing w:val="-4"/>
          <w:sz w:val="28"/>
          <w:szCs w:val="28"/>
        </w:rPr>
        <w:t xml:space="preserve"> </w:t>
      </w:r>
      <w:r w:rsidRPr="00987B5F">
        <w:rPr>
          <w:sz w:val="28"/>
          <w:szCs w:val="28"/>
        </w:rPr>
        <w:t>BAN</w:t>
      </w:r>
      <w:r w:rsidRPr="00987B5F">
        <w:rPr>
          <w:spacing w:val="-8"/>
          <w:sz w:val="28"/>
          <w:szCs w:val="28"/>
        </w:rPr>
        <w:t xml:space="preserve"> </w:t>
      </w:r>
      <w:r w:rsidRPr="00987B5F">
        <w:rPr>
          <w:sz w:val="28"/>
          <w:szCs w:val="28"/>
        </w:rPr>
        <w:t>TỔ</w:t>
      </w:r>
      <w:r w:rsidRPr="00987B5F">
        <w:rPr>
          <w:spacing w:val="-7"/>
          <w:sz w:val="28"/>
          <w:szCs w:val="28"/>
        </w:rPr>
        <w:t xml:space="preserve"> </w:t>
      </w:r>
      <w:r w:rsidRPr="00987B5F">
        <w:rPr>
          <w:sz w:val="28"/>
          <w:szCs w:val="28"/>
        </w:rPr>
        <w:t>CHỨC</w:t>
      </w:r>
      <w:r w:rsidRPr="00987B5F">
        <w:rPr>
          <w:spacing w:val="-8"/>
          <w:sz w:val="28"/>
          <w:szCs w:val="28"/>
        </w:rPr>
        <w:t xml:space="preserve"> </w:t>
      </w:r>
      <w:r w:rsidRPr="00987B5F">
        <w:rPr>
          <w:sz w:val="28"/>
          <w:szCs w:val="28"/>
        </w:rPr>
        <w:t>CUỘC</w:t>
      </w:r>
      <w:r w:rsidRPr="00987B5F">
        <w:rPr>
          <w:spacing w:val="-4"/>
          <w:sz w:val="28"/>
          <w:szCs w:val="28"/>
        </w:rPr>
        <w:t xml:space="preserve"> </w:t>
      </w:r>
      <w:r w:rsidRPr="00987B5F">
        <w:rPr>
          <w:sz w:val="28"/>
          <w:szCs w:val="28"/>
        </w:rPr>
        <w:t>THI</w:t>
      </w:r>
      <w:r w:rsidRPr="00987B5F">
        <w:rPr>
          <w:spacing w:val="-8"/>
          <w:sz w:val="28"/>
          <w:szCs w:val="28"/>
        </w:rPr>
        <w:t xml:space="preserve"> </w:t>
      </w:r>
      <w:r w:rsidRPr="00987B5F">
        <w:rPr>
          <w:sz w:val="28"/>
          <w:szCs w:val="28"/>
        </w:rPr>
        <w:t>SINH</w:t>
      </w:r>
      <w:r w:rsidRPr="00987B5F">
        <w:rPr>
          <w:spacing w:val="-4"/>
          <w:sz w:val="28"/>
          <w:szCs w:val="28"/>
        </w:rPr>
        <w:t xml:space="preserve"> </w:t>
      </w:r>
      <w:r w:rsidRPr="00987B5F">
        <w:rPr>
          <w:sz w:val="28"/>
          <w:szCs w:val="28"/>
        </w:rPr>
        <w:t>VIÊN</w:t>
      </w:r>
      <w:r w:rsidRPr="00987B5F">
        <w:rPr>
          <w:spacing w:val="-8"/>
          <w:sz w:val="28"/>
          <w:szCs w:val="28"/>
        </w:rPr>
        <w:t xml:space="preserve"> </w:t>
      </w:r>
      <w:r w:rsidRPr="00987B5F">
        <w:rPr>
          <w:sz w:val="28"/>
          <w:szCs w:val="28"/>
        </w:rPr>
        <w:t>NGHIÊN</w:t>
      </w:r>
      <w:r w:rsidRPr="00987B5F">
        <w:rPr>
          <w:spacing w:val="-7"/>
          <w:sz w:val="28"/>
          <w:szCs w:val="28"/>
        </w:rPr>
        <w:t xml:space="preserve"> </w:t>
      </w:r>
      <w:r w:rsidRPr="00987B5F">
        <w:rPr>
          <w:sz w:val="28"/>
          <w:szCs w:val="28"/>
        </w:rPr>
        <w:t>CỨU</w:t>
      </w:r>
      <w:r w:rsidRPr="00987B5F">
        <w:rPr>
          <w:spacing w:val="-5"/>
          <w:sz w:val="28"/>
          <w:szCs w:val="28"/>
        </w:rPr>
        <w:t xml:space="preserve"> </w:t>
      </w:r>
      <w:r w:rsidRPr="00987B5F">
        <w:rPr>
          <w:sz w:val="28"/>
          <w:szCs w:val="28"/>
        </w:rPr>
        <w:t>KHOA</w:t>
      </w:r>
      <w:r w:rsidRPr="00987B5F">
        <w:rPr>
          <w:spacing w:val="-8"/>
          <w:sz w:val="28"/>
          <w:szCs w:val="28"/>
        </w:rPr>
        <w:t xml:space="preserve"> </w:t>
      </w:r>
      <w:r w:rsidRPr="00987B5F">
        <w:rPr>
          <w:sz w:val="28"/>
          <w:szCs w:val="28"/>
        </w:rPr>
        <w:t>HỌC</w:t>
      </w:r>
      <w:r w:rsidRPr="00987B5F">
        <w:rPr>
          <w:spacing w:val="-7"/>
          <w:sz w:val="28"/>
          <w:szCs w:val="28"/>
        </w:rPr>
        <w:t xml:space="preserve"> </w:t>
      </w:r>
      <w:r w:rsidRPr="00987B5F">
        <w:rPr>
          <w:sz w:val="28"/>
          <w:szCs w:val="28"/>
        </w:rPr>
        <w:t>THÀNH</w:t>
      </w:r>
      <w:r w:rsidRPr="00987B5F">
        <w:rPr>
          <w:spacing w:val="-5"/>
          <w:sz w:val="28"/>
          <w:szCs w:val="28"/>
        </w:rPr>
        <w:t xml:space="preserve"> </w:t>
      </w:r>
      <w:r w:rsidRPr="00987B5F">
        <w:rPr>
          <w:sz w:val="28"/>
          <w:szCs w:val="28"/>
        </w:rPr>
        <w:t>PHỐ</w:t>
      </w:r>
      <w:r w:rsidRPr="00987B5F">
        <w:rPr>
          <w:spacing w:val="-7"/>
          <w:sz w:val="28"/>
          <w:szCs w:val="28"/>
        </w:rPr>
        <w:t xml:space="preserve"> </w:t>
      </w:r>
      <w:r w:rsidRPr="00987B5F">
        <w:rPr>
          <w:sz w:val="28"/>
          <w:szCs w:val="28"/>
        </w:rPr>
        <w:t>ĐÀ</w:t>
      </w:r>
      <w:r w:rsidRPr="00987B5F">
        <w:rPr>
          <w:spacing w:val="-5"/>
          <w:sz w:val="28"/>
          <w:szCs w:val="28"/>
        </w:rPr>
        <w:t xml:space="preserve"> </w:t>
      </w:r>
      <w:r w:rsidRPr="00987B5F">
        <w:rPr>
          <w:sz w:val="28"/>
          <w:szCs w:val="28"/>
        </w:rPr>
        <w:t>NẴNG</w:t>
      </w:r>
      <w:r w:rsidRPr="00987B5F">
        <w:rPr>
          <w:spacing w:val="-4"/>
          <w:sz w:val="28"/>
          <w:szCs w:val="28"/>
        </w:rPr>
        <w:t xml:space="preserve"> </w:t>
      </w:r>
      <w:r w:rsidRPr="00987B5F">
        <w:rPr>
          <w:sz w:val="28"/>
          <w:szCs w:val="28"/>
        </w:rPr>
        <w:t>NĂM</w:t>
      </w:r>
      <w:r w:rsidRPr="00987B5F">
        <w:rPr>
          <w:spacing w:val="-3"/>
          <w:sz w:val="28"/>
          <w:szCs w:val="28"/>
        </w:rPr>
        <w:t xml:space="preserve"> </w:t>
      </w:r>
      <w:r w:rsidRPr="00987B5F">
        <w:rPr>
          <w:spacing w:val="-4"/>
          <w:sz w:val="28"/>
          <w:szCs w:val="28"/>
        </w:rPr>
        <w:t>202</w:t>
      </w:r>
      <w:r w:rsidR="00BC278B">
        <w:rPr>
          <w:spacing w:val="-4"/>
          <w:sz w:val="28"/>
          <w:szCs w:val="28"/>
          <w:lang w:val="en-US"/>
        </w:rPr>
        <w:t>6</w:t>
      </w:r>
    </w:p>
    <w:p w14:paraId="5890457F" w14:textId="77777777" w:rsidR="001F4EF2" w:rsidRPr="00BC278B" w:rsidRDefault="001F4EF2" w:rsidP="00987B5F">
      <w:pPr>
        <w:ind w:left="1302" w:right="1444"/>
        <w:jc w:val="center"/>
        <w:rPr>
          <w:sz w:val="28"/>
          <w:szCs w:val="28"/>
          <w:lang w:val="en-US"/>
        </w:rPr>
      </w:pPr>
      <w:r w:rsidRPr="00987B5F">
        <w:rPr>
          <w:b/>
          <w:bCs/>
          <w:sz w:val="28"/>
          <w:szCs w:val="28"/>
        </w:rPr>
        <w:t>DANH</w:t>
      </w:r>
      <w:r w:rsidRPr="00987B5F">
        <w:rPr>
          <w:b/>
          <w:bCs/>
          <w:spacing w:val="-3"/>
          <w:sz w:val="28"/>
          <w:szCs w:val="28"/>
        </w:rPr>
        <w:t xml:space="preserve"> </w:t>
      </w:r>
      <w:r w:rsidRPr="00987B5F">
        <w:rPr>
          <w:b/>
          <w:bCs/>
          <w:sz w:val="28"/>
          <w:szCs w:val="28"/>
        </w:rPr>
        <w:t>SÁCH</w:t>
      </w:r>
      <w:r w:rsidRPr="00987B5F">
        <w:rPr>
          <w:b/>
          <w:bCs/>
          <w:spacing w:val="-3"/>
          <w:sz w:val="28"/>
          <w:szCs w:val="28"/>
        </w:rPr>
        <w:t xml:space="preserve"> </w:t>
      </w:r>
      <w:r w:rsidRPr="00987B5F">
        <w:rPr>
          <w:b/>
          <w:bCs/>
          <w:sz w:val="28"/>
          <w:szCs w:val="28"/>
        </w:rPr>
        <w:t>CÁC</w:t>
      </w:r>
      <w:r w:rsidRPr="00987B5F">
        <w:rPr>
          <w:b/>
          <w:bCs/>
          <w:spacing w:val="-3"/>
          <w:sz w:val="28"/>
          <w:szCs w:val="28"/>
        </w:rPr>
        <w:t xml:space="preserve"> </w:t>
      </w:r>
      <w:r w:rsidRPr="00987B5F">
        <w:rPr>
          <w:b/>
          <w:bCs/>
          <w:sz w:val="28"/>
          <w:szCs w:val="28"/>
        </w:rPr>
        <w:t>ĐỀ</w:t>
      </w:r>
      <w:r w:rsidRPr="00987B5F">
        <w:rPr>
          <w:b/>
          <w:bCs/>
          <w:spacing w:val="-3"/>
          <w:sz w:val="28"/>
          <w:szCs w:val="28"/>
        </w:rPr>
        <w:t xml:space="preserve"> </w:t>
      </w:r>
      <w:r w:rsidRPr="00987B5F">
        <w:rPr>
          <w:b/>
          <w:bCs/>
          <w:sz w:val="28"/>
          <w:szCs w:val="28"/>
        </w:rPr>
        <w:t>TÀI</w:t>
      </w:r>
      <w:r w:rsidRPr="00987B5F">
        <w:rPr>
          <w:b/>
          <w:bCs/>
          <w:spacing w:val="-3"/>
          <w:sz w:val="28"/>
          <w:szCs w:val="28"/>
        </w:rPr>
        <w:t xml:space="preserve"> </w:t>
      </w:r>
      <w:r w:rsidRPr="00987B5F">
        <w:rPr>
          <w:b/>
          <w:bCs/>
          <w:sz w:val="28"/>
          <w:szCs w:val="28"/>
        </w:rPr>
        <w:t>THAM</w:t>
      </w:r>
      <w:r w:rsidRPr="00987B5F">
        <w:rPr>
          <w:b/>
          <w:bCs/>
          <w:spacing w:val="-3"/>
          <w:sz w:val="28"/>
          <w:szCs w:val="28"/>
        </w:rPr>
        <w:t xml:space="preserve"> </w:t>
      </w:r>
      <w:r w:rsidRPr="00987B5F">
        <w:rPr>
          <w:b/>
          <w:bCs/>
          <w:sz w:val="28"/>
          <w:szCs w:val="28"/>
        </w:rPr>
        <w:t>DỰ</w:t>
      </w:r>
      <w:r w:rsidRPr="00987B5F">
        <w:rPr>
          <w:b/>
          <w:bCs/>
          <w:spacing w:val="-3"/>
          <w:sz w:val="28"/>
          <w:szCs w:val="28"/>
        </w:rPr>
        <w:t xml:space="preserve"> </w:t>
      </w:r>
      <w:r w:rsidRPr="00987B5F">
        <w:rPr>
          <w:b/>
          <w:bCs/>
          <w:sz w:val="28"/>
          <w:szCs w:val="28"/>
        </w:rPr>
        <w:t>CUỘC</w:t>
      </w:r>
      <w:r w:rsidRPr="00987B5F">
        <w:rPr>
          <w:b/>
          <w:bCs/>
          <w:spacing w:val="-3"/>
          <w:sz w:val="28"/>
          <w:szCs w:val="28"/>
        </w:rPr>
        <w:t xml:space="preserve"> </w:t>
      </w:r>
      <w:r w:rsidRPr="00987B5F">
        <w:rPr>
          <w:b/>
          <w:bCs/>
          <w:sz w:val="28"/>
          <w:szCs w:val="28"/>
        </w:rPr>
        <w:t>THI</w:t>
      </w:r>
      <w:r w:rsidRPr="00987B5F">
        <w:rPr>
          <w:b/>
          <w:bCs/>
          <w:spacing w:val="-3"/>
          <w:sz w:val="28"/>
          <w:szCs w:val="28"/>
        </w:rPr>
        <w:t xml:space="preserve"> </w:t>
      </w:r>
      <w:r w:rsidRPr="00987B5F">
        <w:rPr>
          <w:b/>
          <w:bCs/>
          <w:sz w:val="28"/>
          <w:szCs w:val="28"/>
        </w:rPr>
        <w:t>SINH</w:t>
      </w:r>
      <w:r w:rsidRPr="00987B5F">
        <w:rPr>
          <w:b/>
          <w:bCs/>
          <w:spacing w:val="-3"/>
          <w:sz w:val="28"/>
          <w:szCs w:val="28"/>
        </w:rPr>
        <w:t xml:space="preserve"> </w:t>
      </w:r>
      <w:r w:rsidRPr="00987B5F">
        <w:rPr>
          <w:b/>
          <w:bCs/>
          <w:sz w:val="28"/>
          <w:szCs w:val="28"/>
        </w:rPr>
        <w:t>VIÊN</w:t>
      </w:r>
      <w:r w:rsidRPr="00987B5F">
        <w:rPr>
          <w:b/>
          <w:bCs/>
          <w:spacing w:val="-3"/>
          <w:sz w:val="28"/>
          <w:szCs w:val="28"/>
        </w:rPr>
        <w:t xml:space="preserve"> </w:t>
      </w:r>
      <w:r w:rsidRPr="00987B5F">
        <w:rPr>
          <w:b/>
          <w:bCs/>
          <w:sz w:val="28"/>
          <w:szCs w:val="28"/>
        </w:rPr>
        <w:t>NGHIÊN</w:t>
      </w:r>
      <w:r w:rsidRPr="00987B5F">
        <w:rPr>
          <w:b/>
          <w:bCs/>
          <w:spacing w:val="-3"/>
          <w:sz w:val="28"/>
          <w:szCs w:val="28"/>
        </w:rPr>
        <w:t xml:space="preserve"> </w:t>
      </w:r>
      <w:r w:rsidRPr="00987B5F">
        <w:rPr>
          <w:b/>
          <w:bCs/>
          <w:sz w:val="28"/>
          <w:szCs w:val="28"/>
        </w:rPr>
        <w:t>CỨU</w:t>
      </w:r>
      <w:r w:rsidRPr="00987B5F">
        <w:rPr>
          <w:b/>
          <w:bCs/>
          <w:spacing w:val="-3"/>
          <w:sz w:val="28"/>
          <w:szCs w:val="28"/>
        </w:rPr>
        <w:t xml:space="preserve"> </w:t>
      </w:r>
      <w:r w:rsidRPr="00987B5F">
        <w:rPr>
          <w:b/>
          <w:bCs/>
          <w:sz w:val="28"/>
          <w:szCs w:val="28"/>
        </w:rPr>
        <w:t>KHOA</w:t>
      </w:r>
      <w:r w:rsidRPr="00987B5F">
        <w:rPr>
          <w:b/>
          <w:bCs/>
          <w:spacing w:val="-3"/>
          <w:sz w:val="28"/>
          <w:szCs w:val="28"/>
        </w:rPr>
        <w:t xml:space="preserve"> </w:t>
      </w:r>
      <w:r w:rsidRPr="00987B5F">
        <w:rPr>
          <w:b/>
          <w:bCs/>
          <w:sz w:val="28"/>
          <w:szCs w:val="28"/>
        </w:rPr>
        <w:t>HỌC THÀNH PHỐ ĐÀ NẴNG NĂM 202</w:t>
      </w:r>
      <w:r w:rsidR="00BC278B">
        <w:rPr>
          <w:b/>
          <w:bCs/>
          <w:sz w:val="28"/>
          <w:szCs w:val="28"/>
          <w:lang w:val="en-US"/>
        </w:rPr>
        <w:t>6</w:t>
      </w:r>
    </w:p>
    <w:tbl>
      <w:tblPr>
        <w:tblW w:w="14034" w:type="dxa"/>
        <w:jc w:val="center"/>
        <w:tblLayout w:type="fixed"/>
        <w:tblLook w:val="04A0" w:firstRow="1" w:lastRow="0" w:firstColumn="1" w:lastColumn="0" w:noHBand="0" w:noVBand="1"/>
      </w:tblPr>
      <w:tblGrid>
        <w:gridCol w:w="563"/>
        <w:gridCol w:w="847"/>
        <w:gridCol w:w="1519"/>
        <w:gridCol w:w="1265"/>
        <w:gridCol w:w="863"/>
        <w:gridCol w:w="1039"/>
        <w:gridCol w:w="1014"/>
        <w:gridCol w:w="849"/>
        <w:gridCol w:w="1256"/>
        <w:gridCol w:w="992"/>
        <w:gridCol w:w="1418"/>
        <w:gridCol w:w="992"/>
        <w:gridCol w:w="1417"/>
      </w:tblGrid>
      <w:tr w:rsidR="00987B5F" w:rsidRPr="00987B5F" w14:paraId="0ACA9D92" w14:textId="77777777" w:rsidTr="00726ABA">
        <w:trPr>
          <w:trHeight w:val="2094"/>
          <w:jc w:val="center"/>
        </w:trPr>
        <w:tc>
          <w:tcPr>
            <w:tcW w:w="56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1C6F47A" w14:textId="77777777" w:rsidR="001F4EF2" w:rsidRPr="00987B5F" w:rsidRDefault="001F4EF2" w:rsidP="00987B5F">
            <w:pPr>
              <w:pStyle w:val="TableParagraph"/>
              <w:spacing w:before="73"/>
              <w:ind w:left="201"/>
              <w:rPr>
                <w:sz w:val="28"/>
                <w:szCs w:val="28"/>
              </w:rPr>
            </w:pPr>
            <w:r w:rsidRPr="00987B5F">
              <w:rPr>
                <w:spacing w:val="-5"/>
                <w:sz w:val="28"/>
                <w:szCs w:val="28"/>
                <w:lang w:val="vi-VN"/>
              </w:rPr>
              <w:t>TT</w:t>
            </w:r>
          </w:p>
        </w:tc>
        <w:tc>
          <w:tcPr>
            <w:tcW w:w="847"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389DAFE8" w14:textId="77777777" w:rsidR="001F4EF2" w:rsidRPr="00987B5F" w:rsidRDefault="001F4EF2" w:rsidP="00987B5F">
            <w:pPr>
              <w:pStyle w:val="TableParagraph"/>
              <w:spacing w:before="73"/>
              <w:ind w:left="391" w:right="168" w:hanging="209"/>
              <w:rPr>
                <w:sz w:val="28"/>
                <w:szCs w:val="28"/>
              </w:rPr>
            </w:pPr>
            <w:r w:rsidRPr="00987B5F">
              <w:rPr>
                <w:sz w:val="28"/>
                <w:szCs w:val="28"/>
                <w:lang w:val="vi-VN"/>
              </w:rPr>
              <w:t>Tên</w:t>
            </w:r>
            <w:r w:rsidRPr="00987B5F">
              <w:rPr>
                <w:spacing w:val="-15"/>
                <w:sz w:val="28"/>
                <w:szCs w:val="28"/>
                <w:lang w:val="vi-VN"/>
              </w:rPr>
              <w:t xml:space="preserve"> </w:t>
            </w:r>
            <w:r w:rsidRPr="00987B5F">
              <w:rPr>
                <w:sz w:val="28"/>
                <w:szCs w:val="28"/>
                <w:lang w:val="vi-VN"/>
              </w:rPr>
              <w:t xml:space="preserve">đề </w:t>
            </w:r>
            <w:r w:rsidRPr="00987B5F">
              <w:rPr>
                <w:spacing w:val="-4"/>
                <w:sz w:val="28"/>
                <w:szCs w:val="28"/>
                <w:lang w:val="vi-VN"/>
              </w:rPr>
              <w:t>tài</w:t>
            </w:r>
          </w:p>
        </w:tc>
        <w:tc>
          <w:tcPr>
            <w:tcW w:w="1519"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14722AFB" w14:textId="77777777" w:rsidR="001F4EF2" w:rsidRPr="00987B5F" w:rsidRDefault="001F4EF2" w:rsidP="00987B5F">
            <w:pPr>
              <w:pStyle w:val="TableParagraph"/>
              <w:spacing w:before="73"/>
              <w:ind w:left="149" w:right="137" w:firstLine="194"/>
              <w:rPr>
                <w:sz w:val="28"/>
                <w:szCs w:val="28"/>
              </w:rPr>
            </w:pPr>
            <w:r w:rsidRPr="00987B5F">
              <w:rPr>
                <w:spacing w:val="-4"/>
                <w:sz w:val="28"/>
                <w:szCs w:val="28"/>
                <w:lang w:val="vi-VN"/>
              </w:rPr>
              <w:t xml:space="preserve">Đạt </w:t>
            </w:r>
            <w:r w:rsidRPr="00987B5F">
              <w:rPr>
                <w:sz w:val="28"/>
                <w:szCs w:val="28"/>
                <w:lang w:val="vi-VN"/>
              </w:rPr>
              <w:t xml:space="preserve">Giải ở </w:t>
            </w:r>
            <w:r w:rsidRPr="00987B5F">
              <w:rPr>
                <w:spacing w:val="-4"/>
                <w:sz w:val="28"/>
                <w:szCs w:val="28"/>
                <w:lang w:val="vi-VN"/>
              </w:rPr>
              <w:t xml:space="preserve">Vòng </w:t>
            </w:r>
            <w:r w:rsidRPr="00987B5F">
              <w:rPr>
                <w:sz w:val="28"/>
                <w:szCs w:val="28"/>
                <w:lang w:val="vi-VN"/>
              </w:rPr>
              <w:t xml:space="preserve">thi cấp cơ sở </w:t>
            </w:r>
            <w:r w:rsidRPr="00987B5F">
              <w:rPr>
                <w:spacing w:val="-2"/>
                <w:sz w:val="28"/>
                <w:szCs w:val="28"/>
                <w:lang w:val="vi-VN"/>
              </w:rPr>
              <w:t xml:space="preserve">(Nhất, </w:t>
            </w:r>
            <w:r w:rsidRPr="00987B5F">
              <w:rPr>
                <w:sz w:val="28"/>
                <w:szCs w:val="28"/>
                <w:lang w:val="vi-VN"/>
              </w:rPr>
              <w:t xml:space="preserve">nhì, </w:t>
            </w:r>
            <w:r w:rsidRPr="00987B5F">
              <w:rPr>
                <w:spacing w:val="-5"/>
                <w:sz w:val="28"/>
                <w:szCs w:val="28"/>
                <w:lang w:val="vi-VN"/>
              </w:rPr>
              <w:t>ba)</w:t>
            </w:r>
          </w:p>
        </w:tc>
        <w:tc>
          <w:tcPr>
            <w:tcW w:w="126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7AE78E89" w14:textId="77777777" w:rsidR="001F4EF2" w:rsidRPr="00987B5F" w:rsidRDefault="001F4EF2" w:rsidP="00987B5F">
            <w:pPr>
              <w:pStyle w:val="TableParagraph"/>
              <w:spacing w:before="73"/>
              <w:ind w:left="166" w:right="153" w:firstLine="26"/>
              <w:rPr>
                <w:sz w:val="28"/>
                <w:szCs w:val="28"/>
              </w:rPr>
            </w:pPr>
            <w:r w:rsidRPr="00987B5F">
              <w:rPr>
                <w:sz w:val="28"/>
                <w:szCs w:val="28"/>
                <w:lang w:val="vi-VN"/>
              </w:rPr>
              <w:t>Họ</w:t>
            </w:r>
            <w:r w:rsidRPr="00987B5F">
              <w:rPr>
                <w:spacing w:val="-12"/>
                <w:sz w:val="28"/>
                <w:szCs w:val="28"/>
                <w:lang w:val="vi-VN"/>
              </w:rPr>
              <w:t xml:space="preserve"> </w:t>
            </w:r>
            <w:r w:rsidRPr="00987B5F">
              <w:rPr>
                <w:sz w:val="28"/>
                <w:szCs w:val="28"/>
                <w:lang w:val="vi-VN"/>
              </w:rPr>
              <w:t>tên tác</w:t>
            </w:r>
            <w:r w:rsidRPr="00987B5F">
              <w:rPr>
                <w:spacing w:val="-15"/>
                <w:sz w:val="28"/>
                <w:szCs w:val="28"/>
                <w:lang w:val="vi-VN"/>
              </w:rPr>
              <w:t xml:space="preserve"> </w:t>
            </w:r>
            <w:r w:rsidRPr="00987B5F">
              <w:rPr>
                <w:sz w:val="28"/>
                <w:szCs w:val="28"/>
                <w:lang w:val="vi-VN"/>
              </w:rPr>
              <w:t xml:space="preserve">giả/ </w:t>
            </w:r>
            <w:r w:rsidRPr="00987B5F">
              <w:rPr>
                <w:spacing w:val="-4"/>
                <w:sz w:val="28"/>
                <w:szCs w:val="28"/>
                <w:lang w:val="vi-VN"/>
              </w:rPr>
              <w:t>nhóm</w:t>
            </w:r>
          </w:p>
          <w:p w14:paraId="2054162E" w14:textId="77777777" w:rsidR="001F4EF2" w:rsidRPr="00987B5F" w:rsidRDefault="001F4EF2" w:rsidP="00987B5F">
            <w:pPr>
              <w:pStyle w:val="TableParagraph"/>
              <w:spacing w:before="3"/>
              <w:ind w:left="197"/>
              <w:rPr>
                <w:sz w:val="28"/>
                <w:szCs w:val="28"/>
              </w:rPr>
            </w:pPr>
            <w:r w:rsidRPr="00987B5F">
              <w:rPr>
                <w:sz w:val="28"/>
                <w:szCs w:val="28"/>
                <w:lang w:val="vi-VN"/>
              </w:rPr>
              <w:t xml:space="preserve">tác </w:t>
            </w:r>
            <w:r w:rsidRPr="00987B5F">
              <w:rPr>
                <w:spacing w:val="-5"/>
                <w:sz w:val="28"/>
                <w:szCs w:val="28"/>
                <w:lang w:val="vi-VN"/>
              </w:rPr>
              <w:t>giả</w:t>
            </w:r>
          </w:p>
        </w:tc>
        <w:tc>
          <w:tcPr>
            <w:tcW w:w="863"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54E3B8A7" w14:textId="77777777" w:rsidR="001F4EF2" w:rsidRPr="00987B5F" w:rsidRDefault="001F4EF2" w:rsidP="00987B5F">
            <w:pPr>
              <w:pStyle w:val="TableParagraph"/>
              <w:spacing w:before="73"/>
              <w:ind w:left="312" w:hanging="60"/>
              <w:rPr>
                <w:sz w:val="28"/>
                <w:szCs w:val="28"/>
              </w:rPr>
            </w:pPr>
            <w:r w:rsidRPr="00987B5F">
              <w:rPr>
                <w:spacing w:val="-4"/>
                <w:sz w:val="28"/>
                <w:szCs w:val="28"/>
                <w:lang w:val="vi-VN"/>
              </w:rPr>
              <w:t>Ngày sinh</w:t>
            </w:r>
          </w:p>
        </w:tc>
        <w:tc>
          <w:tcPr>
            <w:tcW w:w="1039"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3F2FC59F" w14:textId="77777777" w:rsidR="001F4EF2" w:rsidRPr="00987B5F" w:rsidRDefault="001F4EF2" w:rsidP="00987B5F">
            <w:pPr>
              <w:pStyle w:val="TableParagraph"/>
              <w:spacing w:before="73"/>
              <w:ind w:left="360" w:right="237" w:hanging="116"/>
              <w:rPr>
                <w:sz w:val="28"/>
                <w:szCs w:val="28"/>
              </w:rPr>
            </w:pPr>
            <w:r w:rsidRPr="00987B5F">
              <w:rPr>
                <w:spacing w:val="-4"/>
                <w:sz w:val="28"/>
                <w:szCs w:val="28"/>
                <w:lang w:val="vi-VN"/>
              </w:rPr>
              <w:t xml:space="preserve">Nam/ </w:t>
            </w:r>
            <w:r w:rsidRPr="00987B5F">
              <w:rPr>
                <w:spacing w:val="-6"/>
                <w:sz w:val="28"/>
                <w:szCs w:val="28"/>
                <w:lang w:val="vi-VN"/>
              </w:rPr>
              <w:t>Nữ</w:t>
            </w:r>
          </w:p>
        </w:tc>
        <w:tc>
          <w:tcPr>
            <w:tcW w:w="1014"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26BD2E45" w14:textId="77777777" w:rsidR="001F4EF2" w:rsidRPr="00987B5F" w:rsidRDefault="00987B5F" w:rsidP="00987B5F">
            <w:pPr>
              <w:pStyle w:val="TableParagraph"/>
              <w:spacing w:before="73"/>
              <w:ind w:right="143"/>
              <w:jc w:val="both"/>
              <w:rPr>
                <w:sz w:val="28"/>
                <w:szCs w:val="28"/>
              </w:rPr>
            </w:pPr>
            <w:r w:rsidRPr="00987B5F">
              <w:rPr>
                <w:sz w:val="28"/>
                <w:szCs w:val="28"/>
              </w:rPr>
              <w:t>Là sinh viên năm thứ</w:t>
            </w:r>
          </w:p>
        </w:tc>
        <w:tc>
          <w:tcPr>
            <w:tcW w:w="849"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42A4C7CF" w14:textId="77777777" w:rsidR="001F4EF2" w:rsidRPr="00987B5F" w:rsidRDefault="001F4EF2" w:rsidP="00987B5F">
            <w:pPr>
              <w:pStyle w:val="TableParagraph"/>
              <w:spacing w:before="73"/>
              <w:ind w:left="142" w:right="131"/>
              <w:rPr>
                <w:sz w:val="28"/>
                <w:szCs w:val="28"/>
              </w:rPr>
            </w:pPr>
            <w:r w:rsidRPr="00987B5F">
              <w:rPr>
                <w:spacing w:val="-4"/>
                <w:sz w:val="28"/>
                <w:szCs w:val="28"/>
                <w:lang w:val="vi-VN"/>
              </w:rPr>
              <w:t>Lĩnh vực</w:t>
            </w:r>
          </w:p>
          <w:p w14:paraId="469239A0" w14:textId="77777777" w:rsidR="001F4EF2" w:rsidRPr="00987B5F" w:rsidRDefault="001F4EF2" w:rsidP="00987B5F">
            <w:pPr>
              <w:pStyle w:val="TableParagraph"/>
              <w:spacing w:before="3"/>
              <w:ind w:left="12"/>
              <w:rPr>
                <w:sz w:val="28"/>
                <w:szCs w:val="28"/>
              </w:rPr>
            </w:pPr>
            <w:r w:rsidRPr="00987B5F">
              <w:rPr>
                <w:sz w:val="28"/>
                <w:szCs w:val="28"/>
                <w:lang w:val="vi-VN"/>
              </w:rPr>
              <w:t xml:space="preserve">tham </w:t>
            </w:r>
            <w:r w:rsidRPr="00987B5F">
              <w:rPr>
                <w:spacing w:val="-5"/>
                <w:sz w:val="28"/>
                <w:szCs w:val="28"/>
                <w:lang w:val="vi-VN"/>
              </w:rPr>
              <w:t>dự</w:t>
            </w:r>
          </w:p>
        </w:tc>
        <w:tc>
          <w:tcPr>
            <w:tcW w:w="1256"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72B97867" w14:textId="77777777" w:rsidR="001F4EF2" w:rsidRPr="00987B5F" w:rsidRDefault="00987B5F" w:rsidP="00987B5F">
            <w:pPr>
              <w:pStyle w:val="TableParagraph"/>
              <w:spacing w:before="3"/>
              <w:ind w:left="236"/>
              <w:rPr>
                <w:sz w:val="28"/>
                <w:szCs w:val="28"/>
              </w:rPr>
            </w:pPr>
            <w:r w:rsidRPr="00987B5F">
              <w:rPr>
                <w:spacing w:val="-2"/>
                <w:sz w:val="28"/>
                <w:szCs w:val="28"/>
              </w:rPr>
              <w:t>Chuyên ngành tham dự</w:t>
            </w:r>
          </w:p>
        </w:tc>
        <w:tc>
          <w:tcPr>
            <w:tcW w:w="992"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504CF9FC" w14:textId="77777777" w:rsidR="001F4EF2" w:rsidRPr="00987B5F" w:rsidRDefault="001F4EF2" w:rsidP="00987B5F">
            <w:pPr>
              <w:pStyle w:val="TableParagraph"/>
              <w:spacing w:before="73"/>
              <w:ind w:left="166" w:right="152" w:firstLine="86"/>
              <w:rPr>
                <w:sz w:val="28"/>
                <w:szCs w:val="28"/>
              </w:rPr>
            </w:pPr>
            <w:r w:rsidRPr="00987B5F">
              <w:rPr>
                <w:sz w:val="28"/>
                <w:szCs w:val="28"/>
                <w:lang w:val="vi-VN"/>
              </w:rPr>
              <w:t>Số điện thoại</w:t>
            </w:r>
            <w:r w:rsidRPr="00987B5F">
              <w:rPr>
                <w:spacing w:val="-15"/>
                <w:sz w:val="28"/>
                <w:szCs w:val="28"/>
                <w:lang w:val="vi-VN"/>
              </w:rPr>
              <w:t xml:space="preserve"> </w:t>
            </w:r>
            <w:r w:rsidRPr="00987B5F">
              <w:rPr>
                <w:sz w:val="28"/>
                <w:szCs w:val="28"/>
                <w:lang w:val="vi-VN"/>
              </w:rPr>
              <w:t>liên</w:t>
            </w:r>
          </w:p>
          <w:p w14:paraId="341F080C" w14:textId="77777777" w:rsidR="001F4EF2" w:rsidRPr="00987B5F" w:rsidRDefault="001F4EF2" w:rsidP="00987B5F">
            <w:pPr>
              <w:pStyle w:val="TableParagraph"/>
              <w:spacing w:before="3"/>
              <w:ind w:left="476"/>
              <w:rPr>
                <w:sz w:val="28"/>
                <w:szCs w:val="28"/>
              </w:rPr>
            </w:pPr>
            <w:r w:rsidRPr="00987B5F">
              <w:rPr>
                <w:spacing w:val="-5"/>
                <w:sz w:val="28"/>
                <w:szCs w:val="28"/>
                <w:lang w:val="vi-VN"/>
              </w:rPr>
              <w:t>lạc</w:t>
            </w:r>
          </w:p>
        </w:tc>
        <w:tc>
          <w:tcPr>
            <w:tcW w:w="1418"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2584837C" w14:textId="77777777" w:rsidR="001F4EF2" w:rsidRPr="00987B5F" w:rsidRDefault="001F4EF2" w:rsidP="00987B5F">
            <w:pPr>
              <w:pStyle w:val="TableParagraph"/>
              <w:spacing w:before="73"/>
              <w:ind w:left="176" w:right="160" w:hanging="3"/>
              <w:rPr>
                <w:sz w:val="28"/>
                <w:szCs w:val="28"/>
              </w:rPr>
            </w:pPr>
            <w:r w:rsidRPr="00987B5F">
              <w:rPr>
                <w:sz w:val="28"/>
                <w:szCs w:val="28"/>
                <w:lang w:val="vi-VN"/>
              </w:rPr>
              <w:t>Địa chỉ, (ghi đầy đủ</w:t>
            </w:r>
            <w:r w:rsidRPr="00987B5F">
              <w:rPr>
                <w:spacing w:val="-15"/>
                <w:sz w:val="28"/>
                <w:szCs w:val="28"/>
                <w:lang w:val="vi-VN"/>
              </w:rPr>
              <w:t xml:space="preserve"> </w:t>
            </w:r>
            <w:r w:rsidRPr="00987B5F">
              <w:rPr>
                <w:sz w:val="28"/>
                <w:szCs w:val="28"/>
                <w:lang w:val="vi-VN"/>
              </w:rPr>
              <w:t xml:space="preserve">thông </w:t>
            </w:r>
            <w:r w:rsidRPr="00987B5F">
              <w:rPr>
                <w:spacing w:val="-4"/>
                <w:sz w:val="28"/>
                <w:szCs w:val="28"/>
                <w:lang w:val="vi-VN"/>
              </w:rPr>
              <w:t>tin)</w:t>
            </w:r>
          </w:p>
        </w:tc>
        <w:tc>
          <w:tcPr>
            <w:tcW w:w="992"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67B4FEB1" w14:textId="77777777" w:rsidR="001F4EF2" w:rsidRPr="00987B5F" w:rsidRDefault="001F4EF2" w:rsidP="00987B5F">
            <w:pPr>
              <w:pStyle w:val="TableParagraph"/>
              <w:spacing w:before="73"/>
              <w:rPr>
                <w:sz w:val="28"/>
                <w:szCs w:val="28"/>
              </w:rPr>
            </w:pPr>
            <w:r w:rsidRPr="00987B5F">
              <w:rPr>
                <w:spacing w:val="-4"/>
                <w:sz w:val="28"/>
                <w:szCs w:val="28"/>
                <w:lang w:val="vi-VN"/>
              </w:rPr>
              <w:t>Email</w:t>
            </w:r>
          </w:p>
        </w:tc>
        <w:tc>
          <w:tcPr>
            <w:tcW w:w="1417"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hideMark/>
          </w:tcPr>
          <w:p w14:paraId="259BB38E" w14:textId="77777777" w:rsidR="001F4EF2" w:rsidRPr="00987B5F" w:rsidRDefault="001F4EF2" w:rsidP="00987B5F">
            <w:pPr>
              <w:pStyle w:val="TableParagraph"/>
              <w:spacing w:before="73"/>
              <w:ind w:left="197" w:right="184" w:hanging="1"/>
              <w:rPr>
                <w:sz w:val="28"/>
                <w:szCs w:val="28"/>
              </w:rPr>
            </w:pPr>
            <w:r w:rsidRPr="00987B5F">
              <w:rPr>
                <w:sz w:val="28"/>
                <w:szCs w:val="28"/>
                <w:lang w:val="vi-VN"/>
              </w:rPr>
              <w:t>Họ tên/ Học</w:t>
            </w:r>
            <w:r w:rsidRPr="00987B5F">
              <w:rPr>
                <w:spacing w:val="-15"/>
                <w:sz w:val="28"/>
                <w:szCs w:val="28"/>
                <w:lang w:val="vi-VN"/>
              </w:rPr>
              <w:t xml:space="preserve"> </w:t>
            </w:r>
            <w:r w:rsidRPr="00987B5F">
              <w:rPr>
                <w:sz w:val="28"/>
                <w:szCs w:val="28"/>
                <w:lang w:val="vi-VN"/>
              </w:rPr>
              <w:t xml:space="preserve">hàm học vị </w:t>
            </w:r>
            <w:r w:rsidRPr="00987B5F">
              <w:rPr>
                <w:spacing w:val="-4"/>
                <w:sz w:val="28"/>
                <w:szCs w:val="28"/>
                <w:lang w:val="vi-VN"/>
              </w:rPr>
              <w:t xml:space="preserve">người </w:t>
            </w:r>
            <w:r w:rsidRPr="00987B5F">
              <w:rPr>
                <w:spacing w:val="-2"/>
                <w:sz w:val="28"/>
                <w:szCs w:val="28"/>
                <w:lang w:val="vi-VN"/>
              </w:rPr>
              <w:t>hướng</w:t>
            </w:r>
          </w:p>
          <w:p w14:paraId="61440D99" w14:textId="77777777" w:rsidR="001F4EF2" w:rsidRPr="00987B5F" w:rsidRDefault="001F4EF2" w:rsidP="00987B5F">
            <w:pPr>
              <w:pStyle w:val="TableParagraph"/>
              <w:spacing w:before="3"/>
              <w:ind w:left="7"/>
              <w:rPr>
                <w:sz w:val="28"/>
                <w:szCs w:val="28"/>
              </w:rPr>
            </w:pPr>
            <w:r w:rsidRPr="00987B5F">
              <w:rPr>
                <w:spacing w:val="-4"/>
                <w:sz w:val="28"/>
                <w:szCs w:val="28"/>
                <w:lang w:val="vi-VN"/>
              </w:rPr>
              <w:t>dẫn)</w:t>
            </w:r>
          </w:p>
        </w:tc>
      </w:tr>
      <w:tr w:rsidR="00987B5F" w:rsidRPr="00987B5F" w14:paraId="0A84FAA8" w14:textId="77777777" w:rsidTr="00726ABA">
        <w:trPr>
          <w:trHeight w:val="125"/>
          <w:jc w:val="center"/>
        </w:trPr>
        <w:tc>
          <w:tcPr>
            <w:tcW w:w="56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A0BAE9A" w14:textId="77777777" w:rsidR="001F4EF2" w:rsidRPr="00987B5F" w:rsidRDefault="001F4EF2">
            <w:pPr>
              <w:pStyle w:val="TableParagraph"/>
              <w:spacing w:before="73"/>
              <w:ind w:left="107"/>
              <w:rPr>
                <w:sz w:val="28"/>
                <w:szCs w:val="28"/>
              </w:rPr>
            </w:pPr>
            <w:r w:rsidRPr="00987B5F">
              <w:rPr>
                <w:spacing w:val="-5"/>
                <w:sz w:val="28"/>
                <w:szCs w:val="28"/>
                <w:lang w:val="vi-VN"/>
              </w:rPr>
              <w:t>1.</w:t>
            </w:r>
          </w:p>
        </w:tc>
        <w:tc>
          <w:tcPr>
            <w:tcW w:w="847"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360523" w14:textId="77777777" w:rsidR="001F4EF2" w:rsidRPr="00987B5F" w:rsidRDefault="007E1468">
            <w:pPr>
              <w:pStyle w:val="TableParagraph"/>
              <w:rPr>
                <w:sz w:val="28"/>
                <w:szCs w:val="28"/>
              </w:rPr>
            </w:pPr>
            <w:r w:rsidRPr="007E1468">
              <w:rPr>
                <w:sz w:val="28"/>
                <w:szCs w:val="28"/>
                <w:lang w:val="vi-VN"/>
              </w:rPr>
              <w:t xml:space="preserve">Phát triển nền tảng cảnh báo ngập lụt              thông minh </w:t>
            </w:r>
            <w:r w:rsidRPr="007E1468">
              <w:rPr>
                <w:sz w:val="28"/>
                <w:szCs w:val="28"/>
                <w:lang w:val="vi-VN"/>
              </w:rPr>
              <w:lastRenderedPageBreak/>
              <w:t>dựa trên ai và d</w:t>
            </w:r>
            <w:r w:rsidR="00DF6D3C">
              <w:rPr>
                <w:sz w:val="28"/>
                <w:szCs w:val="28"/>
                <w:lang w:val="vi-VN"/>
              </w:rPr>
              <w:t>ữ liệu cộng đồng cho thành phố Đà N</w:t>
            </w:r>
            <w:r w:rsidRPr="007E1468">
              <w:rPr>
                <w:sz w:val="28"/>
                <w:szCs w:val="28"/>
                <w:lang w:val="vi-VN"/>
              </w:rPr>
              <w:t>ẵng</w:t>
            </w:r>
          </w:p>
        </w:tc>
        <w:tc>
          <w:tcPr>
            <w:tcW w:w="1519"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6FFC96" w14:textId="77777777" w:rsidR="001F4EF2" w:rsidRPr="00987B5F" w:rsidRDefault="007E1468">
            <w:pPr>
              <w:pStyle w:val="TableParagraph"/>
              <w:rPr>
                <w:sz w:val="28"/>
                <w:szCs w:val="28"/>
              </w:rPr>
            </w:pPr>
            <w:r>
              <w:rPr>
                <w:sz w:val="28"/>
                <w:szCs w:val="28"/>
                <w:lang w:val="vi-VN"/>
              </w:rPr>
              <w:lastRenderedPageBreak/>
              <w:t>Nhì</w:t>
            </w:r>
          </w:p>
        </w:tc>
        <w:tc>
          <w:tcPr>
            <w:tcW w:w="1265"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39DD68" w14:textId="77777777" w:rsidR="007E1468" w:rsidRDefault="007E1468">
            <w:pPr>
              <w:pStyle w:val="TableParagraph"/>
              <w:rPr>
                <w:sz w:val="28"/>
                <w:szCs w:val="28"/>
                <w:lang w:val="vi-VN"/>
              </w:rPr>
            </w:pPr>
            <w:r>
              <w:rPr>
                <w:sz w:val="28"/>
                <w:szCs w:val="28"/>
                <w:lang w:val="vi-VN"/>
              </w:rPr>
              <w:t>Võ Nguyên An</w:t>
            </w:r>
          </w:p>
          <w:p w14:paraId="49EFD398" w14:textId="77777777" w:rsidR="007E1468" w:rsidRDefault="007E1468">
            <w:pPr>
              <w:pStyle w:val="TableParagraph"/>
              <w:rPr>
                <w:sz w:val="28"/>
                <w:szCs w:val="28"/>
                <w:lang w:val="vi-VN"/>
              </w:rPr>
            </w:pPr>
            <w:r>
              <w:rPr>
                <w:sz w:val="28"/>
                <w:szCs w:val="28"/>
                <w:lang w:val="vi-VN"/>
              </w:rPr>
              <w:t>Phạm Tấn Khoa</w:t>
            </w:r>
          </w:p>
          <w:p w14:paraId="10954EE1" w14:textId="77777777" w:rsidR="007E1468" w:rsidRDefault="007E1468">
            <w:pPr>
              <w:pStyle w:val="TableParagraph"/>
              <w:rPr>
                <w:sz w:val="28"/>
                <w:szCs w:val="28"/>
                <w:lang w:val="vi-VN"/>
              </w:rPr>
            </w:pPr>
            <w:r>
              <w:rPr>
                <w:sz w:val="28"/>
                <w:szCs w:val="28"/>
                <w:lang w:val="vi-VN"/>
              </w:rPr>
              <w:t>Văn Đức Hoàng Tiến</w:t>
            </w:r>
          </w:p>
          <w:p w14:paraId="4AFFCD5A" w14:textId="77777777" w:rsidR="001F4EF2" w:rsidRPr="00987B5F" w:rsidRDefault="007E1468">
            <w:pPr>
              <w:pStyle w:val="TableParagraph"/>
              <w:rPr>
                <w:sz w:val="28"/>
                <w:szCs w:val="28"/>
              </w:rPr>
            </w:pPr>
            <w:r>
              <w:rPr>
                <w:sz w:val="28"/>
                <w:szCs w:val="28"/>
                <w:lang w:val="vi-VN"/>
              </w:rPr>
              <w:t xml:space="preserve">Nguyễn Thị Minh </w:t>
            </w:r>
            <w:r>
              <w:rPr>
                <w:sz w:val="28"/>
                <w:szCs w:val="28"/>
                <w:lang w:val="vi-VN"/>
              </w:rPr>
              <w:lastRenderedPageBreak/>
              <w:t>Anh</w:t>
            </w:r>
          </w:p>
        </w:tc>
        <w:tc>
          <w:tcPr>
            <w:tcW w:w="863"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75D7B3" w14:textId="77777777" w:rsidR="001F4EF2" w:rsidRDefault="001C1BCE">
            <w:pPr>
              <w:pStyle w:val="TableParagraph"/>
              <w:rPr>
                <w:sz w:val="28"/>
                <w:szCs w:val="28"/>
                <w:lang w:val="vi-VN"/>
              </w:rPr>
            </w:pPr>
            <w:r>
              <w:rPr>
                <w:sz w:val="28"/>
                <w:szCs w:val="28"/>
                <w:lang w:val="vi-VN"/>
              </w:rPr>
              <w:lastRenderedPageBreak/>
              <w:t>04</w:t>
            </w:r>
            <w:r w:rsidR="000238EC">
              <w:rPr>
                <w:sz w:val="28"/>
                <w:szCs w:val="28"/>
                <w:lang w:val="vi-VN"/>
              </w:rPr>
              <w:t>/</w:t>
            </w:r>
            <w:r>
              <w:rPr>
                <w:sz w:val="28"/>
                <w:szCs w:val="28"/>
                <w:lang w:val="vi-VN"/>
              </w:rPr>
              <w:t>03</w:t>
            </w:r>
            <w:r w:rsidR="000238EC">
              <w:rPr>
                <w:sz w:val="28"/>
                <w:szCs w:val="28"/>
                <w:lang w:val="vi-VN"/>
              </w:rPr>
              <w:t>/2004</w:t>
            </w:r>
          </w:p>
          <w:p w14:paraId="0DE0DE59" w14:textId="77777777" w:rsidR="000238EC" w:rsidRDefault="0078023F">
            <w:pPr>
              <w:pStyle w:val="TableParagraph"/>
              <w:rPr>
                <w:sz w:val="28"/>
                <w:szCs w:val="28"/>
                <w:lang w:val="vi-VN"/>
              </w:rPr>
            </w:pPr>
            <w:r>
              <w:rPr>
                <w:sz w:val="28"/>
                <w:szCs w:val="28"/>
                <w:lang w:val="vi-VN"/>
              </w:rPr>
              <w:t>04</w:t>
            </w:r>
            <w:r w:rsidR="000238EC">
              <w:rPr>
                <w:sz w:val="28"/>
                <w:szCs w:val="28"/>
                <w:lang w:val="vi-VN"/>
              </w:rPr>
              <w:t>/</w:t>
            </w:r>
            <w:r w:rsidR="001C1BCE">
              <w:rPr>
                <w:sz w:val="28"/>
                <w:szCs w:val="28"/>
                <w:lang w:val="vi-VN"/>
              </w:rPr>
              <w:t>05</w:t>
            </w:r>
            <w:r w:rsidR="000238EC">
              <w:rPr>
                <w:sz w:val="28"/>
                <w:szCs w:val="28"/>
                <w:lang w:val="vi-VN"/>
              </w:rPr>
              <w:t>/2004</w:t>
            </w:r>
          </w:p>
          <w:p w14:paraId="06BEBA87" w14:textId="77777777" w:rsidR="000238EC" w:rsidRDefault="00F509FA">
            <w:pPr>
              <w:pStyle w:val="TableParagraph"/>
              <w:rPr>
                <w:sz w:val="28"/>
                <w:szCs w:val="28"/>
                <w:lang w:val="vi-VN"/>
              </w:rPr>
            </w:pPr>
            <w:r>
              <w:rPr>
                <w:sz w:val="28"/>
                <w:szCs w:val="28"/>
                <w:lang w:val="vi-VN"/>
              </w:rPr>
              <w:t>28</w:t>
            </w:r>
            <w:r w:rsidR="000238EC">
              <w:rPr>
                <w:sz w:val="28"/>
                <w:szCs w:val="28"/>
                <w:lang w:val="vi-VN"/>
              </w:rPr>
              <w:t>/</w:t>
            </w:r>
            <w:r>
              <w:rPr>
                <w:sz w:val="28"/>
                <w:szCs w:val="28"/>
                <w:lang w:val="vi-VN"/>
              </w:rPr>
              <w:t>11</w:t>
            </w:r>
            <w:r w:rsidR="000238EC">
              <w:rPr>
                <w:sz w:val="28"/>
                <w:szCs w:val="28"/>
                <w:lang w:val="vi-VN"/>
              </w:rPr>
              <w:t>/2004</w:t>
            </w:r>
          </w:p>
          <w:p w14:paraId="5E067760" w14:textId="77777777" w:rsidR="000238EC" w:rsidRPr="00987B5F" w:rsidRDefault="000238EC">
            <w:pPr>
              <w:pStyle w:val="TableParagraph"/>
              <w:rPr>
                <w:sz w:val="28"/>
                <w:szCs w:val="28"/>
              </w:rPr>
            </w:pPr>
            <w:r>
              <w:rPr>
                <w:sz w:val="28"/>
                <w:szCs w:val="28"/>
                <w:lang w:val="vi-VN"/>
              </w:rPr>
              <w:t>25/04/2004</w:t>
            </w:r>
          </w:p>
        </w:tc>
        <w:tc>
          <w:tcPr>
            <w:tcW w:w="1039"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1E8FC4" w14:textId="77777777" w:rsidR="001F4EF2" w:rsidRDefault="007E1468">
            <w:pPr>
              <w:pStyle w:val="TableParagraph"/>
              <w:rPr>
                <w:sz w:val="28"/>
                <w:szCs w:val="28"/>
                <w:lang w:val="vi-VN"/>
              </w:rPr>
            </w:pPr>
            <w:r>
              <w:rPr>
                <w:sz w:val="28"/>
                <w:szCs w:val="28"/>
                <w:lang w:val="vi-VN"/>
              </w:rPr>
              <w:t>Nam</w:t>
            </w:r>
          </w:p>
          <w:p w14:paraId="647E2FA3" w14:textId="77777777" w:rsidR="007E1468" w:rsidRDefault="007E1468">
            <w:pPr>
              <w:pStyle w:val="TableParagraph"/>
              <w:rPr>
                <w:sz w:val="28"/>
                <w:szCs w:val="28"/>
                <w:lang w:val="vi-VN"/>
              </w:rPr>
            </w:pPr>
            <w:r>
              <w:rPr>
                <w:sz w:val="28"/>
                <w:szCs w:val="28"/>
                <w:lang w:val="vi-VN"/>
              </w:rPr>
              <w:t>Nam</w:t>
            </w:r>
          </w:p>
          <w:p w14:paraId="57F66D76" w14:textId="77777777" w:rsidR="007E1468" w:rsidRDefault="007E1468">
            <w:pPr>
              <w:pStyle w:val="TableParagraph"/>
              <w:rPr>
                <w:sz w:val="28"/>
                <w:szCs w:val="28"/>
                <w:lang w:val="vi-VN"/>
              </w:rPr>
            </w:pPr>
            <w:r>
              <w:rPr>
                <w:sz w:val="28"/>
                <w:szCs w:val="28"/>
                <w:lang w:val="vi-VN"/>
              </w:rPr>
              <w:t>Nam</w:t>
            </w:r>
          </w:p>
          <w:p w14:paraId="23D21B44" w14:textId="77777777" w:rsidR="007E1468" w:rsidRPr="00987B5F" w:rsidRDefault="007E1468">
            <w:pPr>
              <w:pStyle w:val="TableParagraph"/>
              <w:rPr>
                <w:sz w:val="28"/>
                <w:szCs w:val="28"/>
              </w:rPr>
            </w:pPr>
            <w:r>
              <w:rPr>
                <w:sz w:val="28"/>
                <w:szCs w:val="28"/>
                <w:lang w:val="vi-VN"/>
              </w:rPr>
              <w:t>Nữ</w:t>
            </w:r>
          </w:p>
        </w:tc>
        <w:tc>
          <w:tcPr>
            <w:tcW w:w="10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6CB98C" w14:textId="77777777" w:rsidR="001F4EF2" w:rsidRPr="00987B5F" w:rsidRDefault="001F4EF2">
            <w:pPr>
              <w:pStyle w:val="TableParagraph"/>
              <w:rPr>
                <w:sz w:val="28"/>
                <w:szCs w:val="28"/>
              </w:rPr>
            </w:pPr>
            <w:r w:rsidRPr="00987B5F">
              <w:rPr>
                <w:sz w:val="28"/>
                <w:szCs w:val="28"/>
                <w:lang w:val="vi-VN"/>
              </w:rPr>
              <w:t> </w:t>
            </w:r>
            <w:r w:rsidR="00ED4841">
              <w:rPr>
                <w:sz w:val="28"/>
                <w:szCs w:val="28"/>
                <w:lang w:val="vi-VN"/>
              </w:rPr>
              <w:t>5</w:t>
            </w:r>
          </w:p>
        </w:tc>
        <w:tc>
          <w:tcPr>
            <w:tcW w:w="849"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171264" w14:textId="77777777" w:rsidR="001F4EF2" w:rsidRPr="00987B5F" w:rsidRDefault="001F4EF2">
            <w:pPr>
              <w:pStyle w:val="TableParagraph"/>
              <w:rPr>
                <w:sz w:val="28"/>
                <w:szCs w:val="28"/>
              </w:rPr>
            </w:pPr>
            <w:r w:rsidRPr="00987B5F">
              <w:rPr>
                <w:sz w:val="28"/>
                <w:szCs w:val="28"/>
                <w:lang w:val="vi-VN"/>
              </w:rPr>
              <w:t> </w:t>
            </w:r>
            <w:r w:rsidR="00ED4841">
              <w:rPr>
                <w:sz w:val="28"/>
                <w:szCs w:val="28"/>
                <w:lang w:val="vi-VN"/>
              </w:rPr>
              <w:t>Tin học Xây dựng</w:t>
            </w:r>
          </w:p>
        </w:tc>
        <w:tc>
          <w:tcPr>
            <w:tcW w:w="1256"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295AB2" w14:textId="77777777" w:rsidR="001F4EF2" w:rsidRPr="00987B5F" w:rsidRDefault="001F4EF2">
            <w:pPr>
              <w:pStyle w:val="TableParagraph"/>
              <w:rPr>
                <w:sz w:val="28"/>
                <w:szCs w:val="28"/>
              </w:rPr>
            </w:pPr>
            <w:r w:rsidRPr="00987B5F">
              <w:rPr>
                <w:sz w:val="28"/>
                <w:szCs w:val="28"/>
                <w:lang w:val="vi-VN"/>
              </w:rPr>
              <w:t> </w:t>
            </w:r>
            <w:r w:rsidR="00ED4841">
              <w:rPr>
                <w:sz w:val="28"/>
                <w:szCs w:val="28"/>
                <w:lang w:val="vi-VN"/>
              </w:rPr>
              <w:t>Xây dựng Công trình thủy</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894CBC" w14:textId="77777777" w:rsidR="001F4EF2" w:rsidRPr="00F509FA" w:rsidRDefault="001C1BCE">
            <w:pPr>
              <w:pStyle w:val="TableParagraph"/>
              <w:rPr>
                <w:sz w:val="28"/>
                <w:szCs w:val="28"/>
                <w:lang w:val="vi-VN"/>
              </w:rPr>
            </w:pPr>
            <w:r w:rsidRPr="00F509FA">
              <w:rPr>
                <w:sz w:val="28"/>
                <w:szCs w:val="28"/>
                <w:lang w:val="vi-VN"/>
              </w:rPr>
              <w:t>0848018141</w:t>
            </w:r>
          </w:p>
          <w:p w14:paraId="63519B9E" w14:textId="77777777" w:rsidR="00ED4841" w:rsidRPr="00F509FA" w:rsidRDefault="0041118A">
            <w:pPr>
              <w:pStyle w:val="TableParagraph"/>
              <w:rPr>
                <w:sz w:val="28"/>
                <w:szCs w:val="28"/>
                <w:lang w:val="vi-VN"/>
              </w:rPr>
            </w:pPr>
            <w:r>
              <w:rPr>
                <w:sz w:val="28"/>
                <w:szCs w:val="28"/>
                <w:lang w:val="vi-VN"/>
              </w:rPr>
              <w:t>0708092471</w:t>
            </w:r>
          </w:p>
          <w:p w14:paraId="4CCBD5A3" w14:textId="77777777" w:rsidR="00ED4841" w:rsidRPr="00F509FA" w:rsidRDefault="00F509FA">
            <w:pPr>
              <w:pStyle w:val="TableParagraph"/>
              <w:rPr>
                <w:sz w:val="28"/>
                <w:szCs w:val="28"/>
                <w:lang w:val="vi-VN"/>
              </w:rPr>
            </w:pPr>
            <w:r w:rsidRPr="00F509FA">
              <w:rPr>
                <w:sz w:val="28"/>
                <w:szCs w:val="28"/>
                <w:lang w:val="vi-VN"/>
              </w:rPr>
              <w:t>0788536685</w:t>
            </w:r>
          </w:p>
          <w:p w14:paraId="42CFB4DE" w14:textId="77777777" w:rsidR="00ED4841" w:rsidRPr="00F509FA" w:rsidRDefault="00ED4841">
            <w:pPr>
              <w:pStyle w:val="TableParagraph"/>
              <w:rPr>
                <w:sz w:val="28"/>
                <w:szCs w:val="28"/>
                <w:lang w:val="vi-VN"/>
              </w:rPr>
            </w:pPr>
            <w:r w:rsidRPr="00F509FA">
              <w:rPr>
                <w:sz w:val="28"/>
                <w:szCs w:val="28"/>
                <w:lang w:val="vi-VN"/>
              </w:rPr>
              <w:t>0702395674</w:t>
            </w:r>
          </w:p>
          <w:p w14:paraId="355A7CA5" w14:textId="77777777" w:rsidR="00ED4841" w:rsidRPr="00F509FA" w:rsidRDefault="00ED4841">
            <w:pPr>
              <w:pStyle w:val="TableParagraph"/>
              <w:rPr>
                <w:sz w:val="28"/>
                <w:szCs w:val="28"/>
              </w:rPr>
            </w:pPr>
          </w:p>
        </w:tc>
        <w:tc>
          <w:tcPr>
            <w:tcW w:w="1418"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6C912B" w14:textId="77777777" w:rsidR="00926383" w:rsidRDefault="00926383">
            <w:pPr>
              <w:pStyle w:val="TableParagraph"/>
              <w:rPr>
                <w:sz w:val="28"/>
                <w:szCs w:val="28"/>
                <w:highlight w:val="yellow"/>
                <w:lang w:val="vi-VN"/>
              </w:rPr>
            </w:pPr>
            <w:r>
              <w:rPr>
                <w:sz w:val="28"/>
                <w:szCs w:val="28"/>
                <w:lang w:val="vi-VN"/>
              </w:rPr>
              <w:t>K</w:t>
            </w:r>
            <w:r w:rsidRPr="00926383">
              <w:rPr>
                <w:sz w:val="28"/>
                <w:szCs w:val="28"/>
                <w:lang w:val="vi-VN"/>
              </w:rPr>
              <w:t>82/21 Nguyễn Văn Linh,</w:t>
            </w:r>
            <w:r>
              <w:rPr>
                <w:sz w:val="28"/>
                <w:szCs w:val="28"/>
                <w:lang w:val="vi-VN"/>
              </w:rPr>
              <w:t xml:space="preserve"> TP</w:t>
            </w:r>
            <w:r w:rsidRPr="00926383">
              <w:rPr>
                <w:sz w:val="28"/>
                <w:szCs w:val="28"/>
                <w:lang w:val="vi-VN"/>
              </w:rPr>
              <w:t xml:space="preserve"> Đà Nẵng</w:t>
            </w:r>
          </w:p>
          <w:p w14:paraId="3F0A068C" w14:textId="77777777" w:rsidR="00F509FA" w:rsidRPr="00F509FA" w:rsidRDefault="00926383">
            <w:pPr>
              <w:pStyle w:val="TableParagraph"/>
              <w:rPr>
                <w:sz w:val="28"/>
                <w:szCs w:val="28"/>
                <w:lang w:val="vi-VN"/>
              </w:rPr>
            </w:pPr>
            <w:r>
              <w:rPr>
                <w:sz w:val="28"/>
                <w:szCs w:val="28"/>
                <w:highlight w:val="yellow"/>
                <w:lang w:val="vi-VN"/>
              </w:rPr>
              <w:t xml:space="preserve">Thiếu </w:t>
            </w:r>
            <w:r w:rsidR="00EA11C5" w:rsidRPr="00EA11C5">
              <w:rPr>
                <w:sz w:val="28"/>
                <w:szCs w:val="28"/>
                <w:highlight w:val="yellow"/>
                <w:lang w:val="vi-VN"/>
              </w:rPr>
              <w:t xml:space="preserve"> KHOA</w:t>
            </w:r>
          </w:p>
          <w:p w14:paraId="7EAA004C" w14:textId="77777777" w:rsidR="00F509FA" w:rsidRDefault="00F509FA">
            <w:pPr>
              <w:pStyle w:val="TableParagraph"/>
              <w:rPr>
                <w:color w:val="081B3A"/>
                <w:spacing w:val="3"/>
                <w:sz w:val="28"/>
                <w:szCs w:val="28"/>
                <w:shd w:val="clear" w:color="auto" w:fill="FFFFFF"/>
              </w:rPr>
            </w:pPr>
            <w:r w:rsidRPr="00F509FA">
              <w:rPr>
                <w:color w:val="081B3A"/>
                <w:spacing w:val="3"/>
                <w:sz w:val="28"/>
                <w:szCs w:val="28"/>
                <w:shd w:val="clear" w:color="auto" w:fill="FFFFFF"/>
              </w:rPr>
              <w:t xml:space="preserve">Khối Hà My Tây , Phường </w:t>
            </w:r>
            <w:r w:rsidRPr="00F509FA">
              <w:rPr>
                <w:color w:val="081B3A"/>
                <w:spacing w:val="3"/>
                <w:sz w:val="28"/>
                <w:szCs w:val="28"/>
                <w:shd w:val="clear" w:color="auto" w:fill="FFFFFF"/>
              </w:rPr>
              <w:lastRenderedPageBreak/>
              <w:t>Điện Bàn Đông , TP Đà Nẵng</w:t>
            </w:r>
          </w:p>
          <w:p w14:paraId="5ADA62D6" w14:textId="77777777" w:rsidR="004D5DC0" w:rsidRPr="004D5DC0" w:rsidRDefault="004D5DC0">
            <w:pPr>
              <w:pStyle w:val="TableParagraph"/>
              <w:rPr>
                <w:color w:val="081B3A"/>
                <w:spacing w:val="3"/>
                <w:sz w:val="28"/>
                <w:szCs w:val="28"/>
                <w:shd w:val="clear" w:color="auto" w:fill="FFFFFF"/>
                <w:lang w:val="vi-VN"/>
              </w:rPr>
            </w:pPr>
            <w:r>
              <w:rPr>
                <w:color w:val="081B3A"/>
                <w:spacing w:val="3"/>
                <w:sz w:val="28"/>
                <w:szCs w:val="28"/>
                <w:shd w:val="clear" w:color="auto" w:fill="FFFFFF"/>
                <w:lang w:val="vi-VN"/>
              </w:rPr>
              <w:t>Khối Thái Sơn, phường Điện Bàn Bắc, TP Đà Nẵng</w:t>
            </w:r>
          </w:p>
          <w:p w14:paraId="070E9612" w14:textId="77777777" w:rsidR="00F509FA" w:rsidRPr="00F509FA" w:rsidRDefault="00F509FA">
            <w:pPr>
              <w:pStyle w:val="TableParagraph"/>
              <w:rPr>
                <w:sz w:val="28"/>
                <w:szCs w:val="28"/>
              </w:rPr>
            </w:pP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9FDA59" w14:textId="77777777" w:rsidR="001F4EF2" w:rsidRPr="00F509FA" w:rsidRDefault="00F11C8A">
            <w:pPr>
              <w:pStyle w:val="TableParagraph"/>
              <w:rPr>
                <w:sz w:val="28"/>
                <w:szCs w:val="28"/>
                <w:lang w:val="vi-VN"/>
              </w:rPr>
            </w:pPr>
            <w:r>
              <w:rPr>
                <w:sz w:val="28"/>
                <w:szCs w:val="28"/>
                <w:lang w:val="vi-VN"/>
              </w:rPr>
              <w:lastRenderedPageBreak/>
              <w:t>111220022</w:t>
            </w:r>
            <w:r w:rsidRPr="00F509FA">
              <w:rPr>
                <w:sz w:val="28"/>
                <w:szCs w:val="28"/>
                <w:lang w:val="vi-VN"/>
              </w:rPr>
              <w:t>@</w:t>
            </w:r>
            <w:r>
              <w:rPr>
                <w:sz w:val="28"/>
                <w:szCs w:val="28"/>
                <w:lang w:val="vi-VN"/>
              </w:rPr>
              <w:t>sv1.dut.udn.vn</w:t>
            </w:r>
          </w:p>
          <w:p w14:paraId="70886FCE" w14:textId="77777777" w:rsidR="009C778F" w:rsidRPr="00F509FA" w:rsidRDefault="00813D64">
            <w:pPr>
              <w:pStyle w:val="TableParagraph"/>
              <w:rPr>
                <w:sz w:val="28"/>
                <w:szCs w:val="28"/>
                <w:lang w:val="vi-VN"/>
              </w:rPr>
            </w:pPr>
            <w:r>
              <w:rPr>
                <w:sz w:val="28"/>
                <w:szCs w:val="28"/>
                <w:lang w:val="vi-VN"/>
              </w:rPr>
              <w:t>111220041</w:t>
            </w:r>
            <w:r w:rsidR="009C778F" w:rsidRPr="00F509FA">
              <w:rPr>
                <w:sz w:val="28"/>
                <w:szCs w:val="28"/>
                <w:lang w:val="vi-VN"/>
              </w:rPr>
              <w:t>@</w:t>
            </w:r>
            <w:r>
              <w:rPr>
                <w:sz w:val="28"/>
                <w:szCs w:val="28"/>
                <w:lang w:val="vi-VN"/>
              </w:rPr>
              <w:t>sv1.dut.udn.vn</w:t>
            </w:r>
          </w:p>
          <w:p w14:paraId="3D362C1F" w14:textId="77777777" w:rsidR="009C778F" w:rsidRPr="00F509FA" w:rsidRDefault="00F509FA">
            <w:pPr>
              <w:pStyle w:val="TableParagraph"/>
              <w:rPr>
                <w:sz w:val="28"/>
                <w:szCs w:val="28"/>
                <w:lang w:val="vi-VN"/>
              </w:rPr>
            </w:pPr>
            <w:r w:rsidRPr="00F509FA">
              <w:rPr>
                <w:sz w:val="28"/>
                <w:szCs w:val="28"/>
                <w:lang w:val="vi-VN"/>
              </w:rPr>
              <w:t>111220060@sv</w:t>
            </w:r>
            <w:r w:rsidRPr="00F509FA">
              <w:rPr>
                <w:sz w:val="28"/>
                <w:szCs w:val="28"/>
                <w:lang w:val="vi-VN"/>
              </w:rPr>
              <w:lastRenderedPageBreak/>
              <w:t>1.dut.udn.vn</w:t>
            </w:r>
          </w:p>
          <w:p w14:paraId="62476585" w14:textId="77777777" w:rsidR="009C778F" w:rsidRPr="00F509FA" w:rsidRDefault="00F509FA" w:rsidP="00813D64">
            <w:pPr>
              <w:pStyle w:val="TableParagraph"/>
              <w:rPr>
                <w:sz w:val="28"/>
                <w:szCs w:val="28"/>
              </w:rPr>
            </w:pPr>
            <w:r w:rsidRPr="00F509FA">
              <w:rPr>
                <w:sz w:val="28"/>
                <w:szCs w:val="28"/>
                <w:lang w:val="vi-VN"/>
              </w:rPr>
              <w:t>111220101</w:t>
            </w:r>
            <w:r w:rsidR="009C778F" w:rsidRPr="00F509FA">
              <w:rPr>
                <w:sz w:val="28"/>
                <w:szCs w:val="28"/>
                <w:lang w:val="vi-VN"/>
              </w:rPr>
              <w:t>@</w:t>
            </w:r>
            <w:r w:rsidR="00813D64">
              <w:rPr>
                <w:sz w:val="28"/>
                <w:szCs w:val="28"/>
                <w:lang w:val="vi-VN"/>
              </w:rPr>
              <w:t>sv1.dut.udn.vn</w:t>
            </w:r>
          </w:p>
        </w:tc>
        <w:tc>
          <w:tcPr>
            <w:tcW w:w="1417"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0E8B5C" w14:textId="77777777" w:rsidR="009C778F" w:rsidRDefault="009C778F">
            <w:pPr>
              <w:pStyle w:val="TableParagraph"/>
              <w:rPr>
                <w:sz w:val="28"/>
                <w:szCs w:val="28"/>
                <w:lang w:val="vi-VN"/>
              </w:rPr>
            </w:pPr>
            <w:r>
              <w:rPr>
                <w:sz w:val="28"/>
                <w:szCs w:val="28"/>
                <w:lang w:val="vi-VN"/>
              </w:rPr>
              <w:lastRenderedPageBreak/>
              <w:t>PGS TS. Võ Ngọc Dương</w:t>
            </w:r>
          </w:p>
          <w:p w14:paraId="110545C8" w14:textId="77777777" w:rsidR="001F4EF2" w:rsidRDefault="009C778F">
            <w:pPr>
              <w:pStyle w:val="TableParagraph"/>
              <w:rPr>
                <w:sz w:val="28"/>
                <w:szCs w:val="28"/>
                <w:lang w:val="vi-VN"/>
              </w:rPr>
            </w:pPr>
            <w:r>
              <w:rPr>
                <w:sz w:val="28"/>
                <w:szCs w:val="28"/>
                <w:lang w:val="vi-VN"/>
              </w:rPr>
              <w:t>TS. Nguyễn Quang Bình</w:t>
            </w:r>
          </w:p>
          <w:p w14:paraId="1252B8B7" w14:textId="77777777" w:rsidR="008A0395" w:rsidRPr="00987B5F" w:rsidRDefault="008A0395">
            <w:pPr>
              <w:pStyle w:val="TableParagraph"/>
              <w:rPr>
                <w:sz w:val="28"/>
                <w:szCs w:val="28"/>
              </w:rPr>
            </w:pPr>
            <w:r>
              <w:rPr>
                <w:sz w:val="28"/>
                <w:szCs w:val="28"/>
                <w:lang w:val="vi-VN"/>
              </w:rPr>
              <w:t xml:space="preserve">ThS. Phạm Lý </w:t>
            </w:r>
          </w:p>
        </w:tc>
      </w:tr>
      <w:tr w:rsidR="00987B5F" w:rsidRPr="00987B5F" w14:paraId="780BA28B" w14:textId="77777777" w:rsidTr="00726ABA">
        <w:trPr>
          <w:trHeight w:val="131"/>
          <w:jc w:val="center"/>
        </w:trPr>
        <w:tc>
          <w:tcPr>
            <w:tcW w:w="563"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A90BF06" w14:textId="77777777" w:rsidR="001F4EF2" w:rsidRPr="00987B5F" w:rsidRDefault="001F4EF2">
            <w:pPr>
              <w:pStyle w:val="TableParagraph"/>
              <w:spacing w:before="73"/>
              <w:ind w:left="107"/>
              <w:rPr>
                <w:sz w:val="28"/>
                <w:szCs w:val="28"/>
              </w:rPr>
            </w:pPr>
            <w:r w:rsidRPr="00987B5F">
              <w:rPr>
                <w:spacing w:val="-5"/>
                <w:sz w:val="28"/>
                <w:szCs w:val="28"/>
                <w:lang w:val="vi-VN"/>
              </w:rPr>
              <w:t>2.</w:t>
            </w:r>
          </w:p>
        </w:tc>
        <w:tc>
          <w:tcPr>
            <w:tcW w:w="847"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FD014E" w14:textId="77777777" w:rsidR="001F4EF2" w:rsidRPr="00987B5F" w:rsidRDefault="001F4EF2">
            <w:pPr>
              <w:pStyle w:val="TableParagraph"/>
              <w:rPr>
                <w:sz w:val="28"/>
                <w:szCs w:val="28"/>
              </w:rPr>
            </w:pPr>
            <w:r w:rsidRPr="00987B5F">
              <w:rPr>
                <w:sz w:val="28"/>
                <w:szCs w:val="28"/>
                <w:lang w:val="vi-VN"/>
              </w:rPr>
              <w:t> </w:t>
            </w:r>
          </w:p>
        </w:tc>
        <w:tc>
          <w:tcPr>
            <w:tcW w:w="1519"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27C2AF" w14:textId="77777777" w:rsidR="001F4EF2" w:rsidRPr="00987B5F" w:rsidRDefault="001F4EF2">
            <w:pPr>
              <w:pStyle w:val="TableParagraph"/>
              <w:rPr>
                <w:sz w:val="28"/>
                <w:szCs w:val="28"/>
              </w:rPr>
            </w:pPr>
            <w:r w:rsidRPr="00987B5F">
              <w:rPr>
                <w:sz w:val="28"/>
                <w:szCs w:val="28"/>
                <w:lang w:val="vi-VN"/>
              </w:rPr>
              <w:t> </w:t>
            </w:r>
          </w:p>
        </w:tc>
        <w:tc>
          <w:tcPr>
            <w:tcW w:w="1265"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649A01" w14:textId="77777777" w:rsidR="001F4EF2" w:rsidRPr="00987B5F" w:rsidRDefault="001F4EF2">
            <w:pPr>
              <w:pStyle w:val="TableParagraph"/>
              <w:rPr>
                <w:sz w:val="28"/>
                <w:szCs w:val="28"/>
              </w:rPr>
            </w:pPr>
            <w:r w:rsidRPr="00987B5F">
              <w:rPr>
                <w:sz w:val="28"/>
                <w:szCs w:val="28"/>
                <w:lang w:val="vi-VN"/>
              </w:rPr>
              <w:t> </w:t>
            </w:r>
          </w:p>
        </w:tc>
        <w:tc>
          <w:tcPr>
            <w:tcW w:w="863"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74D774" w14:textId="77777777" w:rsidR="001F4EF2" w:rsidRPr="00987B5F" w:rsidRDefault="001F4EF2">
            <w:pPr>
              <w:pStyle w:val="TableParagraph"/>
              <w:rPr>
                <w:sz w:val="28"/>
                <w:szCs w:val="28"/>
              </w:rPr>
            </w:pPr>
            <w:r w:rsidRPr="00987B5F">
              <w:rPr>
                <w:sz w:val="28"/>
                <w:szCs w:val="28"/>
                <w:lang w:val="vi-VN"/>
              </w:rPr>
              <w:t> </w:t>
            </w:r>
          </w:p>
        </w:tc>
        <w:tc>
          <w:tcPr>
            <w:tcW w:w="1039"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7A54BC" w14:textId="77777777" w:rsidR="001F4EF2" w:rsidRPr="00987B5F" w:rsidRDefault="001F4EF2">
            <w:pPr>
              <w:pStyle w:val="TableParagraph"/>
              <w:rPr>
                <w:sz w:val="28"/>
                <w:szCs w:val="28"/>
              </w:rPr>
            </w:pPr>
            <w:r w:rsidRPr="00987B5F">
              <w:rPr>
                <w:sz w:val="28"/>
                <w:szCs w:val="28"/>
                <w:lang w:val="vi-VN"/>
              </w:rPr>
              <w:t> </w:t>
            </w:r>
          </w:p>
        </w:tc>
        <w:tc>
          <w:tcPr>
            <w:tcW w:w="10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1170BD" w14:textId="77777777" w:rsidR="001F4EF2" w:rsidRPr="00987B5F" w:rsidRDefault="001F4EF2">
            <w:pPr>
              <w:pStyle w:val="TableParagraph"/>
              <w:rPr>
                <w:sz w:val="28"/>
                <w:szCs w:val="28"/>
              </w:rPr>
            </w:pPr>
            <w:r w:rsidRPr="00987B5F">
              <w:rPr>
                <w:sz w:val="28"/>
                <w:szCs w:val="28"/>
                <w:lang w:val="vi-VN"/>
              </w:rPr>
              <w:t> </w:t>
            </w:r>
          </w:p>
        </w:tc>
        <w:tc>
          <w:tcPr>
            <w:tcW w:w="849"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1EBE3B" w14:textId="77777777" w:rsidR="001F4EF2" w:rsidRPr="00987B5F" w:rsidRDefault="001F4EF2">
            <w:pPr>
              <w:pStyle w:val="TableParagraph"/>
              <w:rPr>
                <w:sz w:val="28"/>
                <w:szCs w:val="28"/>
              </w:rPr>
            </w:pPr>
            <w:r w:rsidRPr="00987B5F">
              <w:rPr>
                <w:sz w:val="28"/>
                <w:szCs w:val="28"/>
                <w:lang w:val="vi-VN"/>
              </w:rPr>
              <w:t> </w:t>
            </w:r>
          </w:p>
        </w:tc>
        <w:tc>
          <w:tcPr>
            <w:tcW w:w="1256"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74A06B" w14:textId="77777777" w:rsidR="001F4EF2" w:rsidRPr="00987B5F" w:rsidRDefault="001F4EF2">
            <w:pPr>
              <w:pStyle w:val="TableParagraph"/>
              <w:rPr>
                <w:sz w:val="28"/>
                <w:szCs w:val="28"/>
              </w:rPr>
            </w:pPr>
            <w:r w:rsidRPr="00987B5F">
              <w:rPr>
                <w:sz w:val="28"/>
                <w:szCs w:val="28"/>
                <w:lang w:val="vi-VN"/>
              </w:rPr>
              <w:t> </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3B118C" w14:textId="77777777" w:rsidR="001F4EF2" w:rsidRPr="00987B5F" w:rsidRDefault="001F4EF2">
            <w:pPr>
              <w:pStyle w:val="TableParagraph"/>
              <w:rPr>
                <w:sz w:val="28"/>
                <w:szCs w:val="28"/>
              </w:rPr>
            </w:pPr>
            <w:r w:rsidRPr="00987B5F">
              <w:rPr>
                <w:sz w:val="28"/>
                <w:szCs w:val="28"/>
                <w:lang w:val="vi-VN"/>
              </w:rPr>
              <w:t> </w:t>
            </w:r>
          </w:p>
        </w:tc>
        <w:tc>
          <w:tcPr>
            <w:tcW w:w="1418"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1CF842" w14:textId="77777777" w:rsidR="001F4EF2" w:rsidRPr="00987B5F" w:rsidRDefault="001F4EF2">
            <w:pPr>
              <w:pStyle w:val="TableParagraph"/>
              <w:rPr>
                <w:sz w:val="28"/>
                <w:szCs w:val="28"/>
              </w:rPr>
            </w:pPr>
            <w:r w:rsidRPr="00987B5F">
              <w:rPr>
                <w:sz w:val="28"/>
                <w:szCs w:val="28"/>
                <w:lang w:val="vi-VN"/>
              </w:rPr>
              <w:t> </w:t>
            </w:r>
          </w:p>
        </w:tc>
        <w:tc>
          <w:tcPr>
            <w:tcW w:w="992"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6CD1FE" w14:textId="77777777" w:rsidR="001F4EF2" w:rsidRPr="00987B5F" w:rsidRDefault="001F4EF2">
            <w:pPr>
              <w:pStyle w:val="TableParagraph"/>
              <w:rPr>
                <w:sz w:val="28"/>
                <w:szCs w:val="28"/>
              </w:rPr>
            </w:pPr>
            <w:r w:rsidRPr="00987B5F">
              <w:rPr>
                <w:sz w:val="28"/>
                <w:szCs w:val="28"/>
                <w:lang w:val="vi-VN"/>
              </w:rPr>
              <w:t> </w:t>
            </w:r>
          </w:p>
        </w:tc>
        <w:tc>
          <w:tcPr>
            <w:tcW w:w="1417"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C0EB32" w14:textId="77777777" w:rsidR="001F4EF2" w:rsidRPr="00987B5F" w:rsidRDefault="001F4EF2">
            <w:pPr>
              <w:pStyle w:val="TableParagraph"/>
              <w:rPr>
                <w:sz w:val="28"/>
                <w:szCs w:val="28"/>
              </w:rPr>
            </w:pPr>
            <w:r w:rsidRPr="00987B5F">
              <w:rPr>
                <w:sz w:val="28"/>
                <w:szCs w:val="28"/>
                <w:lang w:val="vi-VN"/>
              </w:rPr>
              <w:t> </w:t>
            </w:r>
          </w:p>
        </w:tc>
      </w:tr>
    </w:tbl>
    <w:p w14:paraId="7167B657" w14:textId="77777777" w:rsidR="001F4EF2" w:rsidRDefault="001F4EF2" w:rsidP="001F4EF2">
      <w:pPr>
        <w:pStyle w:val="BodyText"/>
        <w:spacing w:before="6"/>
        <w:rPr>
          <w:b/>
          <w:bCs/>
          <w:szCs w:val="28"/>
          <w:lang w:val="vi-VN"/>
        </w:rPr>
      </w:pPr>
      <w:r w:rsidRPr="00987B5F">
        <w:rPr>
          <w:b/>
          <w:bCs/>
          <w:szCs w:val="28"/>
          <w:lang w:val="vi-VN"/>
        </w:rPr>
        <w:t> </w:t>
      </w:r>
    </w:p>
    <w:tbl>
      <w:tblPr>
        <w:tblStyle w:val="TableGrid"/>
        <w:tblW w:w="1403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6"/>
        <w:gridCol w:w="7128"/>
      </w:tblGrid>
      <w:tr w:rsidR="00987B5F" w14:paraId="7C967B3C" w14:textId="77777777" w:rsidTr="00987B5F">
        <w:tc>
          <w:tcPr>
            <w:tcW w:w="6906" w:type="dxa"/>
          </w:tcPr>
          <w:p w14:paraId="32CB0D96" w14:textId="77777777" w:rsidR="00987B5F" w:rsidRDefault="00987B5F" w:rsidP="00987B5F">
            <w:pPr>
              <w:pStyle w:val="BodyText"/>
              <w:spacing w:before="6"/>
              <w:rPr>
                <w:b/>
                <w:i/>
                <w:szCs w:val="28"/>
                <w:u w:val="single"/>
              </w:rPr>
            </w:pPr>
            <w:r w:rsidRPr="00987B5F">
              <w:rPr>
                <w:b/>
                <w:i/>
                <w:szCs w:val="28"/>
                <w:u w:val="single"/>
              </w:rPr>
              <w:t>Đầu mối liên hệ của đơn vị:</w:t>
            </w:r>
          </w:p>
          <w:p w14:paraId="32D4EF36" w14:textId="77777777" w:rsidR="00987B5F" w:rsidRPr="001C1BCE" w:rsidRDefault="00987B5F" w:rsidP="00987B5F">
            <w:pPr>
              <w:pStyle w:val="BodyText"/>
              <w:spacing w:before="6"/>
              <w:rPr>
                <w:i/>
                <w:szCs w:val="28"/>
                <w:lang w:val="vi-VN"/>
              </w:rPr>
            </w:pPr>
            <w:r w:rsidRPr="00987B5F">
              <w:rPr>
                <w:i/>
                <w:szCs w:val="28"/>
              </w:rPr>
              <w:t>Họ và tên:</w:t>
            </w:r>
            <w:r w:rsidR="001C1BCE">
              <w:rPr>
                <w:i/>
                <w:szCs w:val="28"/>
                <w:lang w:val="vi-VN"/>
              </w:rPr>
              <w:t xml:space="preserve"> </w:t>
            </w:r>
            <w:r w:rsidR="005340E5">
              <w:rPr>
                <w:i/>
                <w:szCs w:val="28"/>
                <w:lang w:val="vi-VN"/>
              </w:rPr>
              <w:t>Võ Nguyên An</w:t>
            </w:r>
          </w:p>
          <w:p w14:paraId="2DE9BB8B" w14:textId="77777777" w:rsidR="00987B5F" w:rsidRPr="001C1BCE" w:rsidRDefault="00987B5F" w:rsidP="00987B5F">
            <w:pPr>
              <w:pStyle w:val="BodyText"/>
              <w:spacing w:before="6"/>
              <w:rPr>
                <w:i/>
                <w:szCs w:val="28"/>
                <w:lang w:val="vi-VN"/>
              </w:rPr>
            </w:pPr>
            <w:r w:rsidRPr="00987B5F">
              <w:rPr>
                <w:i/>
                <w:szCs w:val="28"/>
              </w:rPr>
              <w:t>Chức vụ:</w:t>
            </w:r>
            <w:r w:rsidR="001C1BCE">
              <w:rPr>
                <w:i/>
                <w:szCs w:val="28"/>
                <w:lang w:val="vi-VN"/>
              </w:rPr>
              <w:t xml:space="preserve"> </w:t>
            </w:r>
            <w:r w:rsidR="005340E5">
              <w:rPr>
                <w:i/>
                <w:szCs w:val="28"/>
                <w:lang w:val="vi-VN"/>
              </w:rPr>
              <w:t>Trưởng nhóm</w:t>
            </w:r>
          </w:p>
          <w:p w14:paraId="7ACC7D90" w14:textId="77777777" w:rsidR="00987B5F" w:rsidRPr="001C1BCE" w:rsidRDefault="00987B5F" w:rsidP="00987B5F">
            <w:pPr>
              <w:pStyle w:val="BodyText"/>
              <w:spacing w:before="6"/>
              <w:rPr>
                <w:i/>
                <w:szCs w:val="28"/>
              </w:rPr>
            </w:pPr>
            <w:r w:rsidRPr="00987B5F">
              <w:rPr>
                <w:i/>
                <w:szCs w:val="28"/>
              </w:rPr>
              <w:t xml:space="preserve">Số </w:t>
            </w:r>
            <w:r w:rsidRPr="001C1BCE">
              <w:rPr>
                <w:i/>
                <w:szCs w:val="28"/>
              </w:rPr>
              <w:t>điện thoại:</w:t>
            </w:r>
            <w:r w:rsidR="005340E5">
              <w:t xml:space="preserve"> </w:t>
            </w:r>
            <w:r w:rsidR="005340E5" w:rsidRPr="005340E5">
              <w:rPr>
                <w:i/>
                <w:szCs w:val="28"/>
              </w:rPr>
              <w:t>0848018141</w:t>
            </w:r>
          </w:p>
          <w:p w14:paraId="11F9F4C0" w14:textId="77777777" w:rsidR="00987B5F" w:rsidRPr="001C1BCE" w:rsidRDefault="001C1BCE" w:rsidP="00987B5F">
            <w:pPr>
              <w:pStyle w:val="BodyText"/>
              <w:spacing w:before="6"/>
              <w:rPr>
                <w:b/>
                <w:i/>
                <w:szCs w:val="28"/>
                <w:u w:val="single"/>
                <w:lang w:val="vi-VN"/>
              </w:rPr>
            </w:pPr>
            <w:r w:rsidRPr="001C1BCE">
              <w:rPr>
                <w:i/>
                <w:szCs w:val="28"/>
                <w:lang w:val="vi-VN"/>
              </w:rPr>
              <w:t>Email:</w:t>
            </w:r>
            <w:r w:rsidR="00602784">
              <w:t xml:space="preserve"> </w:t>
            </w:r>
            <w:r w:rsidR="00602784" w:rsidRPr="00602784">
              <w:rPr>
                <w:i/>
                <w:szCs w:val="28"/>
                <w:lang w:val="vi-VN"/>
              </w:rPr>
              <w:t>111220022@sv1.dut.udn.vn</w:t>
            </w:r>
          </w:p>
        </w:tc>
        <w:tc>
          <w:tcPr>
            <w:tcW w:w="7128" w:type="dxa"/>
          </w:tcPr>
          <w:p w14:paraId="3D2F31E8" w14:textId="77777777" w:rsidR="00987B5F" w:rsidRPr="00987B5F" w:rsidRDefault="00987B5F" w:rsidP="00987B5F">
            <w:pPr>
              <w:pStyle w:val="BodyText"/>
              <w:spacing w:before="6"/>
              <w:jc w:val="center"/>
              <w:rPr>
                <w:b/>
                <w:szCs w:val="28"/>
              </w:rPr>
            </w:pPr>
            <w:r w:rsidRPr="00987B5F">
              <w:rPr>
                <w:b/>
                <w:szCs w:val="28"/>
              </w:rPr>
              <w:t>XÁC NHẬN CỦA TRƯỜNG</w:t>
            </w:r>
          </w:p>
          <w:p w14:paraId="569A680C" w14:textId="77777777" w:rsidR="00987B5F" w:rsidRDefault="00987B5F" w:rsidP="00987B5F">
            <w:pPr>
              <w:pStyle w:val="BodyText"/>
              <w:spacing w:before="6"/>
              <w:jc w:val="center"/>
              <w:rPr>
                <w:szCs w:val="28"/>
              </w:rPr>
            </w:pPr>
            <w:r w:rsidRPr="00987B5F">
              <w:rPr>
                <w:szCs w:val="28"/>
              </w:rPr>
              <w:t>(Ký tên, đóng dấu)</w:t>
            </w:r>
          </w:p>
        </w:tc>
      </w:tr>
    </w:tbl>
    <w:p w14:paraId="340295B3" w14:textId="77777777" w:rsidR="001F4EF2" w:rsidRPr="00987B5F" w:rsidRDefault="001F4EF2" w:rsidP="001F4EF2">
      <w:pPr>
        <w:spacing w:line="276" w:lineRule="auto"/>
        <w:jc w:val="both"/>
        <w:rPr>
          <w:sz w:val="28"/>
          <w:szCs w:val="28"/>
          <w:lang w:val="en-US"/>
        </w:rPr>
        <w:sectPr w:rsidR="001F4EF2" w:rsidRPr="00987B5F" w:rsidSect="00C465EE">
          <w:pgSz w:w="15840" w:h="12240" w:orient="landscape"/>
          <w:pgMar w:top="1440" w:right="1440" w:bottom="851" w:left="1440" w:header="720" w:footer="720" w:gutter="0"/>
          <w:cols w:space="720"/>
          <w:docGrid w:linePitch="360"/>
        </w:sectPr>
      </w:pPr>
    </w:p>
    <w:p w14:paraId="6235B2E4" w14:textId="77777777" w:rsidR="00197A0E" w:rsidRPr="005A7B11" w:rsidRDefault="00197A0E" w:rsidP="00197A0E">
      <w:pPr>
        <w:widowControl w:val="0"/>
        <w:autoSpaceDE w:val="0"/>
        <w:autoSpaceDN w:val="0"/>
        <w:ind w:right="91"/>
        <w:jc w:val="center"/>
        <w:outlineLvl w:val="0"/>
        <w:rPr>
          <w:b/>
          <w:bCs/>
          <w:noProof w:val="0"/>
          <w:sz w:val="28"/>
          <w:szCs w:val="28"/>
          <w:lang w:val="en-US"/>
        </w:rPr>
      </w:pPr>
      <w:r w:rsidRPr="00197A0E">
        <w:rPr>
          <w:b/>
          <w:bCs/>
          <w:noProof w:val="0"/>
          <w:sz w:val="28"/>
          <w:szCs w:val="28"/>
          <w:lang w:val="vi"/>
        </w:rPr>
        <w:lastRenderedPageBreak/>
        <w:t>BÁO</w:t>
      </w:r>
      <w:r w:rsidRPr="00197A0E">
        <w:rPr>
          <w:b/>
          <w:bCs/>
          <w:noProof w:val="0"/>
          <w:spacing w:val="-3"/>
          <w:sz w:val="28"/>
          <w:szCs w:val="28"/>
          <w:lang w:val="vi"/>
        </w:rPr>
        <w:t xml:space="preserve"> </w:t>
      </w:r>
      <w:r w:rsidRPr="00197A0E">
        <w:rPr>
          <w:b/>
          <w:bCs/>
          <w:noProof w:val="0"/>
          <w:sz w:val="28"/>
          <w:szCs w:val="28"/>
          <w:lang w:val="vi"/>
        </w:rPr>
        <w:t>CÁO</w:t>
      </w:r>
      <w:r w:rsidRPr="00197A0E">
        <w:rPr>
          <w:b/>
          <w:bCs/>
          <w:noProof w:val="0"/>
          <w:spacing w:val="-3"/>
          <w:sz w:val="28"/>
          <w:szCs w:val="28"/>
          <w:lang w:val="vi"/>
        </w:rPr>
        <w:t xml:space="preserve"> </w:t>
      </w:r>
      <w:r w:rsidRPr="00197A0E">
        <w:rPr>
          <w:b/>
          <w:bCs/>
          <w:noProof w:val="0"/>
          <w:sz w:val="28"/>
          <w:szCs w:val="28"/>
          <w:lang w:val="vi"/>
        </w:rPr>
        <w:t>TÓM</w:t>
      </w:r>
      <w:r w:rsidRPr="00197A0E">
        <w:rPr>
          <w:b/>
          <w:bCs/>
          <w:noProof w:val="0"/>
          <w:spacing w:val="-5"/>
          <w:sz w:val="28"/>
          <w:szCs w:val="28"/>
          <w:lang w:val="vi"/>
        </w:rPr>
        <w:t xml:space="preserve"> </w:t>
      </w:r>
      <w:r w:rsidRPr="00197A0E">
        <w:rPr>
          <w:b/>
          <w:bCs/>
          <w:noProof w:val="0"/>
          <w:sz w:val="28"/>
          <w:szCs w:val="28"/>
          <w:lang w:val="vi"/>
        </w:rPr>
        <w:t>TẮT</w:t>
      </w:r>
      <w:r w:rsidRPr="00197A0E">
        <w:rPr>
          <w:b/>
          <w:bCs/>
          <w:noProof w:val="0"/>
          <w:spacing w:val="-3"/>
          <w:sz w:val="28"/>
          <w:szCs w:val="28"/>
          <w:lang w:val="vi"/>
        </w:rPr>
        <w:t xml:space="preserve"> </w:t>
      </w:r>
      <w:r w:rsidRPr="00197A0E">
        <w:rPr>
          <w:b/>
          <w:bCs/>
          <w:noProof w:val="0"/>
          <w:sz w:val="28"/>
          <w:szCs w:val="28"/>
          <w:lang w:val="vi"/>
        </w:rPr>
        <w:t>ĐỀ</w:t>
      </w:r>
      <w:r w:rsidRPr="00197A0E">
        <w:rPr>
          <w:b/>
          <w:bCs/>
          <w:noProof w:val="0"/>
          <w:spacing w:val="-3"/>
          <w:sz w:val="28"/>
          <w:szCs w:val="28"/>
          <w:lang w:val="vi"/>
        </w:rPr>
        <w:t xml:space="preserve"> </w:t>
      </w:r>
      <w:r w:rsidRPr="00197A0E">
        <w:rPr>
          <w:b/>
          <w:bCs/>
          <w:noProof w:val="0"/>
          <w:sz w:val="28"/>
          <w:szCs w:val="28"/>
          <w:lang w:val="vi"/>
        </w:rPr>
        <w:t>TÀI</w:t>
      </w:r>
      <w:r w:rsidRPr="00197A0E">
        <w:rPr>
          <w:b/>
          <w:bCs/>
          <w:noProof w:val="0"/>
          <w:spacing w:val="-2"/>
          <w:sz w:val="28"/>
          <w:szCs w:val="28"/>
          <w:lang w:val="vi"/>
        </w:rPr>
        <w:t xml:space="preserve"> </w:t>
      </w:r>
      <w:r w:rsidRPr="00197A0E">
        <w:rPr>
          <w:b/>
          <w:bCs/>
          <w:noProof w:val="0"/>
          <w:sz w:val="28"/>
          <w:szCs w:val="28"/>
          <w:lang w:val="vi"/>
        </w:rPr>
        <w:t>THAM</w:t>
      </w:r>
      <w:r w:rsidRPr="00197A0E">
        <w:rPr>
          <w:b/>
          <w:bCs/>
          <w:noProof w:val="0"/>
          <w:spacing w:val="-4"/>
          <w:sz w:val="28"/>
          <w:szCs w:val="28"/>
          <w:lang w:val="vi"/>
        </w:rPr>
        <w:t xml:space="preserve"> </w:t>
      </w:r>
      <w:r w:rsidRPr="00197A0E">
        <w:rPr>
          <w:b/>
          <w:bCs/>
          <w:noProof w:val="0"/>
          <w:sz w:val="28"/>
          <w:szCs w:val="28"/>
          <w:lang w:val="vi"/>
        </w:rPr>
        <w:t>DỰ</w:t>
      </w:r>
      <w:r w:rsidRPr="00197A0E">
        <w:rPr>
          <w:b/>
          <w:bCs/>
          <w:noProof w:val="0"/>
          <w:spacing w:val="-4"/>
          <w:sz w:val="28"/>
          <w:szCs w:val="28"/>
          <w:lang w:val="vi"/>
        </w:rPr>
        <w:t xml:space="preserve"> </w:t>
      </w:r>
      <w:r w:rsidRPr="00197A0E">
        <w:rPr>
          <w:b/>
          <w:bCs/>
          <w:noProof w:val="0"/>
          <w:sz w:val="28"/>
          <w:szCs w:val="28"/>
          <w:lang w:val="vi"/>
        </w:rPr>
        <w:t>VÒNG</w:t>
      </w:r>
      <w:r w:rsidRPr="00197A0E">
        <w:rPr>
          <w:b/>
          <w:bCs/>
          <w:noProof w:val="0"/>
          <w:spacing w:val="-3"/>
          <w:sz w:val="28"/>
          <w:szCs w:val="28"/>
          <w:lang w:val="vi"/>
        </w:rPr>
        <w:t xml:space="preserve"> </w:t>
      </w:r>
      <w:r w:rsidRPr="00197A0E">
        <w:rPr>
          <w:b/>
          <w:bCs/>
          <w:noProof w:val="0"/>
          <w:sz w:val="28"/>
          <w:szCs w:val="28"/>
          <w:lang w:val="vi"/>
        </w:rPr>
        <w:t>THI</w:t>
      </w:r>
      <w:r w:rsidRPr="00197A0E">
        <w:rPr>
          <w:b/>
          <w:bCs/>
          <w:noProof w:val="0"/>
          <w:spacing w:val="-3"/>
          <w:sz w:val="28"/>
          <w:szCs w:val="28"/>
          <w:lang w:val="vi"/>
        </w:rPr>
        <w:t xml:space="preserve"> </w:t>
      </w:r>
      <w:r w:rsidRPr="00197A0E">
        <w:rPr>
          <w:b/>
          <w:bCs/>
          <w:noProof w:val="0"/>
          <w:sz w:val="28"/>
          <w:szCs w:val="28"/>
          <w:lang w:val="vi"/>
        </w:rPr>
        <w:t>CẤP</w:t>
      </w:r>
      <w:r w:rsidRPr="00197A0E">
        <w:rPr>
          <w:b/>
          <w:bCs/>
          <w:noProof w:val="0"/>
          <w:spacing w:val="-4"/>
          <w:sz w:val="28"/>
          <w:szCs w:val="28"/>
          <w:lang w:val="vi"/>
        </w:rPr>
        <w:t xml:space="preserve"> </w:t>
      </w:r>
      <w:r w:rsidRPr="00197A0E">
        <w:rPr>
          <w:b/>
          <w:bCs/>
          <w:noProof w:val="0"/>
          <w:sz w:val="28"/>
          <w:szCs w:val="28"/>
          <w:lang w:val="vi"/>
        </w:rPr>
        <w:t>THÀNH</w:t>
      </w:r>
      <w:r w:rsidRPr="00197A0E">
        <w:rPr>
          <w:b/>
          <w:bCs/>
          <w:noProof w:val="0"/>
          <w:spacing w:val="-3"/>
          <w:sz w:val="28"/>
          <w:szCs w:val="28"/>
          <w:lang w:val="vi"/>
        </w:rPr>
        <w:t xml:space="preserve"> </w:t>
      </w:r>
      <w:r w:rsidRPr="00197A0E">
        <w:rPr>
          <w:b/>
          <w:bCs/>
          <w:noProof w:val="0"/>
          <w:sz w:val="28"/>
          <w:szCs w:val="28"/>
          <w:lang w:val="vi"/>
        </w:rPr>
        <w:t>PHỐ CUỘC THI SINH VIÊN NGHIÊN CỨU KHOA HỌC NĂM 202</w:t>
      </w:r>
      <w:r w:rsidR="005A7B11">
        <w:rPr>
          <w:b/>
          <w:bCs/>
          <w:noProof w:val="0"/>
          <w:sz w:val="28"/>
          <w:szCs w:val="28"/>
          <w:lang w:val="en-US"/>
        </w:rPr>
        <w:t>6</w:t>
      </w:r>
    </w:p>
    <w:p w14:paraId="411CBDE1" w14:textId="77777777" w:rsidR="00197A0E" w:rsidRPr="00197A0E" w:rsidRDefault="00197A0E" w:rsidP="00197A0E">
      <w:pPr>
        <w:widowControl w:val="0"/>
        <w:tabs>
          <w:tab w:val="left" w:pos="4447"/>
          <w:tab w:val="left" w:pos="6641"/>
        </w:tabs>
        <w:autoSpaceDE w:val="0"/>
        <w:autoSpaceDN w:val="0"/>
        <w:ind w:right="85"/>
        <w:jc w:val="center"/>
        <w:rPr>
          <w:i/>
          <w:noProof w:val="0"/>
          <w:sz w:val="28"/>
          <w:szCs w:val="22"/>
          <w:lang w:val="vi"/>
        </w:rPr>
      </w:pPr>
      <w:r w:rsidRPr="00197A0E">
        <w:rPr>
          <w:i/>
          <w:noProof w:val="0"/>
          <w:sz w:val="28"/>
          <w:szCs w:val="22"/>
          <w:lang w:val="vi"/>
        </w:rPr>
        <w:t>(Ban</w:t>
      </w:r>
      <w:r w:rsidRPr="00197A0E">
        <w:rPr>
          <w:i/>
          <w:noProof w:val="0"/>
          <w:spacing w:val="-5"/>
          <w:sz w:val="28"/>
          <w:szCs w:val="22"/>
          <w:lang w:val="vi"/>
        </w:rPr>
        <w:t xml:space="preserve"> </w:t>
      </w:r>
      <w:r w:rsidRPr="00197A0E">
        <w:rPr>
          <w:i/>
          <w:noProof w:val="0"/>
          <w:sz w:val="28"/>
          <w:szCs w:val="22"/>
          <w:lang w:val="vi"/>
        </w:rPr>
        <w:t>hành</w:t>
      </w:r>
      <w:r w:rsidRPr="00197A0E">
        <w:rPr>
          <w:i/>
          <w:noProof w:val="0"/>
          <w:spacing w:val="-1"/>
          <w:sz w:val="28"/>
          <w:szCs w:val="22"/>
          <w:lang w:val="vi"/>
        </w:rPr>
        <w:t xml:space="preserve"> </w:t>
      </w:r>
      <w:r w:rsidRPr="00197A0E">
        <w:rPr>
          <w:i/>
          <w:noProof w:val="0"/>
          <w:sz w:val="28"/>
          <w:szCs w:val="22"/>
          <w:lang w:val="vi"/>
        </w:rPr>
        <w:t>kèm</w:t>
      </w:r>
      <w:r w:rsidRPr="00197A0E">
        <w:rPr>
          <w:i/>
          <w:noProof w:val="0"/>
          <w:spacing w:val="-4"/>
          <w:sz w:val="28"/>
          <w:szCs w:val="22"/>
          <w:lang w:val="vi"/>
        </w:rPr>
        <w:t xml:space="preserve"> </w:t>
      </w:r>
      <w:r w:rsidRPr="00197A0E">
        <w:rPr>
          <w:i/>
          <w:noProof w:val="0"/>
          <w:sz w:val="28"/>
          <w:szCs w:val="22"/>
          <w:lang w:val="vi"/>
        </w:rPr>
        <w:t>theo</w:t>
      </w:r>
      <w:r w:rsidRPr="00197A0E">
        <w:rPr>
          <w:i/>
          <w:noProof w:val="0"/>
          <w:spacing w:val="-1"/>
          <w:sz w:val="28"/>
          <w:szCs w:val="22"/>
          <w:lang w:val="vi"/>
        </w:rPr>
        <w:t xml:space="preserve"> </w:t>
      </w:r>
      <w:r w:rsidRPr="00197A0E">
        <w:rPr>
          <w:i/>
          <w:noProof w:val="0"/>
          <w:sz w:val="28"/>
          <w:szCs w:val="22"/>
          <w:lang w:val="vi"/>
        </w:rPr>
        <w:t>Thể</w:t>
      </w:r>
      <w:r w:rsidRPr="00197A0E">
        <w:rPr>
          <w:i/>
          <w:noProof w:val="0"/>
          <w:spacing w:val="-3"/>
          <w:sz w:val="28"/>
          <w:szCs w:val="22"/>
          <w:lang w:val="vi"/>
        </w:rPr>
        <w:t xml:space="preserve"> </w:t>
      </w:r>
      <w:r w:rsidRPr="00197A0E">
        <w:rPr>
          <w:i/>
          <w:noProof w:val="0"/>
          <w:sz w:val="28"/>
          <w:szCs w:val="22"/>
          <w:lang w:val="vi"/>
        </w:rPr>
        <w:t>lệ</w:t>
      </w:r>
      <w:r w:rsidRPr="00197A0E">
        <w:rPr>
          <w:i/>
          <w:noProof w:val="0"/>
          <w:spacing w:val="-3"/>
          <w:sz w:val="28"/>
          <w:szCs w:val="22"/>
          <w:lang w:val="vi"/>
        </w:rPr>
        <w:t xml:space="preserve"> </w:t>
      </w:r>
      <w:r w:rsidRPr="00197A0E">
        <w:rPr>
          <w:i/>
          <w:noProof w:val="0"/>
          <w:sz w:val="28"/>
          <w:szCs w:val="22"/>
          <w:lang w:val="vi"/>
        </w:rPr>
        <w:t>cuộc</w:t>
      </w:r>
      <w:r w:rsidRPr="00197A0E">
        <w:rPr>
          <w:i/>
          <w:noProof w:val="0"/>
          <w:spacing w:val="-5"/>
          <w:sz w:val="28"/>
          <w:szCs w:val="22"/>
          <w:lang w:val="vi"/>
        </w:rPr>
        <w:t xml:space="preserve"> </w:t>
      </w:r>
      <w:r w:rsidRPr="00197A0E">
        <w:rPr>
          <w:i/>
          <w:noProof w:val="0"/>
          <w:sz w:val="28"/>
          <w:szCs w:val="22"/>
          <w:lang w:val="vi"/>
        </w:rPr>
        <w:t>thi</w:t>
      </w:r>
      <w:r w:rsidRPr="00197A0E">
        <w:rPr>
          <w:i/>
          <w:noProof w:val="0"/>
          <w:spacing w:val="-1"/>
          <w:sz w:val="28"/>
          <w:szCs w:val="22"/>
          <w:lang w:val="vi"/>
        </w:rPr>
        <w:t xml:space="preserve"> </w:t>
      </w:r>
      <w:r w:rsidRPr="00197A0E">
        <w:rPr>
          <w:i/>
          <w:noProof w:val="0"/>
          <w:sz w:val="28"/>
          <w:szCs w:val="22"/>
          <w:lang w:val="vi"/>
        </w:rPr>
        <w:t>sinh</w:t>
      </w:r>
      <w:r w:rsidRPr="00197A0E">
        <w:rPr>
          <w:i/>
          <w:noProof w:val="0"/>
          <w:spacing w:val="-1"/>
          <w:sz w:val="28"/>
          <w:szCs w:val="22"/>
          <w:lang w:val="vi"/>
        </w:rPr>
        <w:t xml:space="preserve"> </w:t>
      </w:r>
      <w:r w:rsidRPr="00197A0E">
        <w:rPr>
          <w:i/>
          <w:noProof w:val="0"/>
          <w:sz w:val="28"/>
          <w:szCs w:val="22"/>
          <w:lang w:val="vi"/>
        </w:rPr>
        <w:t>viên</w:t>
      </w:r>
      <w:r w:rsidRPr="00197A0E">
        <w:rPr>
          <w:i/>
          <w:noProof w:val="0"/>
          <w:spacing w:val="-4"/>
          <w:sz w:val="28"/>
          <w:szCs w:val="22"/>
          <w:lang w:val="vi"/>
        </w:rPr>
        <w:t xml:space="preserve"> </w:t>
      </w:r>
      <w:r w:rsidRPr="00197A0E">
        <w:rPr>
          <w:i/>
          <w:noProof w:val="0"/>
          <w:sz w:val="28"/>
          <w:szCs w:val="22"/>
          <w:lang w:val="vi"/>
        </w:rPr>
        <w:t>nghiên</w:t>
      </w:r>
      <w:r w:rsidRPr="00197A0E">
        <w:rPr>
          <w:i/>
          <w:noProof w:val="0"/>
          <w:spacing w:val="-1"/>
          <w:sz w:val="28"/>
          <w:szCs w:val="22"/>
          <w:lang w:val="vi"/>
        </w:rPr>
        <w:t xml:space="preserve"> </w:t>
      </w:r>
      <w:r w:rsidRPr="00197A0E">
        <w:rPr>
          <w:i/>
          <w:noProof w:val="0"/>
          <w:sz w:val="28"/>
          <w:szCs w:val="22"/>
          <w:lang w:val="vi"/>
        </w:rPr>
        <w:t>cứu</w:t>
      </w:r>
      <w:r w:rsidRPr="00197A0E">
        <w:rPr>
          <w:i/>
          <w:noProof w:val="0"/>
          <w:spacing w:val="-1"/>
          <w:sz w:val="28"/>
          <w:szCs w:val="22"/>
          <w:lang w:val="vi"/>
        </w:rPr>
        <w:t xml:space="preserve"> </w:t>
      </w:r>
      <w:r w:rsidRPr="00197A0E">
        <w:rPr>
          <w:i/>
          <w:noProof w:val="0"/>
          <w:sz w:val="28"/>
          <w:szCs w:val="22"/>
          <w:lang w:val="vi"/>
        </w:rPr>
        <w:t>khoa</w:t>
      </w:r>
      <w:r w:rsidRPr="00197A0E">
        <w:rPr>
          <w:i/>
          <w:noProof w:val="0"/>
          <w:spacing w:val="-5"/>
          <w:sz w:val="28"/>
          <w:szCs w:val="22"/>
          <w:lang w:val="vi"/>
        </w:rPr>
        <w:t xml:space="preserve"> </w:t>
      </w:r>
      <w:r w:rsidRPr="00197A0E">
        <w:rPr>
          <w:i/>
          <w:noProof w:val="0"/>
          <w:sz w:val="28"/>
          <w:szCs w:val="22"/>
          <w:lang w:val="vi"/>
        </w:rPr>
        <w:t>học</w:t>
      </w:r>
      <w:r w:rsidRPr="00197A0E">
        <w:rPr>
          <w:i/>
          <w:noProof w:val="0"/>
          <w:spacing w:val="-2"/>
          <w:sz w:val="28"/>
          <w:szCs w:val="22"/>
          <w:lang w:val="vi"/>
        </w:rPr>
        <w:t xml:space="preserve"> </w:t>
      </w:r>
      <w:r w:rsidRPr="00197A0E">
        <w:rPr>
          <w:i/>
          <w:noProof w:val="0"/>
          <w:sz w:val="28"/>
          <w:szCs w:val="22"/>
          <w:lang w:val="vi"/>
        </w:rPr>
        <w:t>thành</w:t>
      </w:r>
      <w:r w:rsidRPr="00197A0E">
        <w:rPr>
          <w:i/>
          <w:noProof w:val="0"/>
          <w:spacing w:val="-1"/>
          <w:sz w:val="28"/>
          <w:szCs w:val="22"/>
          <w:lang w:val="vi"/>
        </w:rPr>
        <w:t xml:space="preserve"> </w:t>
      </w:r>
      <w:r w:rsidRPr="00197A0E">
        <w:rPr>
          <w:i/>
          <w:noProof w:val="0"/>
          <w:sz w:val="28"/>
          <w:szCs w:val="22"/>
          <w:lang w:val="vi"/>
        </w:rPr>
        <w:t>phố</w:t>
      </w:r>
      <w:r w:rsidRPr="00197A0E">
        <w:rPr>
          <w:i/>
          <w:noProof w:val="0"/>
          <w:spacing w:val="-2"/>
          <w:sz w:val="28"/>
          <w:szCs w:val="22"/>
          <w:lang w:val="vi"/>
        </w:rPr>
        <w:t xml:space="preserve"> </w:t>
      </w:r>
      <w:r w:rsidRPr="00197A0E">
        <w:rPr>
          <w:i/>
          <w:noProof w:val="0"/>
          <w:sz w:val="28"/>
          <w:szCs w:val="22"/>
          <w:lang w:val="vi"/>
        </w:rPr>
        <w:t>Đà Nẵng năm 202</w:t>
      </w:r>
      <w:r>
        <w:rPr>
          <w:i/>
          <w:noProof w:val="0"/>
          <w:sz w:val="28"/>
          <w:szCs w:val="22"/>
          <w:lang w:val="en-US"/>
        </w:rPr>
        <w:t>6</w:t>
      </w:r>
      <w:r w:rsidRPr="00197A0E">
        <w:rPr>
          <w:i/>
          <w:noProof w:val="0"/>
          <w:spacing w:val="40"/>
          <w:sz w:val="28"/>
          <w:szCs w:val="22"/>
          <w:lang w:val="vi"/>
        </w:rPr>
        <w:t xml:space="preserve"> </w:t>
      </w:r>
      <w:r w:rsidRPr="00197A0E">
        <w:rPr>
          <w:i/>
          <w:noProof w:val="0"/>
          <w:sz w:val="28"/>
          <w:szCs w:val="22"/>
          <w:lang w:val="vi"/>
        </w:rPr>
        <w:t>theo Quyết định số</w:t>
      </w:r>
      <w:r w:rsidRPr="00197A0E">
        <w:rPr>
          <w:i/>
          <w:noProof w:val="0"/>
          <w:sz w:val="28"/>
          <w:szCs w:val="22"/>
          <w:lang w:val="vi"/>
        </w:rPr>
        <w:tab/>
        <w:t>/QĐ-BTC ngày</w:t>
      </w:r>
      <w:r w:rsidRPr="00197A0E">
        <w:rPr>
          <w:i/>
          <w:noProof w:val="0"/>
          <w:sz w:val="28"/>
          <w:szCs w:val="22"/>
          <w:lang w:val="vi"/>
        </w:rPr>
        <w:tab/>
        <w:t>tháng 0</w:t>
      </w:r>
      <w:r>
        <w:rPr>
          <w:i/>
          <w:noProof w:val="0"/>
          <w:sz w:val="28"/>
          <w:szCs w:val="22"/>
          <w:lang w:val="en-US"/>
        </w:rPr>
        <w:t>3</w:t>
      </w:r>
      <w:r w:rsidRPr="00197A0E">
        <w:rPr>
          <w:i/>
          <w:noProof w:val="0"/>
          <w:sz w:val="28"/>
          <w:szCs w:val="22"/>
          <w:lang w:val="vi"/>
        </w:rPr>
        <w:t xml:space="preserve"> năm 202</w:t>
      </w:r>
      <w:r>
        <w:rPr>
          <w:i/>
          <w:noProof w:val="0"/>
          <w:sz w:val="28"/>
          <w:szCs w:val="22"/>
          <w:lang w:val="en-US"/>
        </w:rPr>
        <w:t>6</w:t>
      </w:r>
      <w:r w:rsidRPr="00197A0E">
        <w:rPr>
          <w:i/>
          <w:noProof w:val="0"/>
          <w:sz w:val="28"/>
          <w:szCs w:val="22"/>
          <w:lang w:val="vi"/>
        </w:rPr>
        <w:t xml:space="preserve"> của Ban Tổ chức Cuộc thi sinh viên nghiên cứu khoa học)</w:t>
      </w:r>
    </w:p>
    <w:p w14:paraId="06AD2D8B" w14:textId="77777777" w:rsidR="00197A0E" w:rsidRPr="00197A0E" w:rsidRDefault="00197A0E" w:rsidP="00197A0E">
      <w:pPr>
        <w:widowControl w:val="0"/>
        <w:autoSpaceDE w:val="0"/>
        <w:autoSpaceDN w:val="0"/>
        <w:spacing w:before="9"/>
        <w:rPr>
          <w:i/>
          <w:noProof w:val="0"/>
          <w:sz w:val="5"/>
          <w:szCs w:val="28"/>
          <w:lang w:val="vi"/>
        </w:rPr>
      </w:pPr>
      <w:r w:rsidRPr="00197A0E">
        <w:rPr>
          <w:i/>
          <w:sz w:val="5"/>
          <w:szCs w:val="28"/>
          <w:lang w:val="en-US"/>
        </w:rPr>
        <mc:AlternateContent>
          <mc:Choice Requires="wps">
            <w:drawing>
              <wp:anchor distT="0" distB="0" distL="0" distR="0" simplePos="0" relativeHeight="251663360" behindDoc="1" locked="0" layoutInCell="1" allowOverlap="1" wp14:anchorId="062C614F" wp14:editId="6F9DB8F0">
                <wp:simplePos x="0" y="0"/>
                <wp:positionH relativeFrom="page">
                  <wp:posOffset>3044951</wp:posOffset>
                </wp:positionH>
                <wp:positionV relativeFrom="paragraph">
                  <wp:posOffset>57889</wp:posOffset>
                </wp:positionV>
                <wp:extent cx="18357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785" cy="1270"/>
                        </a:xfrm>
                        <a:custGeom>
                          <a:avLst/>
                          <a:gdLst/>
                          <a:ahLst/>
                          <a:cxnLst/>
                          <a:rect l="l" t="t" r="r" b="b"/>
                          <a:pathLst>
                            <a:path w="1835785">
                              <a:moveTo>
                                <a:pt x="0" y="0"/>
                              </a:moveTo>
                              <a:lnTo>
                                <a:pt x="183578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CAAE1" id="Graphic 4" o:spid="_x0000_s1026" style="position:absolute;margin-left:239.75pt;margin-top:4.55pt;width:144.5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35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" path="m,l1835785,e" filled="f" strokeweight=".48pt">
                <v:path arrowok="t"/>
                <w10:wrap type="topAndBottom" anchorx="page"/>
              </v:shape>
            </w:pict>
          </mc:Fallback>
        </mc:AlternateContent>
      </w:r>
    </w:p>
    <w:p w14:paraId="3CB8E7F1" w14:textId="77777777" w:rsidR="00197A0E" w:rsidRPr="00197A0E" w:rsidRDefault="00197A0E" w:rsidP="00197A0E">
      <w:pPr>
        <w:widowControl w:val="0"/>
        <w:autoSpaceDE w:val="0"/>
        <w:autoSpaceDN w:val="0"/>
        <w:spacing w:before="65"/>
        <w:rPr>
          <w:i/>
          <w:noProof w:val="0"/>
          <w:sz w:val="28"/>
          <w:szCs w:val="28"/>
          <w:lang w:val="vi"/>
        </w:rPr>
      </w:pPr>
    </w:p>
    <w:p w14:paraId="1CA6D61B" w14:textId="77777777" w:rsidR="00197A0E" w:rsidRPr="00197A0E" w:rsidRDefault="00197A0E" w:rsidP="00197A0E">
      <w:pPr>
        <w:widowControl w:val="0"/>
        <w:numPr>
          <w:ilvl w:val="0"/>
          <w:numId w:val="10"/>
        </w:numPr>
        <w:tabs>
          <w:tab w:val="left" w:pos="281"/>
        </w:tabs>
        <w:autoSpaceDE w:val="0"/>
        <w:autoSpaceDN w:val="0"/>
        <w:ind w:left="281" w:hanging="279"/>
        <w:rPr>
          <w:noProof w:val="0"/>
          <w:sz w:val="28"/>
          <w:szCs w:val="22"/>
          <w:lang w:val="vi"/>
        </w:rPr>
      </w:pPr>
      <w:r w:rsidRPr="00197A0E">
        <w:rPr>
          <w:noProof w:val="0"/>
          <w:sz w:val="28"/>
          <w:szCs w:val="22"/>
          <w:lang w:val="vi"/>
        </w:rPr>
        <w:t>Tên</w:t>
      </w:r>
      <w:r w:rsidRPr="00197A0E">
        <w:rPr>
          <w:noProof w:val="0"/>
          <w:spacing w:val="-2"/>
          <w:sz w:val="28"/>
          <w:szCs w:val="22"/>
          <w:lang w:val="vi"/>
        </w:rPr>
        <w:t xml:space="preserve"> </w:t>
      </w:r>
      <w:r w:rsidRPr="00197A0E">
        <w:rPr>
          <w:noProof w:val="0"/>
          <w:sz w:val="28"/>
          <w:szCs w:val="22"/>
          <w:lang w:val="vi"/>
        </w:rPr>
        <w:t>đề</w:t>
      </w:r>
      <w:r w:rsidRPr="00197A0E">
        <w:rPr>
          <w:noProof w:val="0"/>
          <w:spacing w:val="-2"/>
          <w:sz w:val="28"/>
          <w:szCs w:val="22"/>
          <w:lang w:val="vi"/>
        </w:rPr>
        <w:t xml:space="preserve"> </w:t>
      </w:r>
      <w:r w:rsidRPr="00197A0E">
        <w:rPr>
          <w:noProof w:val="0"/>
          <w:sz w:val="28"/>
          <w:szCs w:val="22"/>
          <w:lang w:val="vi"/>
        </w:rPr>
        <w:t>tài</w:t>
      </w:r>
      <w:r w:rsidRPr="00197A0E">
        <w:rPr>
          <w:noProof w:val="0"/>
          <w:spacing w:val="-2"/>
          <w:sz w:val="28"/>
          <w:szCs w:val="22"/>
          <w:lang w:val="vi"/>
        </w:rPr>
        <w:t xml:space="preserve"> </w:t>
      </w:r>
      <w:r w:rsidRPr="00197A0E">
        <w:rPr>
          <w:i/>
          <w:noProof w:val="0"/>
          <w:sz w:val="28"/>
          <w:szCs w:val="22"/>
          <w:lang w:val="vi"/>
        </w:rPr>
        <w:t>(cần</w:t>
      </w:r>
      <w:r w:rsidRPr="00197A0E">
        <w:rPr>
          <w:i/>
          <w:noProof w:val="0"/>
          <w:spacing w:val="-1"/>
          <w:sz w:val="28"/>
          <w:szCs w:val="22"/>
          <w:lang w:val="vi"/>
        </w:rPr>
        <w:t xml:space="preserve"> </w:t>
      </w:r>
      <w:r w:rsidRPr="00197A0E">
        <w:rPr>
          <w:i/>
          <w:noProof w:val="0"/>
          <w:sz w:val="28"/>
          <w:szCs w:val="22"/>
          <w:lang w:val="vi"/>
        </w:rPr>
        <w:t>viết</w:t>
      </w:r>
      <w:r w:rsidRPr="00197A0E">
        <w:rPr>
          <w:i/>
          <w:noProof w:val="0"/>
          <w:spacing w:val="-4"/>
          <w:sz w:val="28"/>
          <w:szCs w:val="22"/>
          <w:lang w:val="vi"/>
        </w:rPr>
        <w:t xml:space="preserve"> </w:t>
      </w:r>
      <w:r w:rsidRPr="00197A0E">
        <w:rPr>
          <w:i/>
          <w:noProof w:val="0"/>
          <w:sz w:val="28"/>
          <w:szCs w:val="22"/>
          <w:lang w:val="vi"/>
        </w:rPr>
        <w:t>rõ</w:t>
      </w:r>
      <w:r w:rsidRPr="00197A0E">
        <w:rPr>
          <w:i/>
          <w:noProof w:val="0"/>
          <w:spacing w:val="-4"/>
          <w:sz w:val="28"/>
          <w:szCs w:val="22"/>
          <w:lang w:val="vi"/>
        </w:rPr>
        <w:t xml:space="preserve"> </w:t>
      </w:r>
      <w:r w:rsidRPr="00197A0E">
        <w:rPr>
          <w:i/>
          <w:noProof w:val="0"/>
          <w:sz w:val="28"/>
          <w:szCs w:val="22"/>
          <w:lang w:val="vi"/>
        </w:rPr>
        <w:t>ràng</w:t>
      </w:r>
      <w:r w:rsidRPr="00197A0E">
        <w:rPr>
          <w:i/>
          <w:noProof w:val="0"/>
          <w:spacing w:val="-5"/>
          <w:sz w:val="28"/>
          <w:szCs w:val="22"/>
          <w:lang w:val="vi"/>
        </w:rPr>
        <w:t xml:space="preserve"> </w:t>
      </w:r>
      <w:r w:rsidRPr="00197A0E">
        <w:rPr>
          <w:i/>
          <w:noProof w:val="0"/>
          <w:sz w:val="28"/>
          <w:szCs w:val="22"/>
          <w:lang w:val="vi"/>
        </w:rPr>
        <w:t>và</w:t>
      </w:r>
      <w:r w:rsidRPr="00197A0E">
        <w:rPr>
          <w:i/>
          <w:noProof w:val="0"/>
          <w:spacing w:val="-5"/>
          <w:sz w:val="28"/>
          <w:szCs w:val="22"/>
          <w:lang w:val="vi"/>
        </w:rPr>
        <w:t xml:space="preserve"> </w:t>
      </w:r>
      <w:r w:rsidRPr="00197A0E">
        <w:rPr>
          <w:i/>
          <w:noProof w:val="0"/>
          <w:sz w:val="28"/>
          <w:szCs w:val="22"/>
          <w:lang w:val="vi"/>
        </w:rPr>
        <w:t>ngắn</w:t>
      </w:r>
      <w:r w:rsidRPr="00197A0E">
        <w:rPr>
          <w:i/>
          <w:noProof w:val="0"/>
          <w:spacing w:val="-1"/>
          <w:sz w:val="28"/>
          <w:szCs w:val="22"/>
          <w:lang w:val="vi"/>
        </w:rPr>
        <w:t xml:space="preserve"> </w:t>
      </w:r>
      <w:r w:rsidRPr="00197A0E">
        <w:rPr>
          <w:i/>
          <w:noProof w:val="0"/>
          <w:sz w:val="28"/>
          <w:szCs w:val="22"/>
          <w:lang w:val="vi"/>
        </w:rPr>
        <w:t>gọn)</w:t>
      </w:r>
      <w:r w:rsidRPr="00197A0E">
        <w:rPr>
          <w:noProof w:val="0"/>
          <w:sz w:val="28"/>
          <w:szCs w:val="22"/>
          <w:lang w:val="vi"/>
        </w:rPr>
        <w:t>:</w:t>
      </w:r>
      <w:r w:rsidRPr="00197A0E">
        <w:rPr>
          <w:noProof w:val="0"/>
          <w:spacing w:val="-1"/>
          <w:sz w:val="28"/>
          <w:szCs w:val="22"/>
          <w:lang w:val="vi"/>
        </w:rPr>
        <w:t xml:space="preserve"> </w:t>
      </w:r>
      <w:r w:rsidR="00DF6D3C" w:rsidRPr="007E1468">
        <w:rPr>
          <w:sz w:val="28"/>
          <w:szCs w:val="28"/>
        </w:rPr>
        <w:t>Phát triển nền tảng cảnh báo ngập lụt              thông minh dựa trên ai và dữ l</w:t>
      </w:r>
      <w:r w:rsidR="00DF6D3C">
        <w:rPr>
          <w:sz w:val="28"/>
          <w:szCs w:val="28"/>
        </w:rPr>
        <w:t>iệu cộng đồng cho thành phố Đà N</w:t>
      </w:r>
      <w:r w:rsidR="00DF6D3C" w:rsidRPr="007E1468">
        <w:rPr>
          <w:sz w:val="28"/>
          <w:szCs w:val="28"/>
        </w:rPr>
        <w:t>ẵng</w:t>
      </w:r>
    </w:p>
    <w:p w14:paraId="47707D36" w14:textId="77777777" w:rsidR="00197A0E" w:rsidRPr="00197A0E" w:rsidRDefault="00197A0E" w:rsidP="00AB4AB5">
      <w:pPr>
        <w:widowControl w:val="0"/>
        <w:numPr>
          <w:ilvl w:val="0"/>
          <w:numId w:val="10"/>
        </w:numPr>
        <w:tabs>
          <w:tab w:val="left" w:pos="273"/>
        </w:tabs>
        <w:autoSpaceDE w:val="0"/>
        <w:autoSpaceDN w:val="0"/>
        <w:spacing w:before="81"/>
        <w:ind w:right="29"/>
        <w:rPr>
          <w:noProof w:val="0"/>
          <w:sz w:val="28"/>
          <w:szCs w:val="22"/>
          <w:lang w:val="vi"/>
        </w:rPr>
      </w:pPr>
      <w:r w:rsidRPr="00197A0E">
        <w:rPr>
          <w:noProof w:val="0"/>
          <w:sz w:val="28"/>
          <w:szCs w:val="22"/>
          <w:lang w:val="vi"/>
        </w:rPr>
        <w:t>Lĩnh</w:t>
      </w:r>
      <w:r w:rsidRPr="00197A0E">
        <w:rPr>
          <w:noProof w:val="0"/>
          <w:spacing w:val="-8"/>
          <w:sz w:val="28"/>
          <w:szCs w:val="22"/>
          <w:lang w:val="vi"/>
        </w:rPr>
        <w:t xml:space="preserve"> </w:t>
      </w:r>
      <w:r w:rsidRPr="00197A0E">
        <w:rPr>
          <w:noProof w:val="0"/>
          <w:sz w:val="28"/>
          <w:szCs w:val="22"/>
          <w:lang w:val="vi"/>
        </w:rPr>
        <w:t>vực</w:t>
      </w:r>
      <w:r w:rsidRPr="00197A0E">
        <w:rPr>
          <w:noProof w:val="0"/>
          <w:spacing w:val="-9"/>
          <w:sz w:val="28"/>
          <w:szCs w:val="22"/>
          <w:lang w:val="vi"/>
        </w:rPr>
        <w:t xml:space="preserve"> </w:t>
      </w:r>
      <w:r w:rsidRPr="00197A0E">
        <w:rPr>
          <w:noProof w:val="0"/>
          <w:sz w:val="28"/>
          <w:szCs w:val="22"/>
          <w:lang w:val="vi"/>
        </w:rPr>
        <w:t>của</w:t>
      </w:r>
      <w:r w:rsidRPr="00197A0E">
        <w:rPr>
          <w:noProof w:val="0"/>
          <w:spacing w:val="-9"/>
          <w:sz w:val="28"/>
          <w:szCs w:val="22"/>
          <w:lang w:val="vi"/>
        </w:rPr>
        <w:t xml:space="preserve"> </w:t>
      </w:r>
      <w:r w:rsidRPr="00197A0E">
        <w:rPr>
          <w:noProof w:val="0"/>
          <w:sz w:val="28"/>
          <w:szCs w:val="22"/>
          <w:lang w:val="vi"/>
        </w:rPr>
        <w:t>đề</w:t>
      </w:r>
      <w:r w:rsidRPr="00197A0E">
        <w:rPr>
          <w:noProof w:val="0"/>
          <w:spacing w:val="-9"/>
          <w:sz w:val="28"/>
          <w:szCs w:val="22"/>
          <w:lang w:val="vi"/>
        </w:rPr>
        <w:t xml:space="preserve"> </w:t>
      </w:r>
      <w:r w:rsidRPr="00197A0E">
        <w:rPr>
          <w:noProof w:val="0"/>
          <w:sz w:val="28"/>
          <w:szCs w:val="22"/>
          <w:lang w:val="vi"/>
        </w:rPr>
        <w:t>tài:</w:t>
      </w:r>
      <w:r w:rsidRPr="00197A0E">
        <w:rPr>
          <w:noProof w:val="0"/>
          <w:spacing w:val="-8"/>
          <w:sz w:val="28"/>
          <w:szCs w:val="22"/>
          <w:lang w:val="vi"/>
        </w:rPr>
        <w:t xml:space="preserve"> </w:t>
      </w:r>
      <w:r w:rsidR="00AB4AB5" w:rsidRPr="00AB4AB5">
        <w:rPr>
          <w:noProof w:val="0"/>
          <w:spacing w:val="-8"/>
          <w:sz w:val="28"/>
          <w:szCs w:val="22"/>
          <w:lang w:val="vi"/>
        </w:rPr>
        <w:t>Khoa học kỹ thuật và công nghệ</w:t>
      </w:r>
    </w:p>
    <w:p w14:paraId="41804B52" w14:textId="77777777" w:rsidR="00197A0E" w:rsidRPr="00197A0E" w:rsidRDefault="00197A0E" w:rsidP="00197A0E">
      <w:pPr>
        <w:widowControl w:val="0"/>
        <w:numPr>
          <w:ilvl w:val="0"/>
          <w:numId w:val="10"/>
        </w:numPr>
        <w:tabs>
          <w:tab w:val="left" w:pos="281"/>
        </w:tabs>
        <w:autoSpaceDE w:val="0"/>
        <w:autoSpaceDN w:val="0"/>
        <w:spacing w:before="117"/>
        <w:ind w:left="281" w:hanging="279"/>
        <w:rPr>
          <w:noProof w:val="0"/>
          <w:sz w:val="28"/>
          <w:szCs w:val="22"/>
          <w:lang w:val="vi"/>
        </w:rPr>
      </w:pPr>
      <w:r w:rsidRPr="00197A0E">
        <w:rPr>
          <w:noProof w:val="0"/>
          <w:sz w:val="28"/>
          <w:szCs w:val="22"/>
          <w:lang w:val="vi"/>
        </w:rPr>
        <w:t>Thông</w:t>
      </w:r>
      <w:r w:rsidRPr="00197A0E">
        <w:rPr>
          <w:noProof w:val="0"/>
          <w:spacing w:val="-3"/>
          <w:sz w:val="28"/>
          <w:szCs w:val="22"/>
          <w:lang w:val="vi"/>
        </w:rPr>
        <w:t xml:space="preserve"> </w:t>
      </w:r>
      <w:r w:rsidRPr="00197A0E">
        <w:rPr>
          <w:noProof w:val="0"/>
          <w:sz w:val="28"/>
          <w:szCs w:val="22"/>
          <w:lang w:val="vi"/>
        </w:rPr>
        <w:t>tin</w:t>
      </w:r>
      <w:r w:rsidRPr="00197A0E">
        <w:rPr>
          <w:noProof w:val="0"/>
          <w:spacing w:val="-2"/>
          <w:sz w:val="28"/>
          <w:szCs w:val="22"/>
          <w:lang w:val="vi"/>
        </w:rPr>
        <w:t xml:space="preserve"> </w:t>
      </w:r>
      <w:r w:rsidRPr="00197A0E">
        <w:rPr>
          <w:noProof w:val="0"/>
          <w:sz w:val="28"/>
          <w:szCs w:val="22"/>
          <w:lang w:val="vi"/>
        </w:rPr>
        <w:t>Tác</w:t>
      </w:r>
      <w:r w:rsidRPr="00197A0E">
        <w:rPr>
          <w:noProof w:val="0"/>
          <w:spacing w:val="-6"/>
          <w:sz w:val="28"/>
          <w:szCs w:val="22"/>
          <w:lang w:val="vi"/>
        </w:rPr>
        <w:t xml:space="preserve"> </w:t>
      </w:r>
      <w:r w:rsidRPr="00197A0E">
        <w:rPr>
          <w:noProof w:val="0"/>
          <w:sz w:val="28"/>
          <w:szCs w:val="22"/>
          <w:lang w:val="vi"/>
        </w:rPr>
        <w:t>giả/đồng</w:t>
      </w:r>
      <w:r w:rsidRPr="00197A0E">
        <w:rPr>
          <w:noProof w:val="0"/>
          <w:spacing w:val="-2"/>
          <w:sz w:val="28"/>
          <w:szCs w:val="22"/>
          <w:lang w:val="vi"/>
        </w:rPr>
        <w:t xml:space="preserve"> </w:t>
      </w:r>
      <w:r w:rsidRPr="00197A0E">
        <w:rPr>
          <w:noProof w:val="0"/>
          <w:sz w:val="28"/>
          <w:szCs w:val="22"/>
          <w:lang w:val="vi"/>
        </w:rPr>
        <w:t>tác</w:t>
      </w:r>
      <w:r w:rsidRPr="00197A0E">
        <w:rPr>
          <w:noProof w:val="0"/>
          <w:spacing w:val="-5"/>
          <w:sz w:val="28"/>
          <w:szCs w:val="22"/>
          <w:lang w:val="vi"/>
        </w:rPr>
        <w:t xml:space="preserve"> </w:t>
      </w:r>
      <w:r w:rsidRPr="00197A0E">
        <w:rPr>
          <w:noProof w:val="0"/>
          <w:spacing w:val="-4"/>
          <w:sz w:val="28"/>
          <w:szCs w:val="22"/>
          <w:lang w:val="vi"/>
        </w:rPr>
        <w:t>giả:</w:t>
      </w:r>
    </w:p>
    <w:p w14:paraId="71D6664C" w14:textId="77777777" w:rsidR="00197A0E" w:rsidRPr="00197A0E" w:rsidRDefault="00197A0E" w:rsidP="00197A0E">
      <w:pPr>
        <w:widowControl w:val="0"/>
        <w:autoSpaceDE w:val="0"/>
        <w:autoSpaceDN w:val="0"/>
        <w:rPr>
          <w:noProof w:val="0"/>
          <w:sz w:val="6"/>
          <w:szCs w:val="28"/>
          <w:lang w:val="v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595"/>
        <w:gridCol w:w="1544"/>
        <w:gridCol w:w="1392"/>
        <w:gridCol w:w="1570"/>
        <w:gridCol w:w="1485"/>
      </w:tblGrid>
      <w:tr w:rsidR="00197A0E" w:rsidRPr="00197A0E" w14:paraId="18DC4FD4" w14:textId="77777777" w:rsidTr="00726ABA">
        <w:trPr>
          <w:trHeight w:val="1206"/>
          <w:jc w:val="center"/>
        </w:trPr>
        <w:tc>
          <w:tcPr>
            <w:tcW w:w="590" w:type="dxa"/>
            <w:vAlign w:val="center"/>
          </w:tcPr>
          <w:p w14:paraId="491F65D3" w14:textId="77777777" w:rsidR="00197A0E" w:rsidRPr="00197A0E" w:rsidRDefault="00197A0E" w:rsidP="00197A0E">
            <w:pPr>
              <w:widowControl w:val="0"/>
              <w:autoSpaceDE w:val="0"/>
              <w:autoSpaceDN w:val="0"/>
              <w:spacing w:before="117"/>
              <w:ind w:right="2"/>
              <w:jc w:val="center"/>
              <w:rPr>
                <w:b/>
                <w:noProof w:val="0"/>
                <w:sz w:val="28"/>
                <w:szCs w:val="22"/>
                <w:lang w:val="vi"/>
              </w:rPr>
            </w:pPr>
            <w:r w:rsidRPr="00197A0E">
              <w:rPr>
                <w:b/>
                <w:noProof w:val="0"/>
                <w:spacing w:val="-5"/>
                <w:sz w:val="28"/>
                <w:szCs w:val="22"/>
                <w:lang w:val="vi"/>
              </w:rPr>
              <w:t>TT</w:t>
            </w:r>
          </w:p>
        </w:tc>
        <w:tc>
          <w:tcPr>
            <w:tcW w:w="2595" w:type="dxa"/>
            <w:vAlign w:val="center"/>
          </w:tcPr>
          <w:p w14:paraId="54921F00" w14:textId="77777777" w:rsidR="00197A0E" w:rsidRPr="00197A0E" w:rsidRDefault="00197A0E" w:rsidP="00197A0E">
            <w:pPr>
              <w:widowControl w:val="0"/>
              <w:autoSpaceDE w:val="0"/>
              <w:autoSpaceDN w:val="0"/>
              <w:spacing w:before="117" w:line="242" w:lineRule="auto"/>
              <w:ind w:right="298"/>
              <w:rPr>
                <w:b/>
                <w:noProof w:val="0"/>
                <w:sz w:val="28"/>
                <w:szCs w:val="22"/>
                <w:lang w:val="vi"/>
              </w:rPr>
            </w:pPr>
            <w:r w:rsidRPr="00197A0E">
              <w:rPr>
                <w:b/>
                <w:noProof w:val="0"/>
                <w:sz w:val="28"/>
                <w:szCs w:val="22"/>
                <w:lang w:val="vi"/>
              </w:rPr>
              <w:t>Tác</w:t>
            </w:r>
            <w:r w:rsidRPr="00197A0E">
              <w:rPr>
                <w:b/>
                <w:noProof w:val="0"/>
                <w:spacing w:val="-18"/>
                <w:sz w:val="28"/>
                <w:szCs w:val="22"/>
                <w:lang w:val="vi"/>
              </w:rPr>
              <w:t xml:space="preserve"> </w:t>
            </w:r>
            <w:r w:rsidRPr="00197A0E">
              <w:rPr>
                <w:b/>
                <w:noProof w:val="0"/>
                <w:sz w:val="28"/>
                <w:szCs w:val="22"/>
                <w:lang w:val="vi"/>
              </w:rPr>
              <w:t>giả/đồng</w:t>
            </w:r>
            <w:r w:rsidRPr="00197A0E">
              <w:rPr>
                <w:b/>
                <w:noProof w:val="0"/>
                <w:spacing w:val="-17"/>
                <w:sz w:val="28"/>
                <w:szCs w:val="22"/>
                <w:lang w:val="vi"/>
              </w:rPr>
              <w:t xml:space="preserve"> </w:t>
            </w:r>
            <w:r w:rsidRPr="00197A0E">
              <w:rPr>
                <w:b/>
                <w:noProof w:val="0"/>
                <w:sz w:val="28"/>
                <w:szCs w:val="22"/>
                <w:lang w:val="vi"/>
              </w:rPr>
              <w:t xml:space="preserve">tác </w:t>
            </w:r>
            <w:r w:rsidRPr="00197A0E">
              <w:rPr>
                <w:b/>
                <w:noProof w:val="0"/>
                <w:spacing w:val="-4"/>
                <w:sz w:val="28"/>
                <w:szCs w:val="22"/>
                <w:lang w:val="vi"/>
              </w:rPr>
              <w:t>giả</w:t>
            </w:r>
          </w:p>
        </w:tc>
        <w:tc>
          <w:tcPr>
            <w:tcW w:w="1544" w:type="dxa"/>
            <w:vAlign w:val="center"/>
          </w:tcPr>
          <w:p w14:paraId="04BC2A8E" w14:textId="77777777" w:rsidR="00197A0E" w:rsidRPr="00197A0E" w:rsidRDefault="00197A0E" w:rsidP="00197A0E">
            <w:pPr>
              <w:widowControl w:val="0"/>
              <w:autoSpaceDE w:val="0"/>
              <w:autoSpaceDN w:val="0"/>
              <w:spacing w:before="117"/>
              <w:ind w:right="111"/>
              <w:jc w:val="center"/>
              <w:rPr>
                <w:b/>
                <w:noProof w:val="0"/>
                <w:sz w:val="28"/>
                <w:szCs w:val="22"/>
                <w:lang w:val="vi"/>
              </w:rPr>
            </w:pPr>
            <w:r w:rsidRPr="00197A0E">
              <w:rPr>
                <w:b/>
                <w:noProof w:val="0"/>
                <w:sz w:val="28"/>
                <w:szCs w:val="22"/>
                <w:lang w:val="vi"/>
              </w:rPr>
              <w:t>Giáo viên hướng</w:t>
            </w:r>
            <w:r w:rsidRPr="00197A0E">
              <w:rPr>
                <w:b/>
                <w:noProof w:val="0"/>
                <w:spacing w:val="-18"/>
                <w:sz w:val="28"/>
                <w:szCs w:val="22"/>
                <w:lang w:val="vi"/>
              </w:rPr>
              <w:t xml:space="preserve"> </w:t>
            </w:r>
            <w:r w:rsidRPr="00197A0E">
              <w:rPr>
                <w:b/>
                <w:noProof w:val="0"/>
                <w:sz w:val="28"/>
                <w:szCs w:val="22"/>
                <w:lang w:val="vi"/>
              </w:rPr>
              <w:t>dẫn (nếu có)</w:t>
            </w:r>
          </w:p>
        </w:tc>
        <w:tc>
          <w:tcPr>
            <w:tcW w:w="1392" w:type="dxa"/>
            <w:vAlign w:val="center"/>
          </w:tcPr>
          <w:p w14:paraId="41B93E1C" w14:textId="77777777" w:rsidR="00197A0E" w:rsidRPr="00197A0E" w:rsidRDefault="00197A0E" w:rsidP="00197A0E">
            <w:pPr>
              <w:widowControl w:val="0"/>
              <w:autoSpaceDE w:val="0"/>
              <w:autoSpaceDN w:val="0"/>
              <w:spacing w:before="117" w:line="242" w:lineRule="auto"/>
              <w:ind w:right="222"/>
              <w:rPr>
                <w:b/>
                <w:noProof w:val="0"/>
                <w:sz w:val="28"/>
                <w:szCs w:val="22"/>
                <w:lang w:val="vi"/>
              </w:rPr>
            </w:pPr>
            <w:r w:rsidRPr="00197A0E">
              <w:rPr>
                <w:b/>
                <w:noProof w:val="0"/>
                <w:spacing w:val="-4"/>
                <w:sz w:val="28"/>
                <w:szCs w:val="22"/>
                <w:lang w:val="vi"/>
              </w:rPr>
              <w:t xml:space="preserve">Khoa, </w:t>
            </w:r>
            <w:r w:rsidRPr="00197A0E">
              <w:rPr>
                <w:b/>
                <w:noProof w:val="0"/>
                <w:spacing w:val="-2"/>
                <w:sz w:val="28"/>
                <w:szCs w:val="22"/>
                <w:lang w:val="vi"/>
              </w:rPr>
              <w:t>Trường</w:t>
            </w:r>
          </w:p>
        </w:tc>
        <w:tc>
          <w:tcPr>
            <w:tcW w:w="1570" w:type="dxa"/>
            <w:vAlign w:val="center"/>
          </w:tcPr>
          <w:p w14:paraId="7A909EAC" w14:textId="77777777" w:rsidR="00197A0E" w:rsidRPr="00197A0E" w:rsidRDefault="00197A0E" w:rsidP="00197A0E">
            <w:pPr>
              <w:widowControl w:val="0"/>
              <w:autoSpaceDE w:val="0"/>
              <w:autoSpaceDN w:val="0"/>
              <w:spacing w:before="117" w:line="242" w:lineRule="auto"/>
              <w:ind w:right="120"/>
              <w:rPr>
                <w:b/>
                <w:noProof w:val="0"/>
                <w:sz w:val="28"/>
                <w:szCs w:val="22"/>
                <w:lang w:val="vi"/>
              </w:rPr>
            </w:pPr>
            <w:r w:rsidRPr="00197A0E">
              <w:rPr>
                <w:b/>
                <w:noProof w:val="0"/>
                <w:sz w:val="28"/>
                <w:szCs w:val="22"/>
                <w:lang w:val="vi"/>
              </w:rPr>
              <w:t>Điện</w:t>
            </w:r>
            <w:r w:rsidRPr="00197A0E">
              <w:rPr>
                <w:b/>
                <w:noProof w:val="0"/>
                <w:spacing w:val="-18"/>
                <w:sz w:val="28"/>
                <w:szCs w:val="22"/>
                <w:lang w:val="vi"/>
              </w:rPr>
              <w:t xml:space="preserve"> </w:t>
            </w:r>
            <w:r w:rsidRPr="00197A0E">
              <w:rPr>
                <w:b/>
                <w:noProof w:val="0"/>
                <w:sz w:val="28"/>
                <w:szCs w:val="22"/>
                <w:lang w:val="vi"/>
              </w:rPr>
              <w:t xml:space="preserve">thoại, </w:t>
            </w:r>
            <w:r w:rsidRPr="00197A0E">
              <w:rPr>
                <w:b/>
                <w:noProof w:val="0"/>
                <w:spacing w:val="-4"/>
                <w:sz w:val="28"/>
                <w:szCs w:val="22"/>
                <w:lang w:val="vi"/>
              </w:rPr>
              <w:t>Email</w:t>
            </w:r>
          </w:p>
        </w:tc>
        <w:tc>
          <w:tcPr>
            <w:tcW w:w="1485" w:type="dxa"/>
            <w:vAlign w:val="center"/>
          </w:tcPr>
          <w:p w14:paraId="192418E9" w14:textId="77777777" w:rsidR="00197A0E" w:rsidRPr="00197A0E" w:rsidRDefault="00197A0E" w:rsidP="00197A0E">
            <w:pPr>
              <w:widowControl w:val="0"/>
              <w:autoSpaceDE w:val="0"/>
              <w:autoSpaceDN w:val="0"/>
              <w:spacing w:before="117"/>
              <w:rPr>
                <w:b/>
                <w:noProof w:val="0"/>
                <w:sz w:val="28"/>
                <w:szCs w:val="22"/>
                <w:lang w:val="vi"/>
              </w:rPr>
            </w:pPr>
            <w:r w:rsidRPr="00197A0E">
              <w:rPr>
                <w:b/>
                <w:noProof w:val="0"/>
                <w:sz w:val="28"/>
                <w:szCs w:val="22"/>
                <w:lang w:val="vi"/>
              </w:rPr>
              <w:t xml:space="preserve">Ghi </w:t>
            </w:r>
            <w:r w:rsidRPr="00197A0E">
              <w:rPr>
                <w:b/>
                <w:noProof w:val="0"/>
                <w:spacing w:val="-5"/>
                <w:sz w:val="28"/>
                <w:szCs w:val="22"/>
                <w:lang w:val="vi"/>
              </w:rPr>
              <w:t>chú</w:t>
            </w:r>
          </w:p>
        </w:tc>
      </w:tr>
      <w:tr w:rsidR="00197A0E" w:rsidRPr="00197A0E" w14:paraId="2C92AEE7" w14:textId="77777777" w:rsidTr="00726ABA">
        <w:trPr>
          <w:trHeight w:val="400"/>
          <w:jc w:val="center"/>
        </w:trPr>
        <w:tc>
          <w:tcPr>
            <w:tcW w:w="590" w:type="dxa"/>
            <w:vAlign w:val="center"/>
          </w:tcPr>
          <w:p w14:paraId="56EF3FCC" w14:textId="77777777" w:rsidR="00197A0E" w:rsidRPr="00197A0E" w:rsidRDefault="00197A0E" w:rsidP="00197A0E">
            <w:pPr>
              <w:widowControl w:val="0"/>
              <w:autoSpaceDE w:val="0"/>
              <w:autoSpaceDN w:val="0"/>
              <w:spacing w:line="315" w:lineRule="exact"/>
              <w:jc w:val="center"/>
              <w:rPr>
                <w:noProof w:val="0"/>
                <w:sz w:val="28"/>
                <w:szCs w:val="22"/>
                <w:lang w:val="vi"/>
              </w:rPr>
            </w:pPr>
            <w:r w:rsidRPr="00197A0E">
              <w:rPr>
                <w:noProof w:val="0"/>
                <w:spacing w:val="-10"/>
                <w:sz w:val="28"/>
                <w:szCs w:val="22"/>
                <w:lang w:val="vi"/>
              </w:rPr>
              <w:t>1</w:t>
            </w:r>
          </w:p>
        </w:tc>
        <w:tc>
          <w:tcPr>
            <w:tcW w:w="2595" w:type="dxa"/>
            <w:vAlign w:val="center"/>
          </w:tcPr>
          <w:p w14:paraId="336F4F66" w14:textId="77777777" w:rsidR="00197A0E" w:rsidRPr="00197A0E" w:rsidRDefault="00EA79F8" w:rsidP="00197A0E">
            <w:pPr>
              <w:widowControl w:val="0"/>
              <w:autoSpaceDE w:val="0"/>
              <w:autoSpaceDN w:val="0"/>
              <w:rPr>
                <w:noProof w:val="0"/>
                <w:szCs w:val="22"/>
                <w:lang w:val="vi"/>
              </w:rPr>
            </w:pPr>
            <w:r>
              <w:rPr>
                <w:noProof w:val="0"/>
                <w:szCs w:val="22"/>
              </w:rPr>
              <w:t>Võ</w:t>
            </w:r>
            <w:r>
              <w:rPr>
                <w:noProof w:val="0"/>
                <w:szCs w:val="22"/>
                <w:lang w:val="vi"/>
              </w:rPr>
              <w:t xml:space="preserve"> </w:t>
            </w:r>
            <w:r>
              <w:rPr>
                <w:noProof w:val="0"/>
                <w:szCs w:val="22"/>
              </w:rPr>
              <w:t>Nguyên</w:t>
            </w:r>
            <w:r>
              <w:rPr>
                <w:noProof w:val="0"/>
                <w:szCs w:val="22"/>
                <w:lang w:val="vi"/>
              </w:rPr>
              <w:t xml:space="preserve"> </w:t>
            </w:r>
            <w:r>
              <w:rPr>
                <w:noProof w:val="0"/>
                <w:szCs w:val="22"/>
              </w:rPr>
              <w:t>An</w:t>
            </w:r>
          </w:p>
        </w:tc>
        <w:tc>
          <w:tcPr>
            <w:tcW w:w="1544" w:type="dxa"/>
            <w:vAlign w:val="center"/>
          </w:tcPr>
          <w:p w14:paraId="5045D12C" w14:textId="77777777" w:rsidR="00197A0E" w:rsidRPr="00197A0E" w:rsidRDefault="00EA79F8" w:rsidP="00197A0E">
            <w:pPr>
              <w:widowControl w:val="0"/>
              <w:autoSpaceDE w:val="0"/>
              <w:autoSpaceDN w:val="0"/>
              <w:rPr>
                <w:noProof w:val="0"/>
                <w:szCs w:val="22"/>
                <w:lang w:val="vi"/>
              </w:rPr>
            </w:pPr>
            <w:r>
              <w:rPr>
                <w:noProof w:val="0"/>
                <w:szCs w:val="22"/>
              </w:rPr>
              <w:t>TS</w:t>
            </w:r>
            <w:r>
              <w:rPr>
                <w:noProof w:val="0"/>
                <w:szCs w:val="22"/>
                <w:lang w:val="vi"/>
              </w:rPr>
              <w:t xml:space="preserve">. </w:t>
            </w:r>
            <w:r>
              <w:rPr>
                <w:noProof w:val="0"/>
                <w:szCs w:val="22"/>
              </w:rPr>
              <w:t>Nguyễn</w:t>
            </w:r>
            <w:r>
              <w:rPr>
                <w:noProof w:val="0"/>
                <w:szCs w:val="22"/>
                <w:lang w:val="vi"/>
              </w:rPr>
              <w:t xml:space="preserve"> </w:t>
            </w:r>
            <w:r>
              <w:rPr>
                <w:noProof w:val="0"/>
                <w:szCs w:val="22"/>
              </w:rPr>
              <w:t>Quang</w:t>
            </w:r>
            <w:r>
              <w:rPr>
                <w:noProof w:val="0"/>
                <w:szCs w:val="22"/>
                <w:lang w:val="vi"/>
              </w:rPr>
              <w:t xml:space="preserve"> </w:t>
            </w:r>
            <w:r>
              <w:rPr>
                <w:noProof w:val="0"/>
                <w:szCs w:val="22"/>
              </w:rPr>
              <w:t>Bình</w:t>
            </w:r>
          </w:p>
        </w:tc>
        <w:tc>
          <w:tcPr>
            <w:tcW w:w="1392" w:type="dxa"/>
            <w:vAlign w:val="center"/>
          </w:tcPr>
          <w:p w14:paraId="21766C03" w14:textId="77777777" w:rsidR="00197A0E" w:rsidRPr="00197A0E" w:rsidRDefault="00EA79F8" w:rsidP="00197A0E">
            <w:pPr>
              <w:widowControl w:val="0"/>
              <w:autoSpaceDE w:val="0"/>
              <w:autoSpaceDN w:val="0"/>
              <w:rPr>
                <w:noProof w:val="0"/>
                <w:szCs w:val="22"/>
                <w:lang w:val="vi"/>
              </w:rPr>
            </w:pPr>
            <w:r>
              <w:rPr>
                <w:noProof w:val="0"/>
                <w:szCs w:val="22"/>
              </w:rPr>
              <w:t>Khoa</w:t>
            </w:r>
            <w:r>
              <w:rPr>
                <w:noProof w:val="0"/>
                <w:szCs w:val="22"/>
                <w:lang w:val="vi"/>
              </w:rPr>
              <w:t xml:space="preserve"> </w:t>
            </w:r>
            <w:r>
              <w:rPr>
                <w:noProof w:val="0"/>
                <w:szCs w:val="22"/>
              </w:rPr>
              <w:t>Xây</w:t>
            </w:r>
            <w:r>
              <w:rPr>
                <w:noProof w:val="0"/>
                <w:szCs w:val="22"/>
                <w:lang w:val="vi"/>
              </w:rPr>
              <w:t xml:space="preserve"> </w:t>
            </w:r>
            <w:r>
              <w:rPr>
                <w:noProof w:val="0"/>
                <w:szCs w:val="22"/>
              </w:rPr>
              <w:t>dựng</w:t>
            </w:r>
            <w:r>
              <w:rPr>
                <w:noProof w:val="0"/>
                <w:szCs w:val="22"/>
                <w:lang w:val="vi"/>
              </w:rPr>
              <w:t xml:space="preserve"> </w:t>
            </w:r>
            <w:r>
              <w:rPr>
                <w:noProof w:val="0"/>
                <w:szCs w:val="22"/>
              </w:rPr>
              <w:t>Công</w:t>
            </w:r>
            <w:r>
              <w:rPr>
                <w:noProof w:val="0"/>
                <w:szCs w:val="22"/>
                <w:lang w:val="vi"/>
              </w:rPr>
              <w:t xml:space="preserve"> </w:t>
            </w:r>
            <w:r>
              <w:rPr>
                <w:noProof w:val="0"/>
                <w:szCs w:val="22"/>
              </w:rPr>
              <w:t>trình</w:t>
            </w:r>
            <w:r>
              <w:rPr>
                <w:noProof w:val="0"/>
                <w:szCs w:val="22"/>
                <w:lang w:val="vi"/>
              </w:rPr>
              <w:t xml:space="preserve"> </w:t>
            </w:r>
            <w:r>
              <w:rPr>
                <w:noProof w:val="0"/>
                <w:szCs w:val="22"/>
              </w:rPr>
              <w:t>thủy</w:t>
            </w:r>
            <w:r>
              <w:rPr>
                <w:noProof w:val="0"/>
                <w:szCs w:val="22"/>
                <w:lang w:val="vi"/>
              </w:rPr>
              <w:t xml:space="preserve">, </w:t>
            </w:r>
            <w:r>
              <w:rPr>
                <w:noProof w:val="0"/>
                <w:szCs w:val="22"/>
              </w:rPr>
              <w:t>Trường</w:t>
            </w:r>
            <w:r>
              <w:rPr>
                <w:noProof w:val="0"/>
                <w:szCs w:val="22"/>
                <w:lang w:val="vi"/>
              </w:rPr>
              <w:t xml:space="preserve"> </w:t>
            </w:r>
            <w:r>
              <w:rPr>
                <w:noProof w:val="0"/>
                <w:szCs w:val="22"/>
              </w:rPr>
              <w:t>Đại</w:t>
            </w:r>
            <w:r>
              <w:rPr>
                <w:noProof w:val="0"/>
                <w:szCs w:val="22"/>
                <w:lang w:val="vi"/>
              </w:rPr>
              <w:t xml:space="preserve"> </w:t>
            </w:r>
            <w:r>
              <w:rPr>
                <w:noProof w:val="0"/>
                <w:szCs w:val="22"/>
              </w:rPr>
              <w:t>học</w:t>
            </w:r>
            <w:r>
              <w:rPr>
                <w:noProof w:val="0"/>
                <w:szCs w:val="22"/>
                <w:lang w:val="vi"/>
              </w:rPr>
              <w:t xml:space="preserve"> </w:t>
            </w:r>
            <w:r>
              <w:rPr>
                <w:noProof w:val="0"/>
                <w:szCs w:val="22"/>
              </w:rPr>
              <w:t>Bách</w:t>
            </w:r>
            <w:r>
              <w:rPr>
                <w:noProof w:val="0"/>
                <w:szCs w:val="22"/>
                <w:lang w:val="vi"/>
              </w:rPr>
              <w:t xml:space="preserve"> </w:t>
            </w:r>
            <w:r>
              <w:rPr>
                <w:noProof w:val="0"/>
                <w:szCs w:val="22"/>
              </w:rPr>
              <w:t>Khoa</w:t>
            </w:r>
            <w:r>
              <w:rPr>
                <w:noProof w:val="0"/>
                <w:szCs w:val="22"/>
                <w:lang w:val="vi"/>
              </w:rPr>
              <w:t xml:space="preserve"> </w:t>
            </w:r>
            <w:r>
              <w:rPr>
                <w:noProof w:val="0"/>
                <w:szCs w:val="22"/>
              </w:rPr>
              <w:t>ĐHĐN</w:t>
            </w:r>
          </w:p>
        </w:tc>
        <w:tc>
          <w:tcPr>
            <w:tcW w:w="1570" w:type="dxa"/>
            <w:vAlign w:val="center"/>
          </w:tcPr>
          <w:p w14:paraId="571A7F90" w14:textId="77777777" w:rsidR="00EA79F8" w:rsidRPr="00F509FA" w:rsidRDefault="00EA79F8" w:rsidP="00EA79F8">
            <w:pPr>
              <w:pStyle w:val="TableParagraph"/>
              <w:rPr>
                <w:sz w:val="28"/>
                <w:szCs w:val="28"/>
                <w:lang w:val="vi-VN"/>
              </w:rPr>
            </w:pPr>
            <w:r w:rsidRPr="00F509FA">
              <w:rPr>
                <w:sz w:val="28"/>
                <w:szCs w:val="28"/>
                <w:lang w:val="vi-VN"/>
              </w:rPr>
              <w:t>0848018141</w:t>
            </w:r>
          </w:p>
          <w:p w14:paraId="2E9C944D" w14:textId="77777777" w:rsidR="00197A0E" w:rsidRPr="00197A0E" w:rsidRDefault="00197A0E" w:rsidP="00EA79F8">
            <w:pPr>
              <w:pStyle w:val="TableParagraph"/>
              <w:rPr>
                <w:sz w:val="26"/>
                <w:lang w:val="vi"/>
              </w:rPr>
            </w:pPr>
          </w:p>
        </w:tc>
        <w:tc>
          <w:tcPr>
            <w:tcW w:w="1485" w:type="dxa"/>
            <w:vAlign w:val="center"/>
          </w:tcPr>
          <w:p w14:paraId="47F21168" w14:textId="77777777" w:rsidR="00197A0E" w:rsidRPr="00197A0E" w:rsidRDefault="00197A0E" w:rsidP="00197A0E">
            <w:pPr>
              <w:widowControl w:val="0"/>
              <w:autoSpaceDE w:val="0"/>
              <w:autoSpaceDN w:val="0"/>
              <w:rPr>
                <w:noProof w:val="0"/>
                <w:szCs w:val="22"/>
                <w:lang w:val="vi"/>
              </w:rPr>
            </w:pPr>
          </w:p>
        </w:tc>
      </w:tr>
      <w:tr w:rsidR="00EA79F8" w:rsidRPr="00197A0E" w14:paraId="1A83C34C" w14:textId="77777777" w:rsidTr="00726ABA">
        <w:trPr>
          <w:trHeight w:val="402"/>
          <w:jc w:val="center"/>
        </w:trPr>
        <w:tc>
          <w:tcPr>
            <w:tcW w:w="590" w:type="dxa"/>
            <w:vAlign w:val="center"/>
          </w:tcPr>
          <w:p w14:paraId="124CB1E2" w14:textId="77777777" w:rsidR="00EA79F8" w:rsidRPr="00197A0E" w:rsidRDefault="00EA79F8" w:rsidP="00EA79F8">
            <w:pPr>
              <w:widowControl w:val="0"/>
              <w:autoSpaceDE w:val="0"/>
              <w:autoSpaceDN w:val="0"/>
              <w:spacing w:line="317" w:lineRule="exact"/>
              <w:jc w:val="center"/>
              <w:rPr>
                <w:noProof w:val="0"/>
                <w:sz w:val="28"/>
                <w:szCs w:val="22"/>
                <w:lang w:val="vi"/>
              </w:rPr>
            </w:pPr>
            <w:r w:rsidRPr="00197A0E">
              <w:rPr>
                <w:noProof w:val="0"/>
                <w:spacing w:val="-10"/>
                <w:sz w:val="28"/>
                <w:szCs w:val="22"/>
                <w:lang w:val="vi"/>
              </w:rPr>
              <w:t>2</w:t>
            </w:r>
          </w:p>
        </w:tc>
        <w:tc>
          <w:tcPr>
            <w:tcW w:w="2595" w:type="dxa"/>
            <w:vAlign w:val="center"/>
          </w:tcPr>
          <w:p w14:paraId="2350D60A" w14:textId="77777777" w:rsidR="00EA79F8" w:rsidRPr="00197A0E" w:rsidRDefault="00EA79F8" w:rsidP="00EA79F8">
            <w:pPr>
              <w:widowControl w:val="0"/>
              <w:autoSpaceDE w:val="0"/>
              <w:autoSpaceDN w:val="0"/>
              <w:rPr>
                <w:noProof w:val="0"/>
                <w:szCs w:val="22"/>
                <w:lang w:val="vi"/>
              </w:rPr>
            </w:pPr>
            <w:r>
              <w:rPr>
                <w:noProof w:val="0"/>
                <w:szCs w:val="22"/>
              </w:rPr>
              <w:t>Phạm</w:t>
            </w:r>
            <w:r>
              <w:rPr>
                <w:noProof w:val="0"/>
                <w:szCs w:val="22"/>
                <w:lang w:val="vi"/>
              </w:rPr>
              <w:t xml:space="preserve"> </w:t>
            </w:r>
            <w:r>
              <w:rPr>
                <w:noProof w:val="0"/>
                <w:szCs w:val="22"/>
              </w:rPr>
              <w:t>Tấn</w:t>
            </w:r>
            <w:r>
              <w:rPr>
                <w:noProof w:val="0"/>
                <w:szCs w:val="22"/>
                <w:lang w:val="vi"/>
              </w:rPr>
              <w:t xml:space="preserve"> </w:t>
            </w:r>
            <w:r>
              <w:rPr>
                <w:noProof w:val="0"/>
                <w:szCs w:val="22"/>
              </w:rPr>
              <w:t>Khoa</w:t>
            </w:r>
          </w:p>
        </w:tc>
        <w:tc>
          <w:tcPr>
            <w:tcW w:w="1544" w:type="dxa"/>
            <w:vAlign w:val="center"/>
          </w:tcPr>
          <w:p w14:paraId="6F2FF42E" w14:textId="77777777" w:rsidR="00EA79F8" w:rsidRPr="00197A0E" w:rsidRDefault="00EA79F8" w:rsidP="00EA79F8">
            <w:pPr>
              <w:widowControl w:val="0"/>
              <w:autoSpaceDE w:val="0"/>
              <w:autoSpaceDN w:val="0"/>
              <w:rPr>
                <w:noProof w:val="0"/>
                <w:szCs w:val="22"/>
                <w:lang w:val="vi"/>
              </w:rPr>
            </w:pPr>
            <w:r>
              <w:rPr>
                <w:noProof w:val="0"/>
                <w:szCs w:val="22"/>
              </w:rPr>
              <w:t>TS</w:t>
            </w:r>
            <w:r>
              <w:rPr>
                <w:noProof w:val="0"/>
                <w:szCs w:val="22"/>
                <w:lang w:val="vi"/>
              </w:rPr>
              <w:t xml:space="preserve">. </w:t>
            </w:r>
            <w:r>
              <w:rPr>
                <w:noProof w:val="0"/>
                <w:szCs w:val="22"/>
              </w:rPr>
              <w:t>Nguyễn</w:t>
            </w:r>
            <w:r>
              <w:rPr>
                <w:noProof w:val="0"/>
                <w:szCs w:val="22"/>
                <w:lang w:val="vi"/>
              </w:rPr>
              <w:t xml:space="preserve"> </w:t>
            </w:r>
            <w:r>
              <w:rPr>
                <w:noProof w:val="0"/>
                <w:szCs w:val="22"/>
              </w:rPr>
              <w:t>Quang</w:t>
            </w:r>
            <w:r>
              <w:rPr>
                <w:noProof w:val="0"/>
                <w:szCs w:val="22"/>
                <w:lang w:val="vi"/>
              </w:rPr>
              <w:t xml:space="preserve"> </w:t>
            </w:r>
            <w:r>
              <w:rPr>
                <w:noProof w:val="0"/>
                <w:szCs w:val="22"/>
              </w:rPr>
              <w:t>Bình</w:t>
            </w:r>
          </w:p>
        </w:tc>
        <w:tc>
          <w:tcPr>
            <w:tcW w:w="1392" w:type="dxa"/>
            <w:vAlign w:val="center"/>
          </w:tcPr>
          <w:p w14:paraId="1DB76B8B" w14:textId="77777777" w:rsidR="00EA79F8" w:rsidRPr="00197A0E" w:rsidRDefault="00EA79F8" w:rsidP="00EA79F8">
            <w:pPr>
              <w:widowControl w:val="0"/>
              <w:autoSpaceDE w:val="0"/>
              <w:autoSpaceDN w:val="0"/>
              <w:rPr>
                <w:noProof w:val="0"/>
                <w:szCs w:val="22"/>
                <w:lang w:val="vi"/>
              </w:rPr>
            </w:pPr>
            <w:r>
              <w:rPr>
                <w:noProof w:val="0"/>
                <w:szCs w:val="22"/>
              </w:rPr>
              <w:t>Khoa</w:t>
            </w:r>
            <w:r>
              <w:rPr>
                <w:noProof w:val="0"/>
                <w:szCs w:val="22"/>
                <w:lang w:val="vi"/>
              </w:rPr>
              <w:t xml:space="preserve"> </w:t>
            </w:r>
            <w:r>
              <w:rPr>
                <w:noProof w:val="0"/>
                <w:szCs w:val="22"/>
              </w:rPr>
              <w:t>Xây</w:t>
            </w:r>
            <w:r>
              <w:rPr>
                <w:noProof w:val="0"/>
                <w:szCs w:val="22"/>
                <w:lang w:val="vi"/>
              </w:rPr>
              <w:t xml:space="preserve"> </w:t>
            </w:r>
            <w:r>
              <w:rPr>
                <w:noProof w:val="0"/>
                <w:szCs w:val="22"/>
              </w:rPr>
              <w:t>dựng</w:t>
            </w:r>
            <w:r>
              <w:rPr>
                <w:noProof w:val="0"/>
                <w:szCs w:val="22"/>
                <w:lang w:val="vi"/>
              </w:rPr>
              <w:t xml:space="preserve"> </w:t>
            </w:r>
            <w:r>
              <w:rPr>
                <w:noProof w:val="0"/>
                <w:szCs w:val="22"/>
              </w:rPr>
              <w:t>Công</w:t>
            </w:r>
            <w:r>
              <w:rPr>
                <w:noProof w:val="0"/>
                <w:szCs w:val="22"/>
                <w:lang w:val="vi"/>
              </w:rPr>
              <w:t xml:space="preserve"> </w:t>
            </w:r>
            <w:r>
              <w:rPr>
                <w:noProof w:val="0"/>
                <w:szCs w:val="22"/>
              </w:rPr>
              <w:t>trình</w:t>
            </w:r>
            <w:r>
              <w:rPr>
                <w:noProof w:val="0"/>
                <w:szCs w:val="22"/>
                <w:lang w:val="vi"/>
              </w:rPr>
              <w:t xml:space="preserve"> </w:t>
            </w:r>
            <w:r>
              <w:rPr>
                <w:noProof w:val="0"/>
                <w:szCs w:val="22"/>
              </w:rPr>
              <w:t>thủy</w:t>
            </w:r>
            <w:r>
              <w:rPr>
                <w:noProof w:val="0"/>
                <w:szCs w:val="22"/>
                <w:lang w:val="vi"/>
              </w:rPr>
              <w:t xml:space="preserve">, </w:t>
            </w:r>
            <w:r>
              <w:rPr>
                <w:noProof w:val="0"/>
                <w:szCs w:val="22"/>
              </w:rPr>
              <w:t>Trường</w:t>
            </w:r>
            <w:r>
              <w:rPr>
                <w:noProof w:val="0"/>
                <w:szCs w:val="22"/>
                <w:lang w:val="vi"/>
              </w:rPr>
              <w:t xml:space="preserve"> </w:t>
            </w:r>
            <w:r>
              <w:rPr>
                <w:noProof w:val="0"/>
                <w:szCs w:val="22"/>
              </w:rPr>
              <w:t>Đại</w:t>
            </w:r>
            <w:r>
              <w:rPr>
                <w:noProof w:val="0"/>
                <w:szCs w:val="22"/>
                <w:lang w:val="vi"/>
              </w:rPr>
              <w:t xml:space="preserve"> </w:t>
            </w:r>
            <w:r>
              <w:rPr>
                <w:noProof w:val="0"/>
                <w:szCs w:val="22"/>
              </w:rPr>
              <w:t>học</w:t>
            </w:r>
            <w:r>
              <w:rPr>
                <w:noProof w:val="0"/>
                <w:szCs w:val="22"/>
                <w:lang w:val="vi"/>
              </w:rPr>
              <w:t xml:space="preserve"> </w:t>
            </w:r>
            <w:r>
              <w:rPr>
                <w:noProof w:val="0"/>
                <w:szCs w:val="22"/>
              </w:rPr>
              <w:t>Bách</w:t>
            </w:r>
            <w:r>
              <w:rPr>
                <w:noProof w:val="0"/>
                <w:szCs w:val="22"/>
                <w:lang w:val="vi"/>
              </w:rPr>
              <w:t xml:space="preserve"> </w:t>
            </w:r>
            <w:r>
              <w:rPr>
                <w:noProof w:val="0"/>
                <w:szCs w:val="22"/>
              </w:rPr>
              <w:t>Khoa</w:t>
            </w:r>
            <w:r>
              <w:rPr>
                <w:noProof w:val="0"/>
                <w:szCs w:val="22"/>
                <w:lang w:val="vi"/>
              </w:rPr>
              <w:t xml:space="preserve"> </w:t>
            </w:r>
            <w:r>
              <w:rPr>
                <w:noProof w:val="0"/>
                <w:szCs w:val="22"/>
              </w:rPr>
              <w:t>ĐHĐN</w:t>
            </w:r>
          </w:p>
        </w:tc>
        <w:tc>
          <w:tcPr>
            <w:tcW w:w="1570" w:type="dxa"/>
            <w:vAlign w:val="center"/>
          </w:tcPr>
          <w:p w14:paraId="20A57D74" w14:textId="77777777" w:rsidR="00EA79F8" w:rsidRPr="00F509FA" w:rsidRDefault="00EA79F8" w:rsidP="00EA79F8">
            <w:pPr>
              <w:pStyle w:val="TableParagraph"/>
              <w:rPr>
                <w:sz w:val="28"/>
                <w:szCs w:val="28"/>
                <w:lang w:val="vi-VN"/>
              </w:rPr>
            </w:pPr>
            <w:r>
              <w:rPr>
                <w:sz w:val="28"/>
                <w:szCs w:val="28"/>
                <w:lang w:val="vi-VN"/>
              </w:rPr>
              <w:t>0708092471</w:t>
            </w:r>
          </w:p>
          <w:p w14:paraId="07CA8956" w14:textId="77777777" w:rsidR="00EA79F8" w:rsidRPr="00197A0E" w:rsidRDefault="00EA79F8" w:rsidP="00EA79F8">
            <w:pPr>
              <w:pStyle w:val="TableParagraph"/>
              <w:rPr>
                <w:sz w:val="26"/>
                <w:lang w:val="vi"/>
              </w:rPr>
            </w:pPr>
          </w:p>
        </w:tc>
        <w:tc>
          <w:tcPr>
            <w:tcW w:w="1485" w:type="dxa"/>
            <w:vAlign w:val="center"/>
          </w:tcPr>
          <w:p w14:paraId="00035295" w14:textId="77777777" w:rsidR="00EA79F8" w:rsidRPr="00197A0E" w:rsidRDefault="00EA79F8" w:rsidP="00EA79F8">
            <w:pPr>
              <w:widowControl w:val="0"/>
              <w:autoSpaceDE w:val="0"/>
              <w:autoSpaceDN w:val="0"/>
              <w:rPr>
                <w:noProof w:val="0"/>
                <w:szCs w:val="22"/>
                <w:lang w:val="vi"/>
              </w:rPr>
            </w:pPr>
          </w:p>
        </w:tc>
      </w:tr>
      <w:tr w:rsidR="00EA79F8" w:rsidRPr="00197A0E" w14:paraId="23078979" w14:textId="77777777" w:rsidTr="00726ABA">
        <w:trPr>
          <w:trHeight w:val="402"/>
          <w:jc w:val="center"/>
        </w:trPr>
        <w:tc>
          <w:tcPr>
            <w:tcW w:w="590" w:type="dxa"/>
            <w:vAlign w:val="center"/>
          </w:tcPr>
          <w:p w14:paraId="4BE7F1AF" w14:textId="77777777" w:rsidR="00EA79F8" w:rsidRPr="00197A0E" w:rsidRDefault="00EA79F8" w:rsidP="00EA79F8">
            <w:pPr>
              <w:widowControl w:val="0"/>
              <w:autoSpaceDE w:val="0"/>
              <w:autoSpaceDN w:val="0"/>
              <w:spacing w:line="315" w:lineRule="exact"/>
              <w:jc w:val="center"/>
              <w:rPr>
                <w:noProof w:val="0"/>
                <w:sz w:val="28"/>
                <w:szCs w:val="22"/>
                <w:lang w:val="vi"/>
              </w:rPr>
            </w:pPr>
            <w:r w:rsidRPr="00197A0E">
              <w:rPr>
                <w:noProof w:val="0"/>
                <w:spacing w:val="-10"/>
                <w:sz w:val="28"/>
                <w:szCs w:val="22"/>
                <w:lang w:val="vi"/>
              </w:rPr>
              <w:t>3</w:t>
            </w:r>
          </w:p>
        </w:tc>
        <w:tc>
          <w:tcPr>
            <w:tcW w:w="2595" w:type="dxa"/>
            <w:vAlign w:val="center"/>
          </w:tcPr>
          <w:p w14:paraId="1C2F9B48" w14:textId="77777777" w:rsidR="00EA79F8" w:rsidRPr="00197A0E" w:rsidRDefault="00EA79F8" w:rsidP="00EA79F8">
            <w:pPr>
              <w:widowControl w:val="0"/>
              <w:autoSpaceDE w:val="0"/>
              <w:autoSpaceDN w:val="0"/>
              <w:rPr>
                <w:noProof w:val="0"/>
                <w:szCs w:val="22"/>
                <w:lang w:val="vi"/>
              </w:rPr>
            </w:pPr>
            <w:r>
              <w:rPr>
                <w:noProof w:val="0"/>
                <w:szCs w:val="22"/>
              </w:rPr>
              <w:t>Văn</w:t>
            </w:r>
            <w:r>
              <w:rPr>
                <w:noProof w:val="0"/>
                <w:szCs w:val="22"/>
                <w:lang w:val="vi"/>
              </w:rPr>
              <w:t xml:space="preserve"> </w:t>
            </w:r>
            <w:r>
              <w:rPr>
                <w:noProof w:val="0"/>
                <w:szCs w:val="22"/>
              </w:rPr>
              <w:t>Đức</w:t>
            </w:r>
            <w:r>
              <w:rPr>
                <w:noProof w:val="0"/>
                <w:szCs w:val="22"/>
                <w:lang w:val="vi"/>
              </w:rPr>
              <w:t xml:space="preserve"> </w:t>
            </w:r>
            <w:r>
              <w:rPr>
                <w:noProof w:val="0"/>
                <w:szCs w:val="22"/>
              </w:rPr>
              <w:t>Hoàng</w:t>
            </w:r>
            <w:r>
              <w:rPr>
                <w:noProof w:val="0"/>
                <w:szCs w:val="22"/>
                <w:lang w:val="vi"/>
              </w:rPr>
              <w:t xml:space="preserve"> </w:t>
            </w:r>
            <w:r>
              <w:rPr>
                <w:noProof w:val="0"/>
                <w:szCs w:val="22"/>
              </w:rPr>
              <w:t>Tiến</w:t>
            </w:r>
          </w:p>
        </w:tc>
        <w:tc>
          <w:tcPr>
            <w:tcW w:w="1544" w:type="dxa"/>
            <w:vAlign w:val="center"/>
          </w:tcPr>
          <w:p w14:paraId="6964ED13" w14:textId="77777777" w:rsidR="00EA79F8" w:rsidRPr="00197A0E" w:rsidRDefault="00EA79F8" w:rsidP="00EA79F8">
            <w:pPr>
              <w:widowControl w:val="0"/>
              <w:autoSpaceDE w:val="0"/>
              <w:autoSpaceDN w:val="0"/>
              <w:rPr>
                <w:noProof w:val="0"/>
                <w:szCs w:val="22"/>
                <w:lang w:val="vi"/>
              </w:rPr>
            </w:pPr>
            <w:r>
              <w:rPr>
                <w:noProof w:val="0"/>
                <w:szCs w:val="22"/>
              </w:rPr>
              <w:t>TS</w:t>
            </w:r>
            <w:r>
              <w:rPr>
                <w:noProof w:val="0"/>
                <w:szCs w:val="22"/>
                <w:lang w:val="vi"/>
              </w:rPr>
              <w:t xml:space="preserve">. </w:t>
            </w:r>
            <w:r>
              <w:rPr>
                <w:noProof w:val="0"/>
                <w:szCs w:val="22"/>
              </w:rPr>
              <w:t>Nguyễn</w:t>
            </w:r>
            <w:r>
              <w:rPr>
                <w:noProof w:val="0"/>
                <w:szCs w:val="22"/>
                <w:lang w:val="vi"/>
              </w:rPr>
              <w:t xml:space="preserve"> </w:t>
            </w:r>
            <w:r>
              <w:rPr>
                <w:noProof w:val="0"/>
                <w:szCs w:val="22"/>
              </w:rPr>
              <w:t>Quang</w:t>
            </w:r>
            <w:r>
              <w:rPr>
                <w:noProof w:val="0"/>
                <w:szCs w:val="22"/>
                <w:lang w:val="vi"/>
              </w:rPr>
              <w:t xml:space="preserve"> </w:t>
            </w:r>
            <w:r>
              <w:rPr>
                <w:noProof w:val="0"/>
                <w:szCs w:val="22"/>
              </w:rPr>
              <w:t>Bình</w:t>
            </w:r>
          </w:p>
        </w:tc>
        <w:tc>
          <w:tcPr>
            <w:tcW w:w="1392" w:type="dxa"/>
            <w:vAlign w:val="center"/>
          </w:tcPr>
          <w:p w14:paraId="5FE7DC86" w14:textId="77777777" w:rsidR="00EA79F8" w:rsidRPr="00197A0E" w:rsidRDefault="00EA79F8" w:rsidP="00EA79F8">
            <w:pPr>
              <w:widowControl w:val="0"/>
              <w:autoSpaceDE w:val="0"/>
              <w:autoSpaceDN w:val="0"/>
              <w:rPr>
                <w:noProof w:val="0"/>
                <w:szCs w:val="22"/>
                <w:lang w:val="vi"/>
              </w:rPr>
            </w:pPr>
            <w:r>
              <w:rPr>
                <w:noProof w:val="0"/>
                <w:szCs w:val="22"/>
              </w:rPr>
              <w:t>Khoa</w:t>
            </w:r>
            <w:r>
              <w:rPr>
                <w:noProof w:val="0"/>
                <w:szCs w:val="22"/>
                <w:lang w:val="vi"/>
              </w:rPr>
              <w:t xml:space="preserve"> </w:t>
            </w:r>
            <w:r>
              <w:rPr>
                <w:noProof w:val="0"/>
                <w:szCs w:val="22"/>
              </w:rPr>
              <w:t>Xây</w:t>
            </w:r>
            <w:r>
              <w:rPr>
                <w:noProof w:val="0"/>
                <w:szCs w:val="22"/>
                <w:lang w:val="vi"/>
              </w:rPr>
              <w:t xml:space="preserve"> </w:t>
            </w:r>
            <w:r>
              <w:rPr>
                <w:noProof w:val="0"/>
                <w:szCs w:val="22"/>
              </w:rPr>
              <w:t>dựng</w:t>
            </w:r>
            <w:r>
              <w:rPr>
                <w:noProof w:val="0"/>
                <w:szCs w:val="22"/>
                <w:lang w:val="vi"/>
              </w:rPr>
              <w:t xml:space="preserve"> </w:t>
            </w:r>
            <w:r>
              <w:rPr>
                <w:noProof w:val="0"/>
                <w:szCs w:val="22"/>
              </w:rPr>
              <w:t>Công</w:t>
            </w:r>
            <w:r>
              <w:rPr>
                <w:noProof w:val="0"/>
                <w:szCs w:val="22"/>
                <w:lang w:val="vi"/>
              </w:rPr>
              <w:t xml:space="preserve"> </w:t>
            </w:r>
            <w:r>
              <w:rPr>
                <w:noProof w:val="0"/>
                <w:szCs w:val="22"/>
              </w:rPr>
              <w:t>trình</w:t>
            </w:r>
            <w:r>
              <w:rPr>
                <w:noProof w:val="0"/>
                <w:szCs w:val="22"/>
                <w:lang w:val="vi"/>
              </w:rPr>
              <w:t xml:space="preserve"> </w:t>
            </w:r>
            <w:r>
              <w:rPr>
                <w:noProof w:val="0"/>
                <w:szCs w:val="22"/>
              </w:rPr>
              <w:t>thủy</w:t>
            </w:r>
            <w:r>
              <w:rPr>
                <w:noProof w:val="0"/>
                <w:szCs w:val="22"/>
                <w:lang w:val="vi"/>
              </w:rPr>
              <w:t xml:space="preserve">, </w:t>
            </w:r>
            <w:r>
              <w:rPr>
                <w:noProof w:val="0"/>
                <w:szCs w:val="22"/>
              </w:rPr>
              <w:t>Trường</w:t>
            </w:r>
            <w:r>
              <w:rPr>
                <w:noProof w:val="0"/>
                <w:szCs w:val="22"/>
                <w:lang w:val="vi"/>
              </w:rPr>
              <w:t xml:space="preserve"> </w:t>
            </w:r>
            <w:r>
              <w:rPr>
                <w:noProof w:val="0"/>
                <w:szCs w:val="22"/>
              </w:rPr>
              <w:t>Đại</w:t>
            </w:r>
            <w:r>
              <w:rPr>
                <w:noProof w:val="0"/>
                <w:szCs w:val="22"/>
                <w:lang w:val="vi"/>
              </w:rPr>
              <w:t xml:space="preserve"> </w:t>
            </w:r>
            <w:r>
              <w:rPr>
                <w:noProof w:val="0"/>
                <w:szCs w:val="22"/>
              </w:rPr>
              <w:t>học</w:t>
            </w:r>
            <w:r>
              <w:rPr>
                <w:noProof w:val="0"/>
                <w:szCs w:val="22"/>
                <w:lang w:val="vi"/>
              </w:rPr>
              <w:t xml:space="preserve"> </w:t>
            </w:r>
            <w:r>
              <w:rPr>
                <w:noProof w:val="0"/>
                <w:szCs w:val="22"/>
              </w:rPr>
              <w:t>Bách</w:t>
            </w:r>
            <w:r>
              <w:rPr>
                <w:noProof w:val="0"/>
                <w:szCs w:val="22"/>
                <w:lang w:val="vi"/>
              </w:rPr>
              <w:t xml:space="preserve"> </w:t>
            </w:r>
            <w:r>
              <w:rPr>
                <w:noProof w:val="0"/>
                <w:szCs w:val="22"/>
              </w:rPr>
              <w:t>Khoa</w:t>
            </w:r>
            <w:r>
              <w:rPr>
                <w:noProof w:val="0"/>
                <w:szCs w:val="22"/>
                <w:lang w:val="vi"/>
              </w:rPr>
              <w:t xml:space="preserve"> </w:t>
            </w:r>
            <w:r>
              <w:rPr>
                <w:noProof w:val="0"/>
                <w:szCs w:val="22"/>
              </w:rPr>
              <w:t>ĐHĐN</w:t>
            </w:r>
          </w:p>
        </w:tc>
        <w:tc>
          <w:tcPr>
            <w:tcW w:w="1570" w:type="dxa"/>
            <w:vAlign w:val="center"/>
          </w:tcPr>
          <w:p w14:paraId="5D03ECBA" w14:textId="77777777" w:rsidR="00EA79F8" w:rsidRPr="00F509FA" w:rsidRDefault="00EA79F8" w:rsidP="00EA79F8">
            <w:pPr>
              <w:pStyle w:val="TableParagraph"/>
              <w:rPr>
                <w:sz w:val="28"/>
                <w:szCs w:val="28"/>
                <w:lang w:val="vi-VN"/>
              </w:rPr>
            </w:pPr>
            <w:r w:rsidRPr="00F509FA">
              <w:rPr>
                <w:sz w:val="28"/>
                <w:szCs w:val="28"/>
                <w:lang w:val="vi-VN"/>
              </w:rPr>
              <w:t>0788536685</w:t>
            </w:r>
          </w:p>
          <w:p w14:paraId="7A9D728F" w14:textId="77777777" w:rsidR="00EA79F8" w:rsidRPr="00197A0E" w:rsidRDefault="00EA79F8" w:rsidP="00B70FB0">
            <w:pPr>
              <w:pStyle w:val="TableParagraph"/>
              <w:rPr>
                <w:sz w:val="26"/>
                <w:lang w:val="vi"/>
              </w:rPr>
            </w:pPr>
          </w:p>
        </w:tc>
        <w:tc>
          <w:tcPr>
            <w:tcW w:w="1485" w:type="dxa"/>
            <w:vAlign w:val="center"/>
          </w:tcPr>
          <w:p w14:paraId="0540D3BC" w14:textId="77777777" w:rsidR="00EA79F8" w:rsidRPr="00197A0E" w:rsidRDefault="00EA79F8" w:rsidP="00EA79F8">
            <w:pPr>
              <w:widowControl w:val="0"/>
              <w:autoSpaceDE w:val="0"/>
              <w:autoSpaceDN w:val="0"/>
              <w:rPr>
                <w:noProof w:val="0"/>
                <w:szCs w:val="22"/>
                <w:lang w:val="vi"/>
              </w:rPr>
            </w:pPr>
          </w:p>
        </w:tc>
      </w:tr>
      <w:tr w:rsidR="00EA79F8" w:rsidRPr="00197A0E" w14:paraId="48109477" w14:textId="77777777" w:rsidTr="00726ABA">
        <w:trPr>
          <w:trHeight w:val="402"/>
          <w:jc w:val="center"/>
        </w:trPr>
        <w:tc>
          <w:tcPr>
            <w:tcW w:w="590" w:type="dxa"/>
            <w:vAlign w:val="center"/>
          </w:tcPr>
          <w:p w14:paraId="7331A6F1" w14:textId="77777777" w:rsidR="00EA79F8" w:rsidRPr="00197A0E" w:rsidRDefault="00EA79F8" w:rsidP="00EA79F8">
            <w:pPr>
              <w:widowControl w:val="0"/>
              <w:autoSpaceDE w:val="0"/>
              <w:autoSpaceDN w:val="0"/>
              <w:spacing w:line="315" w:lineRule="exact"/>
              <w:jc w:val="center"/>
              <w:rPr>
                <w:noProof w:val="0"/>
                <w:spacing w:val="-10"/>
                <w:sz w:val="28"/>
                <w:szCs w:val="22"/>
                <w:lang w:val="vi"/>
              </w:rPr>
            </w:pPr>
            <w:r>
              <w:rPr>
                <w:noProof w:val="0"/>
                <w:spacing w:val="-10"/>
                <w:sz w:val="28"/>
                <w:szCs w:val="22"/>
              </w:rPr>
              <w:t>4</w:t>
            </w:r>
          </w:p>
        </w:tc>
        <w:tc>
          <w:tcPr>
            <w:tcW w:w="2595" w:type="dxa"/>
            <w:vAlign w:val="center"/>
          </w:tcPr>
          <w:p w14:paraId="52DE7066" w14:textId="77777777" w:rsidR="00EA79F8" w:rsidRDefault="00EA79F8" w:rsidP="00EA79F8">
            <w:pPr>
              <w:widowControl w:val="0"/>
              <w:autoSpaceDE w:val="0"/>
              <w:autoSpaceDN w:val="0"/>
              <w:rPr>
                <w:noProof w:val="0"/>
                <w:szCs w:val="22"/>
              </w:rPr>
            </w:pPr>
            <w:r>
              <w:rPr>
                <w:noProof w:val="0"/>
                <w:szCs w:val="22"/>
              </w:rPr>
              <w:t>Nguyễn Thị Minh Anh</w:t>
            </w:r>
          </w:p>
        </w:tc>
        <w:tc>
          <w:tcPr>
            <w:tcW w:w="1544" w:type="dxa"/>
            <w:vAlign w:val="center"/>
          </w:tcPr>
          <w:p w14:paraId="3A8AD4D8" w14:textId="77777777" w:rsidR="00EA79F8" w:rsidRPr="00197A0E" w:rsidRDefault="00EA79F8" w:rsidP="00EA79F8">
            <w:pPr>
              <w:widowControl w:val="0"/>
              <w:autoSpaceDE w:val="0"/>
              <w:autoSpaceDN w:val="0"/>
              <w:rPr>
                <w:noProof w:val="0"/>
                <w:szCs w:val="22"/>
                <w:lang w:val="vi"/>
              </w:rPr>
            </w:pPr>
            <w:r>
              <w:rPr>
                <w:noProof w:val="0"/>
                <w:szCs w:val="22"/>
              </w:rPr>
              <w:t>TS</w:t>
            </w:r>
            <w:r>
              <w:rPr>
                <w:noProof w:val="0"/>
                <w:szCs w:val="22"/>
                <w:lang w:val="vi"/>
              </w:rPr>
              <w:t xml:space="preserve">. </w:t>
            </w:r>
            <w:r>
              <w:rPr>
                <w:noProof w:val="0"/>
                <w:szCs w:val="22"/>
              </w:rPr>
              <w:t>Nguyễn</w:t>
            </w:r>
            <w:r>
              <w:rPr>
                <w:noProof w:val="0"/>
                <w:szCs w:val="22"/>
                <w:lang w:val="vi"/>
              </w:rPr>
              <w:t xml:space="preserve"> </w:t>
            </w:r>
            <w:r>
              <w:rPr>
                <w:noProof w:val="0"/>
                <w:szCs w:val="22"/>
              </w:rPr>
              <w:t>Quang</w:t>
            </w:r>
            <w:r>
              <w:rPr>
                <w:noProof w:val="0"/>
                <w:szCs w:val="22"/>
                <w:lang w:val="vi"/>
              </w:rPr>
              <w:t xml:space="preserve"> </w:t>
            </w:r>
            <w:r>
              <w:rPr>
                <w:noProof w:val="0"/>
                <w:szCs w:val="22"/>
              </w:rPr>
              <w:t>Bình</w:t>
            </w:r>
          </w:p>
        </w:tc>
        <w:tc>
          <w:tcPr>
            <w:tcW w:w="1392" w:type="dxa"/>
            <w:vAlign w:val="center"/>
          </w:tcPr>
          <w:p w14:paraId="7B14297F" w14:textId="77777777" w:rsidR="00EA79F8" w:rsidRPr="00197A0E" w:rsidRDefault="00EA79F8" w:rsidP="00EA79F8">
            <w:pPr>
              <w:widowControl w:val="0"/>
              <w:autoSpaceDE w:val="0"/>
              <w:autoSpaceDN w:val="0"/>
              <w:rPr>
                <w:noProof w:val="0"/>
                <w:szCs w:val="22"/>
                <w:lang w:val="vi"/>
              </w:rPr>
            </w:pPr>
            <w:r>
              <w:rPr>
                <w:noProof w:val="0"/>
                <w:szCs w:val="22"/>
              </w:rPr>
              <w:t>Khoa</w:t>
            </w:r>
            <w:r>
              <w:rPr>
                <w:noProof w:val="0"/>
                <w:szCs w:val="22"/>
                <w:lang w:val="vi"/>
              </w:rPr>
              <w:t xml:space="preserve"> </w:t>
            </w:r>
            <w:r>
              <w:rPr>
                <w:noProof w:val="0"/>
                <w:szCs w:val="22"/>
              </w:rPr>
              <w:t>Xây</w:t>
            </w:r>
            <w:r>
              <w:rPr>
                <w:noProof w:val="0"/>
                <w:szCs w:val="22"/>
                <w:lang w:val="vi"/>
              </w:rPr>
              <w:t xml:space="preserve"> </w:t>
            </w:r>
            <w:r>
              <w:rPr>
                <w:noProof w:val="0"/>
                <w:szCs w:val="22"/>
              </w:rPr>
              <w:t>dựng</w:t>
            </w:r>
            <w:r>
              <w:rPr>
                <w:noProof w:val="0"/>
                <w:szCs w:val="22"/>
                <w:lang w:val="vi"/>
              </w:rPr>
              <w:t xml:space="preserve"> </w:t>
            </w:r>
            <w:r>
              <w:rPr>
                <w:noProof w:val="0"/>
                <w:szCs w:val="22"/>
              </w:rPr>
              <w:t>Công</w:t>
            </w:r>
            <w:r>
              <w:rPr>
                <w:noProof w:val="0"/>
                <w:szCs w:val="22"/>
                <w:lang w:val="vi"/>
              </w:rPr>
              <w:t xml:space="preserve"> </w:t>
            </w:r>
            <w:r>
              <w:rPr>
                <w:noProof w:val="0"/>
                <w:szCs w:val="22"/>
              </w:rPr>
              <w:t>trình</w:t>
            </w:r>
            <w:r>
              <w:rPr>
                <w:noProof w:val="0"/>
                <w:szCs w:val="22"/>
                <w:lang w:val="vi"/>
              </w:rPr>
              <w:t xml:space="preserve"> </w:t>
            </w:r>
            <w:r>
              <w:rPr>
                <w:noProof w:val="0"/>
                <w:szCs w:val="22"/>
              </w:rPr>
              <w:t>thủy</w:t>
            </w:r>
            <w:r>
              <w:rPr>
                <w:noProof w:val="0"/>
                <w:szCs w:val="22"/>
                <w:lang w:val="vi"/>
              </w:rPr>
              <w:t xml:space="preserve">, </w:t>
            </w:r>
            <w:r>
              <w:rPr>
                <w:noProof w:val="0"/>
                <w:szCs w:val="22"/>
              </w:rPr>
              <w:t>Trường</w:t>
            </w:r>
            <w:r>
              <w:rPr>
                <w:noProof w:val="0"/>
                <w:szCs w:val="22"/>
                <w:lang w:val="vi"/>
              </w:rPr>
              <w:t xml:space="preserve"> </w:t>
            </w:r>
            <w:r>
              <w:rPr>
                <w:noProof w:val="0"/>
                <w:szCs w:val="22"/>
              </w:rPr>
              <w:t>Đại</w:t>
            </w:r>
            <w:r>
              <w:rPr>
                <w:noProof w:val="0"/>
                <w:szCs w:val="22"/>
                <w:lang w:val="vi"/>
              </w:rPr>
              <w:t xml:space="preserve"> </w:t>
            </w:r>
            <w:r>
              <w:rPr>
                <w:noProof w:val="0"/>
                <w:szCs w:val="22"/>
              </w:rPr>
              <w:t>học</w:t>
            </w:r>
            <w:r>
              <w:rPr>
                <w:noProof w:val="0"/>
                <w:szCs w:val="22"/>
                <w:lang w:val="vi"/>
              </w:rPr>
              <w:t xml:space="preserve"> </w:t>
            </w:r>
            <w:r>
              <w:rPr>
                <w:noProof w:val="0"/>
                <w:szCs w:val="22"/>
              </w:rPr>
              <w:t>Bách</w:t>
            </w:r>
            <w:r>
              <w:rPr>
                <w:noProof w:val="0"/>
                <w:szCs w:val="22"/>
                <w:lang w:val="vi"/>
              </w:rPr>
              <w:t xml:space="preserve"> </w:t>
            </w:r>
            <w:r>
              <w:rPr>
                <w:noProof w:val="0"/>
                <w:szCs w:val="22"/>
              </w:rPr>
              <w:t>Khoa</w:t>
            </w:r>
            <w:r>
              <w:rPr>
                <w:noProof w:val="0"/>
                <w:szCs w:val="22"/>
                <w:lang w:val="vi"/>
              </w:rPr>
              <w:t xml:space="preserve"> </w:t>
            </w:r>
            <w:r>
              <w:rPr>
                <w:noProof w:val="0"/>
                <w:szCs w:val="22"/>
              </w:rPr>
              <w:t>ĐHĐN</w:t>
            </w:r>
          </w:p>
        </w:tc>
        <w:tc>
          <w:tcPr>
            <w:tcW w:w="1570" w:type="dxa"/>
            <w:vAlign w:val="center"/>
          </w:tcPr>
          <w:p w14:paraId="4F88F4D5" w14:textId="77777777" w:rsidR="00B70FB0" w:rsidRPr="00F509FA" w:rsidRDefault="00B70FB0" w:rsidP="00B70FB0">
            <w:pPr>
              <w:pStyle w:val="TableParagraph"/>
              <w:rPr>
                <w:sz w:val="28"/>
                <w:szCs w:val="28"/>
                <w:lang w:val="vi-VN"/>
              </w:rPr>
            </w:pPr>
            <w:r w:rsidRPr="00F509FA">
              <w:rPr>
                <w:sz w:val="28"/>
                <w:szCs w:val="28"/>
                <w:lang w:val="vi-VN"/>
              </w:rPr>
              <w:t>0702395674</w:t>
            </w:r>
          </w:p>
          <w:p w14:paraId="5425676B" w14:textId="77777777" w:rsidR="00EA79F8" w:rsidRPr="00197A0E" w:rsidRDefault="00EA79F8" w:rsidP="00EA79F8">
            <w:pPr>
              <w:widowControl w:val="0"/>
              <w:autoSpaceDE w:val="0"/>
              <w:autoSpaceDN w:val="0"/>
              <w:rPr>
                <w:noProof w:val="0"/>
                <w:szCs w:val="22"/>
                <w:lang w:val="vi"/>
              </w:rPr>
            </w:pPr>
          </w:p>
        </w:tc>
        <w:tc>
          <w:tcPr>
            <w:tcW w:w="1485" w:type="dxa"/>
            <w:vAlign w:val="center"/>
          </w:tcPr>
          <w:p w14:paraId="39FD5E1F" w14:textId="77777777" w:rsidR="00EA79F8" w:rsidRPr="00197A0E" w:rsidRDefault="00EA79F8" w:rsidP="00EA79F8">
            <w:pPr>
              <w:widowControl w:val="0"/>
              <w:autoSpaceDE w:val="0"/>
              <w:autoSpaceDN w:val="0"/>
              <w:rPr>
                <w:noProof w:val="0"/>
                <w:szCs w:val="22"/>
                <w:lang w:val="vi"/>
              </w:rPr>
            </w:pPr>
          </w:p>
        </w:tc>
      </w:tr>
    </w:tbl>
    <w:p w14:paraId="3F1C84D4" w14:textId="77777777" w:rsidR="00197A0E" w:rsidRPr="00EB459C" w:rsidRDefault="00197A0E" w:rsidP="00197A0E">
      <w:pPr>
        <w:widowControl w:val="0"/>
        <w:numPr>
          <w:ilvl w:val="0"/>
          <w:numId w:val="10"/>
        </w:numPr>
        <w:tabs>
          <w:tab w:val="left" w:pos="281"/>
        </w:tabs>
        <w:autoSpaceDE w:val="0"/>
        <w:autoSpaceDN w:val="0"/>
        <w:ind w:left="281" w:hanging="279"/>
        <w:rPr>
          <w:noProof w:val="0"/>
          <w:sz w:val="28"/>
          <w:szCs w:val="22"/>
          <w:lang w:val="vi"/>
        </w:rPr>
      </w:pPr>
      <w:r w:rsidRPr="00197A0E">
        <w:rPr>
          <w:noProof w:val="0"/>
          <w:sz w:val="28"/>
          <w:szCs w:val="22"/>
          <w:lang w:val="vi"/>
        </w:rPr>
        <w:t>Giới</w:t>
      </w:r>
      <w:r w:rsidRPr="00197A0E">
        <w:rPr>
          <w:noProof w:val="0"/>
          <w:spacing w:val="-1"/>
          <w:sz w:val="28"/>
          <w:szCs w:val="22"/>
          <w:lang w:val="vi"/>
        </w:rPr>
        <w:t xml:space="preserve"> </w:t>
      </w:r>
      <w:r w:rsidRPr="00197A0E">
        <w:rPr>
          <w:noProof w:val="0"/>
          <w:sz w:val="28"/>
          <w:szCs w:val="22"/>
          <w:lang w:val="vi"/>
        </w:rPr>
        <w:t>thiệu</w:t>
      </w:r>
      <w:r w:rsidRPr="00197A0E">
        <w:rPr>
          <w:noProof w:val="0"/>
          <w:spacing w:val="-4"/>
          <w:sz w:val="28"/>
          <w:szCs w:val="22"/>
          <w:lang w:val="vi"/>
        </w:rPr>
        <w:t xml:space="preserve"> </w:t>
      </w:r>
      <w:r w:rsidRPr="00197A0E">
        <w:rPr>
          <w:noProof w:val="0"/>
          <w:sz w:val="28"/>
          <w:szCs w:val="22"/>
          <w:lang w:val="vi"/>
        </w:rPr>
        <w:t>vắn</w:t>
      </w:r>
      <w:r w:rsidRPr="00197A0E">
        <w:rPr>
          <w:noProof w:val="0"/>
          <w:spacing w:val="-4"/>
          <w:sz w:val="28"/>
          <w:szCs w:val="22"/>
          <w:lang w:val="vi"/>
        </w:rPr>
        <w:t xml:space="preserve"> </w:t>
      </w:r>
      <w:r w:rsidRPr="00197A0E">
        <w:rPr>
          <w:noProof w:val="0"/>
          <w:sz w:val="28"/>
          <w:szCs w:val="22"/>
          <w:lang w:val="vi"/>
        </w:rPr>
        <w:t>tắt</w:t>
      </w:r>
      <w:r w:rsidRPr="00197A0E">
        <w:rPr>
          <w:noProof w:val="0"/>
          <w:spacing w:val="-1"/>
          <w:sz w:val="28"/>
          <w:szCs w:val="22"/>
          <w:lang w:val="vi"/>
        </w:rPr>
        <w:t xml:space="preserve"> </w:t>
      </w:r>
      <w:r w:rsidRPr="00197A0E">
        <w:rPr>
          <w:noProof w:val="0"/>
          <w:sz w:val="28"/>
          <w:szCs w:val="22"/>
          <w:lang w:val="vi"/>
        </w:rPr>
        <w:t>về</w:t>
      </w:r>
      <w:r w:rsidRPr="00197A0E">
        <w:rPr>
          <w:noProof w:val="0"/>
          <w:spacing w:val="-2"/>
          <w:sz w:val="28"/>
          <w:szCs w:val="22"/>
          <w:lang w:val="vi"/>
        </w:rPr>
        <w:t xml:space="preserve"> </w:t>
      </w:r>
      <w:r w:rsidRPr="00197A0E">
        <w:rPr>
          <w:noProof w:val="0"/>
          <w:sz w:val="28"/>
          <w:szCs w:val="22"/>
          <w:lang w:val="vi"/>
        </w:rPr>
        <w:t>đề</w:t>
      </w:r>
      <w:r w:rsidRPr="00197A0E">
        <w:rPr>
          <w:noProof w:val="0"/>
          <w:spacing w:val="-2"/>
          <w:sz w:val="28"/>
          <w:szCs w:val="22"/>
          <w:lang w:val="vi"/>
        </w:rPr>
        <w:t xml:space="preserve"> </w:t>
      </w:r>
      <w:r w:rsidRPr="00197A0E">
        <w:rPr>
          <w:noProof w:val="0"/>
          <w:spacing w:val="-4"/>
          <w:sz w:val="28"/>
          <w:szCs w:val="22"/>
          <w:lang w:val="vi"/>
        </w:rPr>
        <w:t>tài</w:t>
      </w:r>
      <w:r w:rsidRPr="00197A0E">
        <w:rPr>
          <w:noProof w:val="0"/>
          <w:spacing w:val="-4"/>
          <w:sz w:val="28"/>
          <w:szCs w:val="22"/>
          <w:vertAlign w:val="superscript"/>
          <w:lang w:val="vi"/>
        </w:rPr>
        <w:t>1</w:t>
      </w:r>
      <w:r w:rsidRPr="00197A0E">
        <w:rPr>
          <w:noProof w:val="0"/>
          <w:spacing w:val="-4"/>
          <w:sz w:val="28"/>
          <w:szCs w:val="22"/>
          <w:lang w:val="vi"/>
        </w:rPr>
        <w:t>:</w:t>
      </w:r>
    </w:p>
    <w:p w14:paraId="44208C90" w14:textId="77777777" w:rsidR="00EB459C" w:rsidRPr="00197A0E" w:rsidRDefault="00EB459C" w:rsidP="00EB459C">
      <w:pPr>
        <w:widowControl w:val="0"/>
        <w:tabs>
          <w:tab w:val="left" w:pos="281"/>
        </w:tabs>
        <w:autoSpaceDE w:val="0"/>
        <w:autoSpaceDN w:val="0"/>
        <w:ind w:left="281"/>
        <w:rPr>
          <w:noProof w:val="0"/>
          <w:sz w:val="28"/>
          <w:szCs w:val="22"/>
          <w:lang w:val="vi"/>
        </w:rPr>
      </w:pPr>
      <w:r w:rsidRPr="00EB459C">
        <w:rPr>
          <w:noProof w:val="0"/>
          <w:sz w:val="28"/>
          <w:szCs w:val="22"/>
          <w:lang w:val="vi"/>
        </w:rPr>
        <w:t xml:space="preserve">Đề tài "Phát triển nền tảng cảnh báo ngập lụt thông minh dựa trên AI và dữ liệu cộng đồng cho thành phố Đà Nẵng" xuất phát từ thực tiễn diễn biến ngập lụt nhanh, phức tạp tại lưu vực Vu Gia – Thu Bồn và sự thiếu hụt một hệ thống cảnh báo tích hợp đa chiều. Mục tiêu trọng tâm của nghiên cứu là xây dựng một nền tảng khép kín đa kênh gồm ứng dụng WebGIS cho cơ quan điều hành và ứng dụng Di động cho người dân, kết hợp với bộ máy dự báo trí tuệ nhân tạo (ARIMAX, LSTM, YOLO Pose) cùng dữ liệu cộng đồng thời gian thực. Đề tài vận dụng phương pháp tiếp cận kỹ thuật hệ thống phần mềm và định </w:t>
      </w:r>
      <w:r w:rsidRPr="00EB459C">
        <w:rPr>
          <w:noProof w:val="0"/>
          <w:sz w:val="28"/>
          <w:szCs w:val="22"/>
          <w:lang w:val="vi"/>
        </w:rPr>
        <w:lastRenderedPageBreak/>
        <w:t>hướng dữ liệu, thiết kế theo kiến trúc đa tầng với một nguồn dữ liệu tập trung. Đối tượng nghiên cứu cốt lõi là nền tảng phần mềm và các mô hình dự báo AI, được đánh giá dựa trên khảo sát nhu cầu của ba nhóm người dùng chính (nhà quản lý, dân cư, đơn vị vận hành hồ chứa) và các chuỗi số liệu thủy văn, khí tượng. Kết quả của đề tài mang ý nghĩa thực tiễn cao, giúp chuyển đổi công tác ứng phó thiên tai từ bị động sang chủ động và góp phần thúc đẩy chuyển đổi số tại địa phương.</w:t>
      </w:r>
    </w:p>
    <w:p w14:paraId="2FBD3818" w14:textId="77777777" w:rsidR="00F31FD8" w:rsidRPr="00F31FD8" w:rsidRDefault="00197A0E" w:rsidP="00F31FD8">
      <w:pPr>
        <w:widowControl w:val="0"/>
        <w:numPr>
          <w:ilvl w:val="0"/>
          <w:numId w:val="10"/>
        </w:numPr>
        <w:tabs>
          <w:tab w:val="left" w:pos="311"/>
        </w:tabs>
        <w:autoSpaceDE w:val="0"/>
        <w:autoSpaceDN w:val="0"/>
        <w:spacing w:before="120"/>
        <w:ind w:left="2" w:right="21" w:firstLine="0"/>
        <w:rPr>
          <w:i/>
          <w:noProof w:val="0"/>
          <w:sz w:val="28"/>
          <w:szCs w:val="22"/>
          <w:lang w:val="vi"/>
        </w:rPr>
      </w:pPr>
      <w:r w:rsidRPr="00197A0E">
        <w:rPr>
          <w:noProof w:val="0"/>
          <w:sz w:val="28"/>
          <w:szCs w:val="22"/>
          <w:lang w:val="vi"/>
        </w:rPr>
        <w:t>Kết quả nghiên cứu:</w:t>
      </w:r>
    </w:p>
    <w:p w14:paraId="091DCB03" w14:textId="77777777" w:rsidR="00F31FD8" w:rsidRPr="00F31FD8" w:rsidRDefault="00F31FD8" w:rsidP="00F31FD8">
      <w:pPr>
        <w:widowControl w:val="0"/>
        <w:tabs>
          <w:tab w:val="left" w:pos="311"/>
        </w:tabs>
        <w:autoSpaceDE w:val="0"/>
        <w:autoSpaceDN w:val="0"/>
        <w:spacing w:before="120"/>
        <w:ind w:left="284" w:right="21"/>
        <w:rPr>
          <w:noProof w:val="0"/>
          <w:sz w:val="28"/>
          <w:szCs w:val="22"/>
          <w:lang w:val="vi"/>
        </w:rPr>
      </w:pPr>
      <w:r w:rsidRPr="00F31FD8">
        <w:rPr>
          <w:noProof w:val="0"/>
          <w:sz w:val="28"/>
          <w:szCs w:val="22"/>
          <w:lang w:val="vi"/>
        </w:rPr>
        <w:t>Đề tài đã phát triển thành công nền tảng cảnh báo ngập lụt đa kênh đồng bộ theo thời gian thực, bao gồm ứng dụng WebGIS cho cơ quan quản lý, ứng dụng di động cho người dân, công cụ Desktop DSS hỗ trợ xả lũ và kênh tương tác qua Zalo OA. Về mặt công nghệ, nghiên cứu đã huấn luyện và tích hợp hiệu quả ba mô hình trí tuệ nhân tạo: ARIMAX phục vụ dự báo ngắn hạn (NSE ~0.96), LSTM cung cấp dải bất định cảnh báo sớm và YOLO Pose giúp tự động ước lượng mức ngập từ ảnh thực địa của người dân. Thông qua các thử nghiệm thành công trên hạ tầng điện toán đám mây với dữ liệu lưu vực Vu Gia – Thu Bồn, hệ thống đã thiết lập được vòng lặp dữ liệu khép kín giữa mô hình dự báo và "cảm biến xã hội", cung cấp nền tảng thông tin tin cậy giúp chuyển đổi công tác quản lý và ứng phó thiên tai từ bị động sang chủ động.</w:t>
      </w:r>
    </w:p>
    <w:p w14:paraId="5701E0D8" w14:textId="77777777" w:rsidR="00197A0E" w:rsidRPr="00F31FD8" w:rsidRDefault="00197A0E" w:rsidP="00197A0E">
      <w:pPr>
        <w:widowControl w:val="0"/>
        <w:numPr>
          <w:ilvl w:val="0"/>
          <w:numId w:val="10"/>
        </w:numPr>
        <w:tabs>
          <w:tab w:val="left" w:pos="281"/>
        </w:tabs>
        <w:autoSpaceDE w:val="0"/>
        <w:autoSpaceDN w:val="0"/>
        <w:spacing w:before="61"/>
        <w:ind w:left="281" w:hanging="279"/>
        <w:rPr>
          <w:noProof w:val="0"/>
          <w:sz w:val="28"/>
          <w:szCs w:val="22"/>
          <w:lang w:val="vi"/>
        </w:rPr>
      </w:pPr>
      <w:r w:rsidRPr="00197A0E">
        <w:rPr>
          <w:noProof w:val="0"/>
          <w:sz w:val="28"/>
          <w:szCs w:val="22"/>
          <w:lang w:val="vi"/>
        </w:rPr>
        <w:t>Sản</w:t>
      </w:r>
      <w:r w:rsidRPr="00197A0E">
        <w:rPr>
          <w:noProof w:val="0"/>
          <w:spacing w:val="-5"/>
          <w:sz w:val="28"/>
          <w:szCs w:val="22"/>
          <w:lang w:val="vi"/>
        </w:rPr>
        <w:t xml:space="preserve"> </w:t>
      </w:r>
      <w:r w:rsidRPr="00197A0E">
        <w:rPr>
          <w:noProof w:val="0"/>
          <w:sz w:val="28"/>
          <w:szCs w:val="22"/>
          <w:lang w:val="vi"/>
        </w:rPr>
        <w:t>phẩm</w:t>
      </w:r>
      <w:r w:rsidRPr="00197A0E">
        <w:rPr>
          <w:noProof w:val="0"/>
          <w:spacing w:val="-5"/>
          <w:sz w:val="28"/>
          <w:szCs w:val="22"/>
          <w:lang w:val="vi"/>
        </w:rPr>
        <w:t xml:space="preserve"> </w:t>
      </w:r>
      <w:r w:rsidRPr="00197A0E">
        <w:rPr>
          <w:noProof w:val="0"/>
          <w:sz w:val="28"/>
          <w:szCs w:val="22"/>
          <w:lang w:val="vi"/>
        </w:rPr>
        <w:t>của đề</w:t>
      </w:r>
      <w:r w:rsidRPr="00197A0E">
        <w:rPr>
          <w:noProof w:val="0"/>
          <w:spacing w:val="-1"/>
          <w:sz w:val="28"/>
          <w:szCs w:val="22"/>
          <w:lang w:val="vi"/>
        </w:rPr>
        <w:t xml:space="preserve"> </w:t>
      </w:r>
      <w:r w:rsidRPr="00197A0E">
        <w:rPr>
          <w:noProof w:val="0"/>
          <w:spacing w:val="-4"/>
          <w:sz w:val="28"/>
          <w:szCs w:val="22"/>
          <w:lang w:val="vi"/>
        </w:rPr>
        <w:t>tài:</w:t>
      </w:r>
    </w:p>
    <w:p w14:paraId="7E1BA57E" w14:textId="77777777" w:rsidR="00F31FD8" w:rsidRPr="00197A0E" w:rsidRDefault="00F31FD8" w:rsidP="00F31FD8">
      <w:pPr>
        <w:widowControl w:val="0"/>
        <w:tabs>
          <w:tab w:val="left" w:pos="281"/>
        </w:tabs>
        <w:autoSpaceDE w:val="0"/>
        <w:autoSpaceDN w:val="0"/>
        <w:spacing w:before="61"/>
        <w:ind w:left="281"/>
        <w:rPr>
          <w:noProof w:val="0"/>
          <w:sz w:val="28"/>
          <w:szCs w:val="22"/>
          <w:lang w:val="vi"/>
        </w:rPr>
      </w:pPr>
      <w:r w:rsidRPr="00F31FD8">
        <w:rPr>
          <w:noProof w:val="0"/>
          <w:sz w:val="28"/>
          <w:szCs w:val="22"/>
          <w:lang w:val="vi"/>
        </w:rPr>
        <w:t>Sản phẩm của đề tài là một hệ sinh thái nền tảng cảnh báo to</w:t>
      </w:r>
      <w:r w:rsidR="0006714B">
        <w:rPr>
          <w:noProof w:val="0"/>
          <w:sz w:val="28"/>
          <w:szCs w:val="22"/>
          <w:lang w:val="vi"/>
        </w:rPr>
        <w:t>àn diện bao gồm: Ứng dụng Web</w:t>
      </w:r>
      <w:r w:rsidRPr="00F31FD8">
        <w:rPr>
          <w:noProof w:val="0"/>
          <w:sz w:val="28"/>
          <w:szCs w:val="22"/>
          <w:lang w:val="vi"/>
        </w:rPr>
        <w:t xml:space="preserve"> phục vụ giám sát và quản lý cho cơ quan nhà nước; Ứng dụng Di động hỗ trợ người dân nhận cảnh báo, tìm đường sơ tán; cùng phần mềm Desktop DSS hỗ trợ chủ hồ tối ưu hóa quyết định xả lũ. Toàn bộ hệ thống được đồng bộ qua hạ tầng Backend đám mây tập trung, hỗ trợ mở rộng tương tác qua kênh Zalo OA và được tích hợp bộ máy AI cốt lõi (gồm ARIMAX, LSTM và YOLO Pose) để dự báo thủy văn cũng như tự động phân tích mức ngập từ ảnh thực địa do cộng đồng cung cấp.</w:t>
      </w:r>
    </w:p>
    <w:p w14:paraId="05A8C99D" w14:textId="77777777" w:rsidR="00197A0E" w:rsidRPr="0006714B" w:rsidRDefault="00197A0E" w:rsidP="00197A0E">
      <w:pPr>
        <w:widowControl w:val="0"/>
        <w:numPr>
          <w:ilvl w:val="0"/>
          <w:numId w:val="10"/>
        </w:numPr>
        <w:tabs>
          <w:tab w:val="left" w:pos="281"/>
        </w:tabs>
        <w:autoSpaceDE w:val="0"/>
        <w:autoSpaceDN w:val="0"/>
        <w:spacing w:before="79"/>
        <w:ind w:left="281" w:hanging="279"/>
        <w:rPr>
          <w:i/>
          <w:noProof w:val="0"/>
          <w:sz w:val="28"/>
          <w:szCs w:val="22"/>
          <w:lang w:val="vi"/>
        </w:rPr>
      </w:pPr>
      <w:r w:rsidRPr="00197A0E">
        <w:rPr>
          <w:noProof w:val="0"/>
          <w:sz w:val="28"/>
          <w:szCs w:val="22"/>
          <w:lang w:val="vi"/>
        </w:rPr>
        <w:t>Khả</w:t>
      </w:r>
      <w:r w:rsidRPr="00197A0E">
        <w:rPr>
          <w:noProof w:val="0"/>
          <w:spacing w:val="-4"/>
          <w:sz w:val="28"/>
          <w:szCs w:val="22"/>
          <w:lang w:val="vi"/>
        </w:rPr>
        <w:t xml:space="preserve"> </w:t>
      </w:r>
      <w:r w:rsidRPr="00197A0E">
        <w:rPr>
          <w:noProof w:val="0"/>
          <w:sz w:val="28"/>
          <w:szCs w:val="22"/>
          <w:lang w:val="vi"/>
        </w:rPr>
        <w:t>năng</w:t>
      </w:r>
      <w:r w:rsidRPr="00197A0E">
        <w:rPr>
          <w:noProof w:val="0"/>
          <w:spacing w:val="-1"/>
          <w:sz w:val="28"/>
          <w:szCs w:val="22"/>
          <w:lang w:val="vi"/>
        </w:rPr>
        <w:t xml:space="preserve"> </w:t>
      </w:r>
      <w:r w:rsidRPr="00197A0E">
        <w:rPr>
          <w:noProof w:val="0"/>
          <w:sz w:val="28"/>
          <w:szCs w:val="22"/>
          <w:lang w:val="vi"/>
        </w:rPr>
        <w:t>và</w:t>
      </w:r>
      <w:r w:rsidRPr="00197A0E">
        <w:rPr>
          <w:noProof w:val="0"/>
          <w:spacing w:val="-2"/>
          <w:sz w:val="28"/>
          <w:szCs w:val="22"/>
          <w:lang w:val="vi"/>
        </w:rPr>
        <w:t xml:space="preserve"> </w:t>
      </w:r>
      <w:r w:rsidRPr="00197A0E">
        <w:rPr>
          <w:noProof w:val="0"/>
          <w:sz w:val="28"/>
          <w:szCs w:val="22"/>
          <w:lang w:val="vi"/>
        </w:rPr>
        <w:t>địa</w:t>
      </w:r>
      <w:r w:rsidRPr="00197A0E">
        <w:rPr>
          <w:noProof w:val="0"/>
          <w:spacing w:val="-2"/>
          <w:sz w:val="28"/>
          <w:szCs w:val="22"/>
          <w:lang w:val="vi"/>
        </w:rPr>
        <w:t xml:space="preserve"> </w:t>
      </w:r>
      <w:r w:rsidRPr="00197A0E">
        <w:rPr>
          <w:noProof w:val="0"/>
          <w:sz w:val="28"/>
          <w:szCs w:val="22"/>
          <w:lang w:val="vi"/>
        </w:rPr>
        <w:t>chỉ</w:t>
      </w:r>
      <w:r w:rsidRPr="00197A0E">
        <w:rPr>
          <w:noProof w:val="0"/>
          <w:spacing w:val="-3"/>
          <w:sz w:val="28"/>
          <w:szCs w:val="22"/>
          <w:lang w:val="vi"/>
        </w:rPr>
        <w:t xml:space="preserve"> </w:t>
      </w:r>
      <w:r w:rsidRPr="00197A0E">
        <w:rPr>
          <w:noProof w:val="0"/>
          <w:sz w:val="28"/>
          <w:szCs w:val="22"/>
          <w:lang w:val="vi"/>
        </w:rPr>
        <w:t>áp</w:t>
      </w:r>
      <w:r w:rsidRPr="00197A0E">
        <w:rPr>
          <w:noProof w:val="0"/>
          <w:spacing w:val="-4"/>
          <w:sz w:val="28"/>
          <w:szCs w:val="22"/>
          <w:lang w:val="vi"/>
        </w:rPr>
        <w:t xml:space="preserve"> </w:t>
      </w:r>
      <w:r w:rsidRPr="00197A0E">
        <w:rPr>
          <w:noProof w:val="0"/>
          <w:sz w:val="28"/>
          <w:szCs w:val="22"/>
          <w:lang w:val="vi"/>
        </w:rPr>
        <w:t>dụng</w:t>
      </w:r>
      <w:r w:rsidRPr="00197A0E">
        <w:rPr>
          <w:noProof w:val="0"/>
          <w:spacing w:val="-2"/>
          <w:sz w:val="28"/>
          <w:szCs w:val="22"/>
          <w:lang w:val="vi"/>
        </w:rPr>
        <w:t xml:space="preserve"> </w:t>
      </w:r>
      <w:r w:rsidRPr="00197A0E">
        <w:rPr>
          <w:i/>
          <w:noProof w:val="0"/>
          <w:sz w:val="28"/>
          <w:szCs w:val="22"/>
          <w:lang w:val="vi"/>
        </w:rPr>
        <w:t>(Nêu</w:t>
      </w:r>
      <w:r w:rsidRPr="00197A0E">
        <w:rPr>
          <w:i/>
          <w:noProof w:val="0"/>
          <w:spacing w:val="-1"/>
          <w:sz w:val="28"/>
          <w:szCs w:val="22"/>
          <w:lang w:val="vi"/>
        </w:rPr>
        <w:t xml:space="preserve"> </w:t>
      </w:r>
      <w:r w:rsidRPr="00197A0E">
        <w:rPr>
          <w:i/>
          <w:noProof w:val="0"/>
          <w:sz w:val="28"/>
          <w:szCs w:val="22"/>
          <w:lang w:val="vi"/>
        </w:rPr>
        <w:t>tên</w:t>
      </w:r>
      <w:r w:rsidRPr="00197A0E">
        <w:rPr>
          <w:i/>
          <w:noProof w:val="0"/>
          <w:spacing w:val="-2"/>
          <w:sz w:val="28"/>
          <w:szCs w:val="22"/>
          <w:lang w:val="vi"/>
        </w:rPr>
        <w:t xml:space="preserve"> </w:t>
      </w:r>
      <w:r w:rsidRPr="00197A0E">
        <w:rPr>
          <w:i/>
          <w:noProof w:val="0"/>
          <w:sz w:val="28"/>
          <w:szCs w:val="22"/>
          <w:lang w:val="vi"/>
        </w:rPr>
        <w:t>các</w:t>
      </w:r>
      <w:r w:rsidRPr="00197A0E">
        <w:rPr>
          <w:i/>
          <w:noProof w:val="0"/>
          <w:spacing w:val="-2"/>
          <w:sz w:val="28"/>
          <w:szCs w:val="22"/>
          <w:lang w:val="vi"/>
        </w:rPr>
        <w:t xml:space="preserve"> </w:t>
      </w:r>
      <w:r w:rsidRPr="00197A0E">
        <w:rPr>
          <w:i/>
          <w:noProof w:val="0"/>
          <w:sz w:val="28"/>
          <w:szCs w:val="22"/>
          <w:lang w:val="vi"/>
        </w:rPr>
        <w:t>Đơn</w:t>
      </w:r>
      <w:r w:rsidRPr="00197A0E">
        <w:rPr>
          <w:i/>
          <w:noProof w:val="0"/>
          <w:spacing w:val="-1"/>
          <w:sz w:val="28"/>
          <w:szCs w:val="22"/>
          <w:lang w:val="vi"/>
        </w:rPr>
        <w:t xml:space="preserve"> </w:t>
      </w:r>
      <w:r w:rsidRPr="00197A0E">
        <w:rPr>
          <w:i/>
          <w:noProof w:val="0"/>
          <w:sz w:val="28"/>
          <w:szCs w:val="22"/>
          <w:lang w:val="vi"/>
        </w:rPr>
        <w:t>vị</w:t>
      </w:r>
      <w:r w:rsidRPr="00197A0E">
        <w:rPr>
          <w:i/>
          <w:noProof w:val="0"/>
          <w:spacing w:val="-2"/>
          <w:sz w:val="28"/>
          <w:szCs w:val="22"/>
          <w:lang w:val="vi"/>
        </w:rPr>
        <w:t xml:space="preserve"> </w:t>
      </w:r>
      <w:r w:rsidRPr="00197A0E">
        <w:rPr>
          <w:i/>
          <w:noProof w:val="0"/>
          <w:sz w:val="28"/>
          <w:szCs w:val="22"/>
          <w:lang w:val="vi"/>
        </w:rPr>
        <w:t>có</w:t>
      </w:r>
      <w:r w:rsidRPr="00197A0E">
        <w:rPr>
          <w:i/>
          <w:noProof w:val="0"/>
          <w:spacing w:val="-2"/>
          <w:sz w:val="28"/>
          <w:szCs w:val="22"/>
          <w:lang w:val="vi"/>
        </w:rPr>
        <w:t xml:space="preserve"> </w:t>
      </w:r>
      <w:r w:rsidRPr="00197A0E">
        <w:rPr>
          <w:i/>
          <w:noProof w:val="0"/>
          <w:sz w:val="28"/>
          <w:szCs w:val="22"/>
          <w:lang w:val="vi"/>
        </w:rPr>
        <w:t>thể</w:t>
      </w:r>
      <w:r w:rsidRPr="00197A0E">
        <w:rPr>
          <w:i/>
          <w:noProof w:val="0"/>
          <w:spacing w:val="-3"/>
          <w:sz w:val="28"/>
          <w:szCs w:val="22"/>
          <w:lang w:val="vi"/>
        </w:rPr>
        <w:t xml:space="preserve"> </w:t>
      </w:r>
      <w:r w:rsidRPr="00197A0E">
        <w:rPr>
          <w:i/>
          <w:noProof w:val="0"/>
          <w:sz w:val="28"/>
          <w:szCs w:val="22"/>
          <w:lang w:val="vi"/>
        </w:rPr>
        <w:t>ứng</w:t>
      </w:r>
      <w:r w:rsidRPr="00197A0E">
        <w:rPr>
          <w:i/>
          <w:noProof w:val="0"/>
          <w:spacing w:val="-5"/>
          <w:sz w:val="28"/>
          <w:szCs w:val="22"/>
          <w:lang w:val="vi"/>
        </w:rPr>
        <w:t xml:space="preserve"> </w:t>
      </w:r>
      <w:r w:rsidRPr="00197A0E">
        <w:rPr>
          <w:i/>
          <w:noProof w:val="0"/>
          <w:sz w:val="28"/>
          <w:szCs w:val="22"/>
          <w:lang w:val="vi"/>
        </w:rPr>
        <w:t>dụng</w:t>
      </w:r>
      <w:r w:rsidRPr="00197A0E">
        <w:rPr>
          <w:i/>
          <w:noProof w:val="0"/>
          <w:spacing w:val="-2"/>
          <w:sz w:val="28"/>
          <w:szCs w:val="22"/>
          <w:lang w:val="vi"/>
        </w:rPr>
        <w:t xml:space="preserve"> </w:t>
      </w:r>
      <w:r w:rsidRPr="00197A0E">
        <w:rPr>
          <w:i/>
          <w:noProof w:val="0"/>
          <w:sz w:val="28"/>
          <w:szCs w:val="22"/>
          <w:lang w:val="vi"/>
        </w:rPr>
        <w:t>đề</w:t>
      </w:r>
      <w:r w:rsidRPr="00197A0E">
        <w:rPr>
          <w:i/>
          <w:noProof w:val="0"/>
          <w:spacing w:val="-3"/>
          <w:sz w:val="28"/>
          <w:szCs w:val="22"/>
          <w:lang w:val="vi"/>
        </w:rPr>
        <w:t xml:space="preserve"> </w:t>
      </w:r>
      <w:r w:rsidRPr="00197A0E">
        <w:rPr>
          <w:i/>
          <w:noProof w:val="0"/>
          <w:spacing w:val="-2"/>
          <w:sz w:val="28"/>
          <w:szCs w:val="22"/>
          <w:lang w:val="vi"/>
        </w:rPr>
        <w:t>tài):</w:t>
      </w:r>
    </w:p>
    <w:p w14:paraId="374B42CF" w14:textId="77777777" w:rsidR="0006714B" w:rsidRPr="0006714B" w:rsidRDefault="0006714B" w:rsidP="0006714B">
      <w:pPr>
        <w:widowControl w:val="0"/>
        <w:tabs>
          <w:tab w:val="left" w:pos="281"/>
        </w:tabs>
        <w:autoSpaceDE w:val="0"/>
        <w:autoSpaceDN w:val="0"/>
        <w:spacing w:before="79"/>
        <w:ind w:left="281"/>
        <w:rPr>
          <w:noProof w:val="0"/>
          <w:sz w:val="28"/>
          <w:szCs w:val="22"/>
          <w:lang w:val="vi"/>
        </w:rPr>
      </w:pPr>
      <w:r w:rsidRPr="0006714B">
        <w:rPr>
          <w:noProof w:val="0"/>
          <w:sz w:val="28"/>
          <w:szCs w:val="22"/>
          <w:lang w:val="vi"/>
        </w:rPr>
        <w:t>Hệ thống có khả năng triển khai thực tế nhanh chóng với chi phí thấp và dễ dàng nhân rộng mô hình sang các địa phương khác thuộc khu vực miền Trung – Tây Nguyên (như Huế, Quảng Ngãi) nhờ kiến trúc linh hoạt. Các địa chỉ và đơn vị cụ thể có thể ứng dụng trực tiếp sản phẩm của đề tài bao gồm: Ban Chỉ huy Phòng, chống thiên tai và Tìm kiếm cứu nạn thành phố Đà Nẵng và tỉnh Quảng Nam; Trung tâm Thông tin và giám sát, điều hành thông minh Đà Nẵng; các trung tâm điều hành liên hồ chứa và đơn vị quản lý tài nguyên nước trên lưu vực Vu Gia - Thu Bồn; cùng UBND các xã/phường và toàn thể cộng đồng dân cư khu vực hạ du thường xuyên chịu ảnh hưởng của ngập lụt.</w:t>
      </w:r>
    </w:p>
    <w:p w14:paraId="5D4ED092" w14:textId="77777777" w:rsidR="00197A0E" w:rsidRPr="00197A0E" w:rsidRDefault="00197A0E" w:rsidP="00197A0E">
      <w:pPr>
        <w:widowControl w:val="0"/>
        <w:numPr>
          <w:ilvl w:val="0"/>
          <w:numId w:val="10"/>
        </w:numPr>
        <w:tabs>
          <w:tab w:val="left" w:pos="281"/>
        </w:tabs>
        <w:autoSpaceDE w:val="0"/>
        <w:autoSpaceDN w:val="0"/>
        <w:spacing w:before="79"/>
        <w:ind w:left="281" w:hanging="279"/>
        <w:rPr>
          <w:noProof w:val="0"/>
          <w:sz w:val="28"/>
          <w:szCs w:val="22"/>
          <w:lang w:val="vi"/>
        </w:rPr>
      </w:pPr>
      <w:r w:rsidRPr="00197A0E">
        <w:rPr>
          <w:noProof w:val="0"/>
          <w:sz w:val="28"/>
          <w:szCs w:val="22"/>
          <w:lang w:val="vi"/>
        </w:rPr>
        <w:t>Thông</w:t>
      </w:r>
      <w:r w:rsidRPr="00197A0E">
        <w:rPr>
          <w:noProof w:val="0"/>
          <w:spacing w:val="-3"/>
          <w:sz w:val="28"/>
          <w:szCs w:val="22"/>
          <w:lang w:val="vi"/>
        </w:rPr>
        <w:t xml:space="preserve"> </w:t>
      </w:r>
      <w:r w:rsidRPr="00197A0E">
        <w:rPr>
          <w:noProof w:val="0"/>
          <w:sz w:val="28"/>
          <w:szCs w:val="22"/>
          <w:lang w:val="vi"/>
        </w:rPr>
        <w:t>tin</w:t>
      </w:r>
      <w:r w:rsidRPr="00197A0E">
        <w:rPr>
          <w:noProof w:val="0"/>
          <w:spacing w:val="-7"/>
          <w:sz w:val="28"/>
          <w:szCs w:val="22"/>
          <w:lang w:val="vi"/>
        </w:rPr>
        <w:t xml:space="preserve"> </w:t>
      </w:r>
      <w:r w:rsidRPr="00197A0E">
        <w:rPr>
          <w:noProof w:val="0"/>
          <w:sz w:val="28"/>
          <w:szCs w:val="22"/>
          <w:lang w:val="vi"/>
        </w:rPr>
        <w:t>khác</w:t>
      </w:r>
      <w:r w:rsidRPr="00197A0E">
        <w:rPr>
          <w:noProof w:val="0"/>
          <w:spacing w:val="-2"/>
          <w:sz w:val="28"/>
          <w:szCs w:val="22"/>
          <w:lang w:val="vi"/>
        </w:rPr>
        <w:t xml:space="preserve"> </w:t>
      </w:r>
      <w:r w:rsidRPr="00197A0E">
        <w:rPr>
          <w:i/>
          <w:noProof w:val="0"/>
          <w:sz w:val="28"/>
          <w:szCs w:val="22"/>
          <w:lang w:val="vi"/>
        </w:rPr>
        <w:t>(nếu</w:t>
      </w:r>
      <w:r w:rsidRPr="00197A0E">
        <w:rPr>
          <w:i/>
          <w:noProof w:val="0"/>
          <w:spacing w:val="-2"/>
          <w:sz w:val="28"/>
          <w:szCs w:val="22"/>
          <w:lang w:val="vi"/>
        </w:rPr>
        <w:t xml:space="preserve"> </w:t>
      </w:r>
      <w:r w:rsidRPr="00197A0E">
        <w:rPr>
          <w:i/>
          <w:noProof w:val="0"/>
          <w:spacing w:val="-4"/>
          <w:sz w:val="28"/>
          <w:szCs w:val="22"/>
          <w:lang w:val="vi"/>
        </w:rPr>
        <w:t>có)</w:t>
      </w:r>
      <w:r w:rsidRPr="00197A0E">
        <w:rPr>
          <w:noProof w:val="0"/>
          <w:spacing w:val="-4"/>
          <w:sz w:val="28"/>
          <w:szCs w:val="22"/>
          <w:lang w:val="vi"/>
        </w:rPr>
        <w:t>:</w:t>
      </w:r>
    </w:p>
    <w:p w14:paraId="33A454EB" w14:textId="77777777" w:rsidR="00197A0E" w:rsidRPr="00197A0E" w:rsidRDefault="00197A0E" w:rsidP="00197A0E">
      <w:pPr>
        <w:widowControl w:val="0"/>
        <w:autoSpaceDE w:val="0"/>
        <w:autoSpaceDN w:val="0"/>
        <w:spacing w:before="9"/>
        <w:rPr>
          <w:noProof w:val="0"/>
          <w:sz w:val="6"/>
          <w:szCs w:val="28"/>
          <w:lang w:val="vi"/>
        </w:rPr>
      </w:pPr>
    </w:p>
    <w:tbl>
      <w:tblPr>
        <w:tblW w:w="0" w:type="auto"/>
        <w:tblInd w:w="938" w:type="dxa"/>
        <w:tblLayout w:type="fixed"/>
        <w:tblCellMar>
          <w:left w:w="0" w:type="dxa"/>
          <w:right w:w="0" w:type="dxa"/>
        </w:tblCellMar>
        <w:tblLook w:val="01E0" w:firstRow="1" w:lastRow="1" w:firstColumn="1" w:lastColumn="1" w:noHBand="0" w:noVBand="0"/>
      </w:tblPr>
      <w:tblGrid>
        <w:gridCol w:w="3721"/>
        <w:gridCol w:w="3491"/>
      </w:tblGrid>
      <w:tr w:rsidR="00197A0E" w:rsidRPr="00197A0E" w14:paraId="3EE788C5" w14:textId="77777777" w:rsidTr="00BC278B">
        <w:trPr>
          <w:trHeight w:val="627"/>
        </w:trPr>
        <w:tc>
          <w:tcPr>
            <w:tcW w:w="3721" w:type="dxa"/>
          </w:tcPr>
          <w:p w14:paraId="425A9A15" w14:textId="77777777" w:rsidR="00197A0E" w:rsidRPr="00197A0E" w:rsidRDefault="00197A0E" w:rsidP="00197A0E">
            <w:pPr>
              <w:widowControl w:val="0"/>
              <w:autoSpaceDE w:val="0"/>
              <w:autoSpaceDN w:val="0"/>
              <w:spacing w:line="308" w:lineRule="exact"/>
              <w:ind w:right="985"/>
              <w:jc w:val="center"/>
              <w:rPr>
                <w:b/>
                <w:noProof w:val="0"/>
                <w:sz w:val="28"/>
                <w:szCs w:val="22"/>
                <w:lang w:val="vi"/>
              </w:rPr>
            </w:pPr>
            <w:r w:rsidRPr="00197A0E">
              <w:rPr>
                <w:b/>
                <w:noProof w:val="0"/>
                <w:sz w:val="28"/>
                <w:szCs w:val="22"/>
                <w:lang w:val="vi"/>
              </w:rPr>
              <w:t>Xác</w:t>
            </w:r>
            <w:r w:rsidRPr="00197A0E">
              <w:rPr>
                <w:b/>
                <w:noProof w:val="0"/>
                <w:spacing w:val="-5"/>
                <w:sz w:val="28"/>
                <w:szCs w:val="22"/>
                <w:lang w:val="vi"/>
              </w:rPr>
              <w:t xml:space="preserve"> </w:t>
            </w:r>
            <w:r w:rsidRPr="00197A0E">
              <w:rPr>
                <w:b/>
                <w:noProof w:val="0"/>
                <w:sz w:val="28"/>
                <w:szCs w:val="22"/>
                <w:lang w:val="vi"/>
              </w:rPr>
              <w:t>nhận</w:t>
            </w:r>
            <w:r w:rsidRPr="00197A0E">
              <w:rPr>
                <w:b/>
                <w:noProof w:val="0"/>
                <w:spacing w:val="-2"/>
                <w:sz w:val="28"/>
                <w:szCs w:val="22"/>
                <w:lang w:val="vi"/>
              </w:rPr>
              <w:t xml:space="preserve"> </w:t>
            </w:r>
            <w:r w:rsidRPr="00197A0E">
              <w:rPr>
                <w:b/>
                <w:noProof w:val="0"/>
                <w:sz w:val="28"/>
                <w:szCs w:val="22"/>
                <w:lang w:val="vi"/>
              </w:rPr>
              <w:t>của</w:t>
            </w:r>
            <w:r w:rsidRPr="00197A0E">
              <w:rPr>
                <w:b/>
                <w:noProof w:val="0"/>
                <w:spacing w:val="-1"/>
                <w:sz w:val="28"/>
                <w:szCs w:val="22"/>
                <w:lang w:val="vi"/>
              </w:rPr>
              <w:t xml:space="preserve"> </w:t>
            </w:r>
            <w:r w:rsidRPr="00197A0E">
              <w:rPr>
                <w:b/>
                <w:noProof w:val="0"/>
                <w:spacing w:val="-2"/>
                <w:sz w:val="28"/>
                <w:szCs w:val="22"/>
                <w:lang w:val="vi"/>
              </w:rPr>
              <w:t>Trường</w:t>
            </w:r>
          </w:p>
          <w:p w14:paraId="28D5E1E2" w14:textId="77777777" w:rsidR="00197A0E" w:rsidRPr="00197A0E" w:rsidRDefault="00197A0E" w:rsidP="00197A0E">
            <w:pPr>
              <w:widowControl w:val="0"/>
              <w:autoSpaceDE w:val="0"/>
              <w:autoSpaceDN w:val="0"/>
              <w:spacing w:line="296" w:lineRule="exact"/>
              <w:ind w:right="985"/>
              <w:jc w:val="center"/>
              <w:rPr>
                <w:i/>
                <w:noProof w:val="0"/>
                <w:szCs w:val="22"/>
                <w:lang w:val="vi"/>
              </w:rPr>
            </w:pPr>
            <w:r w:rsidRPr="00197A0E">
              <w:rPr>
                <w:i/>
                <w:noProof w:val="0"/>
                <w:szCs w:val="22"/>
                <w:lang w:val="vi"/>
              </w:rPr>
              <w:t>(Ký</w:t>
            </w:r>
            <w:r w:rsidRPr="00197A0E">
              <w:rPr>
                <w:i/>
                <w:noProof w:val="0"/>
                <w:spacing w:val="-4"/>
                <w:szCs w:val="22"/>
                <w:lang w:val="vi"/>
              </w:rPr>
              <w:t xml:space="preserve"> </w:t>
            </w:r>
            <w:r w:rsidRPr="00197A0E">
              <w:rPr>
                <w:i/>
                <w:noProof w:val="0"/>
                <w:szCs w:val="22"/>
                <w:lang w:val="vi"/>
              </w:rPr>
              <w:t>tên,</w:t>
            </w:r>
            <w:r w:rsidRPr="00197A0E">
              <w:rPr>
                <w:i/>
                <w:noProof w:val="0"/>
                <w:spacing w:val="-6"/>
                <w:szCs w:val="22"/>
                <w:lang w:val="vi"/>
              </w:rPr>
              <w:t xml:space="preserve"> </w:t>
            </w:r>
            <w:r w:rsidRPr="00197A0E">
              <w:rPr>
                <w:i/>
                <w:noProof w:val="0"/>
                <w:szCs w:val="22"/>
                <w:lang w:val="vi"/>
              </w:rPr>
              <w:t>đóng</w:t>
            </w:r>
            <w:r w:rsidRPr="00197A0E">
              <w:rPr>
                <w:i/>
                <w:noProof w:val="0"/>
                <w:spacing w:val="-5"/>
                <w:szCs w:val="22"/>
                <w:lang w:val="vi"/>
              </w:rPr>
              <w:t xml:space="preserve"> </w:t>
            </w:r>
            <w:r w:rsidRPr="00197A0E">
              <w:rPr>
                <w:i/>
                <w:noProof w:val="0"/>
                <w:spacing w:val="-4"/>
                <w:szCs w:val="22"/>
                <w:lang w:val="vi"/>
              </w:rPr>
              <w:t>dấu)</w:t>
            </w:r>
          </w:p>
        </w:tc>
        <w:tc>
          <w:tcPr>
            <w:tcW w:w="3491" w:type="dxa"/>
          </w:tcPr>
          <w:p w14:paraId="3047752B" w14:textId="77777777" w:rsidR="00197A0E" w:rsidRPr="00197A0E" w:rsidRDefault="00197A0E" w:rsidP="00197A0E">
            <w:pPr>
              <w:widowControl w:val="0"/>
              <w:autoSpaceDE w:val="0"/>
              <w:autoSpaceDN w:val="0"/>
              <w:spacing w:line="308" w:lineRule="exact"/>
              <w:jc w:val="center"/>
              <w:rPr>
                <w:b/>
                <w:noProof w:val="0"/>
                <w:sz w:val="28"/>
                <w:szCs w:val="22"/>
                <w:lang w:val="vi"/>
              </w:rPr>
            </w:pPr>
            <w:r w:rsidRPr="00197A0E">
              <w:rPr>
                <w:b/>
                <w:noProof w:val="0"/>
                <w:sz w:val="28"/>
                <w:szCs w:val="22"/>
                <w:lang w:val="vi"/>
              </w:rPr>
              <w:t>Tác</w:t>
            </w:r>
            <w:r w:rsidRPr="00197A0E">
              <w:rPr>
                <w:b/>
                <w:noProof w:val="0"/>
                <w:spacing w:val="-8"/>
                <w:sz w:val="28"/>
                <w:szCs w:val="22"/>
                <w:lang w:val="vi"/>
              </w:rPr>
              <w:t xml:space="preserve"> </w:t>
            </w:r>
            <w:r w:rsidRPr="00197A0E">
              <w:rPr>
                <w:b/>
                <w:noProof w:val="0"/>
                <w:sz w:val="28"/>
                <w:szCs w:val="22"/>
                <w:lang w:val="vi"/>
              </w:rPr>
              <w:t>giả/đồng</w:t>
            </w:r>
            <w:r w:rsidRPr="00197A0E">
              <w:rPr>
                <w:b/>
                <w:noProof w:val="0"/>
                <w:spacing w:val="-1"/>
                <w:sz w:val="28"/>
                <w:szCs w:val="22"/>
                <w:lang w:val="vi"/>
              </w:rPr>
              <w:t xml:space="preserve"> </w:t>
            </w:r>
            <w:r w:rsidRPr="00197A0E">
              <w:rPr>
                <w:b/>
                <w:noProof w:val="0"/>
                <w:sz w:val="28"/>
                <w:szCs w:val="22"/>
                <w:lang w:val="vi"/>
              </w:rPr>
              <w:t>tác</w:t>
            </w:r>
            <w:r w:rsidRPr="00197A0E">
              <w:rPr>
                <w:b/>
                <w:noProof w:val="0"/>
                <w:spacing w:val="-2"/>
                <w:sz w:val="28"/>
                <w:szCs w:val="22"/>
                <w:lang w:val="vi"/>
              </w:rPr>
              <w:t xml:space="preserve"> </w:t>
            </w:r>
            <w:r w:rsidRPr="00197A0E">
              <w:rPr>
                <w:b/>
                <w:noProof w:val="0"/>
                <w:spacing w:val="-5"/>
                <w:sz w:val="28"/>
                <w:szCs w:val="22"/>
                <w:lang w:val="vi"/>
              </w:rPr>
              <w:t>giả</w:t>
            </w:r>
          </w:p>
          <w:p w14:paraId="4066B2D6" w14:textId="77777777" w:rsidR="00197A0E" w:rsidRPr="00197A0E" w:rsidRDefault="00197A0E" w:rsidP="00197A0E">
            <w:pPr>
              <w:widowControl w:val="0"/>
              <w:autoSpaceDE w:val="0"/>
              <w:autoSpaceDN w:val="0"/>
              <w:spacing w:line="300" w:lineRule="exact"/>
              <w:jc w:val="center"/>
              <w:rPr>
                <w:i/>
                <w:noProof w:val="0"/>
                <w:sz w:val="28"/>
                <w:szCs w:val="22"/>
                <w:lang w:val="vi"/>
              </w:rPr>
            </w:pPr>
            <w:r w:rsidRPr="00197A0E">
              <w:rPr>
                <w:i/>
                <w:noProof w:val="0"/>
                <w:sz w:val="28"/>
                <w:szCs w:val="22"/>
                <w:lang w:val="vi"/>
              </w:rPr>
              <w:t>(Ký,</w:t>
            </w:r>
            <w:r w:rsidRPr="00197A0E">
              <w:rPr>
                <w:i/>
                <w:noProof w:val="0"/>
                <w:spacing w:val="-3"/>
                <w:sz w:val="28"/>
                <w:szCs w:val="22"/>
                <w:lang w:val="vi"/>
              </w:rPr>
              <w:t xml:space="preserve"> </w:t>
            </w:r>
            <w:r w:rsidRPr="00197A0E">
              <w:rPr>
                <w:i/>
                <w:noProof w:val="0"/>
                <w:sz w:val="28"/>
                <w:szCs w:val="22"/>
                <w:lang w:val="vi"/>
              </w:rPr>
              <w:t>ghi</w:t>
            </w:r>
            <w:r w:rsidRPr="00197A0E">
              <w:rPr>
                <w:i/>
                <w:noProof w:val="0"/>
                <w:spacing w:val="-2"/>
                <w:sz w:val="28"/>
                <w:szCs w:val="22"/>
                <w:lang w:val="vi"/>
              </w:rPr>
              <w:t xml:space="preserve"> </w:t>
            </w:r>
            <w:r w:rsidRPr="00197A0E">
              <w:rPr>
                <w:i/>
                <w:noProof w:val="0"/>
                <w:sz w:val="28"/>
                <w:szCs w:val="22"/>
                <w:lang w:val="vi"/>
              </w:rPr>
              <w:t>rõ</w:t>
            </w:r>
            <w:r w:rsidRPr="00197A0E">
              <w:rPr>
                <w:i/>
                <w:noProof w:val="0"/>
                <w:spacing w:val="-3"/>
                <w:sz w:val="28"/>
                <w:szCs w:val="22"/>
                <w:lang w:val="vi"/>
              </w:rPr>
              <w:t xml:space="preserve"> </w:t>
            </w:r>
            <w:r w:rsidRPr="00197A0E">
              <w:rPr>
                <w:i/>
                <w:noProof w:val="0"/>
                <w:sz w:val="28"/>
                <w:szCs w:val="22"/>
                <w:lang w:val="vi"/>
              </w:rPr>
              <w:t>họ</w:t>
            </w:r>
            <w:r w:rsidRPr="00197A0E">
              <w:rPr>
                <w:i/>
                <w:noProof w:val="0"/>
                <w:spacing w:val="-1"/>
                <w:sz w:val="28"/>
                <w:szCs w:val="22"/>
                <w:lang w:val="vi"/>
              </w:rPr>
              <w:t xml:space="preserve"> </w:t>
            </w:r>
            <w:r w:rsidRPr="00197A0E">
              <w:rPr>
                <w:i/>
                <w:noProof w:val="0"/>
                <w:spacing w:val="-4"/>
                <w:sz w:val="28"/>
                <w:szCs w:val="22"/>
                <w:lang w:val="vi"/>
              </w:rPr>
              <w:t>tên)</w:t>
            </w:r>
          </w:p>
        </w:tc>
      </w:tr>
    </w:tbl>
    <w:p w14:paraId="5376BCEA" w14:textId="77777777" w:rsidR="00197A0E" w:rsidRPr="00197A0E" w:rsidRDefault="00197A0E" w:rsidP="00197A0E">
      <w:pPr>
        <w:widowControl w:val="0"/>
        <w:autoSpaceDE w:val="0"/>
        <w:autoSpaceDN w:val="0"/>
        <w:rPr>
          <w:noProof w:val="0"/>
          <w:sz w:val="20"/>
          <w:szCs w:val="28"/>
          <w:lang w:val="vi"/>
        </w:rPr>
      </w:pPr>
    </w:p>
    <w:p w14:paraId="0D3A4490" w14:textId="77777777" w:rsidR="00197A0E" w:rsidRPr="00197A0E" w:rsidRDefault="00197A0E" w:rsidP="00197A0E">
      <w:pPr>
        <w:widowControl w:val="0"/>
        <w:autoSpaceDE w:val="0"/>
        <w:autoSpaceDN w:val="0"/>
        <w:rPr>
          <w:noProof w:val="0"/>
          <w:sz w:val="20"/>
          <w:szCs w:val="28"/>
          <w:lang w:val="vi"/>
        </w:rPr>
      </w:pPr>
    </w:p>
    <w:p w14:paraId="0F64FCD7" w14:textId="77777777" w:rsidR="00197A0E" w:rsidRPr="00197A0E" w:rsidRDefault="00197A0E" w:rsidP="00197A0E">
      <w:pPr>
        <w:widowControl w:val="0"/>
        <w:autoSpaceDE w:val="0"/>
        <w:autoSpaceDN w:val="0"/>
        <w:rPr>
          <w:noProof w:val="0"/>
          <w:sz w:val="20"/>
          <w:szCs w:val="28"/>
          <w:lang w:val="vi"/>
        </w:rPr>
      </w:pPr>
    </w:p>
    <w:p w14:paraId="3044843F" w14:textId="77777777" w:rsidR="00197A0E" w:rsidRPr="00197A0E" w:rsidRDefault="00197A0E" w:rsidP="00197A0E">
      <w:pPr>
        <w:widowControl w:val="0"/>
        <w:autoSpaceDE w:val="0"/>
        <w:autoSpaceDN w:val="0"/>
        <w:rPr>
          <w:noProof w:val="0"/>
          <w:sz w:val="20"/>
          <w:szCs w:val="28"/>
          <w:lang w:val="vi"/>
        </w:rPr>
      </w:pPr>
    </w:p>
    <w:p w14:paraId="4F922AF2" w14:textId="77777777" w:rsidR="00197A0E" w:rsidRPr="00197A0E" w:rsidRDefault="00197A0E" w:rsidP="00197A0E">
      <w:pPr>
        <w:widowControl w:val="0"/>
        <w:autoSpaceDE w:val="0"/>
        <w:autoSpaceDN w:val="0"/>
        <w:spacing w:before="69"/>
        <w:rPr>
          <w:noProof w:val="0"/>
          <w:sz w:val="20"/>
          <w:szCs w:val="28"/>
          <w:lang w:val="vi"/>
        </w:rPr>
      </w:pPr>
      <w:r w:rsidRPr="00197A0E">
        <w:rPr>
          <w:sz w:val="20"/>
          <w:szCs w:val="28"/>
          <w:lang w:val="en-US"/>
        </w:rPr>
        <mc:AlternateContent>
          <mc:Choice Requires="wps">
            <w:drawing>
              <wp:anchor distT="0" distB="0" distL="0" distR="0" simplePos="0" relativeHeight="251664384" behindDoc="1" locked="0" layoutInCell="1" allowOverlap="1" wp14:anchorId="10CCB398" wp14:editId="181290FC">
                <wp:simplePos x="0" y="0"/>
                <wp:positionH relativeFrom="page">
                  <wp:posOffset>1080820</wp:posOffset>
                </wp:positionH>
                <wp:positionV relativeFrom="paragraph">
                  <wp:posOffset>205576</wp:posOffset>
                </wp:positionV>
                <wp:extent cx="182943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5903D8FF" id="Graphic 5" o:spid="_x0000_s1026" style="position:absolute;margin-left:85.1pt;margin-top:16.2pt;width:144.05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" path="m1829054,l,,,9144r1829054,l1829054,xe" fillcolor="#001f5f" stroked="f">
                <v:path arrowok="t"/>
                <w10:wrap type="topAndBottom" anchorx="page"/>
              </v:shape>
            </w:pict>
          </mc:Fallback>
        </mc:AlternateContent>
      </w:r>
    </w:p>
    <w:p w14:paraId="35865963" w14:textId="77777777" w:rsidR="00197A0E" w:rsidRPr="00197A0E" w:rsidRDefault="00197A0E" w:rsidP="00197A0E">
      <w:pPr>
        <w:widowControl w:val="0"/>
        <w:autoSpaceDE w:val="0"/>
        <w:autoSpaceDN w:val="0"/>
        <w:spacing w:before="118"/>
        <w:rPr>
          <w:noProof w:val="0"/>
          <w:sz w:val="20"/>
          <w:szCs w:val="22"/>
          <w:lang w:val="vi"/>
        </w:rPr>
      </w:pPr>
      <w:r w:rsidRPr="00197A0E">
        <w:rPr>
          <w:noProof w:val="0"/>
          <w:sz w:val="20"/>
          <w:szCs w:val="22"/>
          <w:vertAlign w:val="superscript"/>
          <w:lang w:val="vi"/>
        </w:rPr>
        <w:t>1</w:t>
      </w:r>
      <w:r w:rsidRPr="00197A0E">
        <w:rPr>
          <w:noProof w:val="0"/>
          <w:spacing w:val="-3"/>
          <w:sz w:val="20"/>
          <w:szCs w:val="22"/>
          <w:lang w:val="vi"/>
        </w:rPr>
        <w:t xml:space="preserve"> </w:t>
      </w:r>
      <w:r w:rsidRPr="00197A0E">
        <w:rPr>
          <w:noProof w:val="0"/>
          <w:sz w:val="20"/>
          <w:szCs w:val="22"/>
          <w:lang w:val="vi"/>
        </w:rPr>
        <w:t>Hình</w:t>
      </w:r>
      <w:r w:rsidRPr="00197A0E">
        <w:rPr>
          <w:noProof w:val="0"/>
          <w:spacing w:val="-3"/>
          <w:sz w:val="20"/>
          <w:szCs w:val="22"/>
          <w:lang w:val="vi"/>
        </w:rPr>
        <w:t xml:space="preserve"> </w:t>
      </w:r>
      <w:r w:rsidRPr="00197A0E">
        <w:rPr>
          <w:noProof w:val="0"/>
          <w:sz w:val="20"/>
          <w:szCs w:val="22"/>
          <w:lang w:val="vi"/>
        </w:rPr>
        <w:t>thức</w:t>
      </w:r>
      <w:r w:rsidRPr="00197A0E">
        <w:rPr>
          <w:noProof w:val="0"/>
          <w:spacing w:val="-3"/>
          <w:sz w:val="20"/>
          <w:szCs w:val="22"/>
          <w:lang w:val="vi"/>
        </w:rPr>
        <w:t xml:space="preserve"> </w:t>
      </w:r>
      <w:r w:rsidRPr="00197A0E">
        <w:rPr>
          <w:noProof w:val="0"/>
          <w:sz w:val="20"/>
          <w:szCs w:val="22"/>
          <w:lang w:val="vi"/>
        </w:rPr>
        <w:t>trình</w:t>
      </w:r>
      <w:r w:rsidRPr="00197A0E">
        <w:rPr>
          <w:noProof w:val="0"/>
          <w:spacing w:val="-3"/>
          <w:sz w:val="20"/>
          <w:szCs w:val="22"/>
          <w:lang w:val="vi"/>
        </w:rPr>
        <w:t xml:space="preserve"> </w:t>
      </w:r>
      <w:r w:rsidRPr="00197A0E">
        <w:rPr>
          <w:noProof w:val="0"/>
          <w:spacing w:val="-5"/>
          <w:sz w:val="20"/>
          <w:szCs w:val="22"/>
          <w:lang w:val="vi"/>
        </w:rPr>
        <w:t>bày</w:t>
      </w:r>
    </w:p>
    <w:p w14:paraId="7E1FEBC6" w14:textId="77777777" w:rsidR="00197A0E" w:rsidRPr="00197A0E" w:rsidRDefault="00197A0E" w:rsidP="00197A0E">
      <w:pPr>
        <w:widowControl w:val="0"/>
        <w:numPr>
          <w:ilvl w:val="1"/>
          <w:numId w:val="10"/>
        </w:numPr>
        <w:tabs>
          <w:tab w:val="left" w:pos="116"/>
        </w:tabs>
        <w:autoSpaceDE w:val="0"/>
        <w:autoSpaceDN w:val="0"/>
        <w:ind w:left="116" w:hanging="114"/>
        <w:rPr>
          <w:noProof w:val="0"/>
          <w:sz w:val="20"/>
          <w:szCs w:val="22"/>
          <w:lang w:val="vi"/>
        </w:rPr>
      </w:pPr>
      <w:r w:rsidRPr="00197A0E">
        <w:rPr>
          <w:noProof w:val="0"/>
          <w:sz w:val="20"/>
          <w:szCs w:val="22"/>
          <w:lang w:val="vi"/>
        </w:rPr>
        <w:t>Khổ giấy</w:t>
      </w:r>
      <w:r w:rsidRPr="00197A0E">
        <w:rPr>
          <w:noProof w:val="0"/>
          <w:spacing w:val="-4"/>
          <w:sz w:val="20"/>
          <w:szCs w:val="22"/>
          <w:lang w:val="vi"/>
        </w:rPr>
        <w:t xml:space="preserve"> </w:t>
      </w:r>
      <w:r w:rsidRPr="00197A0E">
        <w:rPr>
          <w:noProof w:val="0"/>
          <w:sz w:val="20"/>
          <w:szCs w:val="22"/>
          <w:lang w:val="vi"/>
        </w:rPr>
        <w:t>A4;</w:t>
      </w:r>
      <w:r w:rsidRPr="00197A0E">
        <w:rPr>
          <w:noProof w:val="0"/>
          <w:spacing w:val="-4"/>
          <w:sz w:val="20"/>
          <w:szCs w:val="22"/>
          <w:lang w:val="vi"/>
        </w:rPr>
        <w:t xml:space="preserve"> </w:t>
      </w:r>
      <w:r w:rsidRPr="00197A0E">
        <w:rPr>
          <w:noProof w:val="0"/>
          <w:sz w:val="20"/>
          <w:szCs w:val="22"/>
          <w:lang w:val="vi"/>
        </w:rPr>
        <w:t>in</w:t>
      </w:r>
      <w:r w:rsidRPr="00197A0E">
        <w:rPr>
          <w:noProof w:val="0"/>
          <w:spacing w:val="-4"/>
          <w:sz w:val="20"/>
          <w:szCs w:val="22"/>
          <w:lang w:val="vi"/>
        </w:rPr>
        <w:t xml:space="preserve"> </w:t>
      </w:r>
      <w:r w:rsidRPr="00197A0E">
        <w:rPr>
          <w:noProof w:val="0"/>
          <w:sz w:val="20"/>
          <w:szCs w:val="22"/>
          <w:lang w:val="vi"/>
        </w:rPr>
        <w:t xml:space="preserve">1 </w:t>
      </w:r>
      <w:r w:rsidRPr="00197A0E">
        <w:rPr>
          <w:noProof w:val="0"/>
          <w:spacing w:val="-5"/>
          <w:sz w:val="20"/>
          <w:szCs w:val="22"/>
          <w:lang w:val="vi"/>
        </w:rPr>
        <w:t>mặt</w:t>
      </w:r>
    </w:p>
    <w:p w14:paraId="29A50FB4" w14:textId="77777777" w:rsidR="00197A0E" w:rsidRPr="00197A0E" w:rsidRDefault="00197A0E" w:rsidP="00197A0E">
      <w:pPr>
        <w:widowControl w:val="0"/>
        <w:numPr>
          <w:ilvl w:val="1"/>
          <w:numId w:val="10"/>
        </w:numPr>
        <w:tabs>
          <w:tab w:val="left" w:pos="114"/>
        </w:tabs>
        <w:autoSpaceDE w:val="0"/>
        <w:autoSpaceDN w:val="0"/>
        <w:spacing w:before="1"/>
        <w:ind w:right="26" w:firstLine="0"/>
        <w:rPr>
          <w:noProof w:val="0"/>
          <w:sz w:val="20"/>
          <w:szCs w:val="22"/>
          <w:lang w:val="vi"/>
        </w:rPr>
      </w:pPr>
      <w:r w:rsidRPr="00197A0E">
        <w:rPr>
          <w:noProof w:val="0"/>
          <w:sz w:val="20"/>
          <w:szCs w:val="22"/>
          <w:lang w:val="vi"/>
        </w:rPr>
        <w:t>Số</w:t>
      </w:r>
      <w:r w:rsidRPr="00197A0E">
        <w:rPr>
          <w:noProof w:val="0"/>
          <w:spacing w:val="-3"/>
          <w:sz w:val="20"/>
          <w:szCs w:val="22"/>
          <w:lang w:val="vi"/>
        </w:rPr>
        <w:t xml:space="preserve"> </w:t>
      </w:r>
      <w:r w:rsidRPr="00197A0E">
        <w:rPr>
          <w:noProof w:val="0"/>
          <w:sz w:val="20"/>
          <w:szCs w:val="22"/>
          <w:lang w:val="vi"/>
        </w:rPr>
        <w:t>trang</w:t>
      </w:r>
      <w:r w:rsidRPr="00197A0E">
        <w:rPr>
          <w:noProof w:val="0"/>
          <w:spacing w:val="-5"/>
          <w:sz w:val="20"/>
          <w:szCs w:val="22"/>
          <w:lang w:val="vi"/>
        </w:rPr>
        <w:t xml:space="preserve"> </w:t>
      </w:r>
      <w:r w:rsidRPr="00197A0E">
        <w:rPr>
          <w:noProof w:val="0"/>
          <w:sz w:val="20"/>
          <w:szCs w:val="22"/>
          <w:lang w:val="vi"/>
        </w:rPr>
        <w:t>tối</w:t>
      </w:r>
      <w:r w:rsidRPr="00197A0E">
        <w:rPr>
          <w:noProof w:val="0"/>
          <w:spacing w:val="-5"/>
          <w:sz w:val="20"/>
          <w:szCs w:val="22"/>
          <w:lang w:val="vi"/>
        </w:rPr>
        <w:t xml:space="preserve"> </w:t>
      </w:r>
      <w:r w:rsidRPr="00197A0E">
        <w:rPr>
          <w:noProof w:val="0"/>
          <w:sz w:val="20"/>
          <w:szCs w:val="22"/>
          <w:lang w:val="vi"/>
        </w:rPr>
        <w:t>đa</w:t>
      </w:r>
      <w:r w:rsidRPr="00197A0E">
        <w:rPr>
          <w:noProof w:val="0"/>
          <w:spacing w:val="-4"/>
          <w:sz w:val="20"/>
          <w:szCs w:val="22"/>
          <w:lang w:val="vi"/>
        </w:rPr>
        <w:t xml:space="preserve"> </w:t>
      </w:r>
      <w:r w:rsidRPr="00197A0E">
        <w:rPr>
          <w:noProof w:val="0"/>
          <w:sz w:val="20"/>
          <w:szCs w:val="22"/>
          <w:lang w:val="vi"/>
        </w:rPr>
        <w:t>là</w:t>
      </w:r>
      <w:r w:rsidRPr="00197A0E">
        <w:rPr>
          <w:noProof w:val="0"/>
          <w:spacing w:val="-4"/>
          <w:sz w:val="20"/>
          <w:szCs w:val="22"/>
          <w:lang w:val="vi"/>
        </w:rPr>
        <w:t xml:space="preserve"> </w:t>
      </w:r>
      <w:r w:rsidRPr="00197A0E">
        <w:rPr>
          <w:noProof w:val="0"/>
          <w:sz w:val="20"/>
          <w:szCs w:val="22"/>
          <w:lang w:val="vi"/>
        </w:rPr>
        <w:t>10</w:t>
      </w:r>
      <w:r w:rsidRPr="00197A0E">
        <w:rPr>
          <w:noProof w:val="0"/>
          <w:spacing w:val="-3"/>
          <w:sz w:val="20"/>
          <w:szCs w:val="22"/>
          <w:lang w:val="vi"/>
        </w:rPr>
        <w:t xml:space="preserve"> </w:t>
      </w:r>
      <w:r w:rsidRPr="00197A0E">
        <w:rPr>
          <w:noProof w:val="0"/>
          <w:sz w:val="20"/>
          <w:szCs w:val="22"/>
          <w:lang w:val="vi"/>
        </w:rPr>
        <w:t>trang;</w:t>
      </w:r>
      <w:r w:rsidRPr="00197A0E">
        <w:rPr>
          <w:noProof w:val="0"/>
          <w:spacing w:val="-3"/>
          <w:sz w:val="20"/>
          <w:szCs w:val="22"/>
          <w:lang w:val="vi"/>
        </w:rPr>
        <w:t xml:space="preserve"> </w:t>
      </w:r>
      <w:r w:rsidRPr="00197A0E">
        <w:rPr>
          <w:noProof w:val="0"/>
          <w:sz w:val="20"/>
          <w:szCs w:val="22"/>
          <w:lang w:val="vi"/>
        </w:rPr>
        <w:t>font</w:t>
      </w:r>
      <w:r w:rsidRPr="00197A0E">
        <w:rPr>
          <w:noProof w:val="0"/>
          <w:spacing w:val="-5"/>
          <w:sz w:val="20"/>
          <w:szCs w:val="22"/>
          <w:lang w:val="vi"/>
        </w:rPr>
        <w:t xml:space="preserve"> </w:t>
      </w:r>
      <w:r w:rsidRPr="00197A0E">
        <w:rPr>
          <w:noProof w:val="0"/>
          <w:sz w:val="20"/>
          <w:szCs w:val="22"/>
          <w:lang w:val="vi"/>
        </w:rPr>
        <w:t>chữ</w:t>
      </w:r>
      <w:r w:rsidRPr="00197A0E">
        <w:rPr>
          <w:noProof w:val="0"/>
          <w:spacing w:val="-4"/>
          <w:sz w:val="20"/>
          <w:szCs w:val="22"/>
          <w:lang w:val="vi"/>
        </w:rPr>
        <w:t xml:space="preserve"> </w:t>
      </w:r>
      <w:r w:rsidRPr="00197A0E">
        <w:rPr>
          <w:noProof w:val="0"/>
          <w:sz w:val="20"/>
          <w:szCs w:val="22"/>
          <w:lang w:val="vi"/>
        </w:rPr>
        <w:t>Time</w:t>
      </w:r>
      <w:r w:rsidRPr="00197A0E">
        <w:rPr>
          <w:noProof w:val="0"/>
          <w:spacing w:val="-4"/>
          <w:sz w:val="20"/>
          <w:szCs w:val="22"/>
          <w:lang w:val="vi"/>
        </w:rPr>
        <w:t xml:space="preserve"> </w:t>
      </w:r>
      <w:r w:rsidRPr="00197A0E">
        <w:rPr>
          <w:noProof w:val="0"/>
          <w:sz w:val="20"/>
          <w:szCs w:val="22"/>
          <w:lang w:val="vi"/>
        </w:rPr>
        <w:t>New</w:t>
      </w:r>
      <w:r w:rsidRPr="00197A0E">
        <w:rPr>
          <w:noProof w:val="0"/>
          <w:spacing w:val="-4"/>
          <w:sz w:val="20"/>
          <w:szCs w:val="22"/>
          <w:lang w:val="vi"/>
        </w:rPr>
        <w:t xml:space="preserve"> </w:t>
      </w:r>
      <w:r w:rsidRPr="00197A0E">
        <w:rPr>
          <w:noProof w:val="0"/>
          <w:sz w:val="20"/>
          <w:szCs w:val="22"/>
          <w:lang w:val="vi"/>
        </w:rPr>
        <w:t>Roman,</w:t>
      </w:r>
      <w:r w:rsidRPr="00197A0E">
        <w:rPr>
          <w:noProof w:val="0"/>
          <w:spacing w:val="-4"/>
          <w:sz w:val="20"/>
          <w:szCs w:val="22"/>
          <w:lang w:val="vi"/>
        </w:rPr>
        <w:t xml:space="preserve"> </w:t>
      </w:r>
      <w:r w:rsidRPr="00197A0E">
        <w:rPr>
          <w:noProof w:val="0"/>
          <w:sz w:val="20"/>
          <w:szCs w:val="22"/>
          <w:lang w:val="vi"/>
        </w:rPr>
        <w:t>cỡ</w:t>
      </w:r>
      <w:r w:rsidRPr="00197A0E">
        <w:rPr>
          <w:noProof w:val="0"/>
          <w:spacing w:val="-4"/>
          <w:sz w:val="20"/>
          <w:szCs w:val="22"/>
          <w:lang w:val="vi"/>
        </w:rPr>
        <w:t xml:space="preserve"> </w:t>
      </w:r>
      <w:r w:rsidRPr="00197A0E">
        <w:rPr>
          <w:noProof w:val="0"/>
          <w:sz w:val="20"/>
          <w:szCs w:val="22"/>
          <w:lang w:val="vi"/>
        </w:rPr>
        <w:t>chữ</w:t>
      </w:r>
      <w:r w:rsidRPr="00197A0E">
        <w:rPr>
          <w:noProof w:val="0"/>
          <w:spacing w:val="-4"/>
          <w:sz w:val="20"/>
          <w:szCs w:val="22"/>
          <w:lang w:val="vi"/>
        </w:rPr>
        <w:t xml:space="preserve"> </w:t>
      </w:r>
      <w:r w:rsidRPr="00197A0E">
        <w:rPr>
          <w:noProof w:val="0"/>
          <w:sz w:val="20"/>
          <w:szCs w:val="22"/>
          <w:lang w:val="vi"/>
        </w:rPr>
        <w:t>14;</w:t>
      </w:r>
      <w:r w:rsidRPr="00197A0E">
        <w:rPr>
          <w:noProof w:val="0"/>
          <w:spacing w:val="-5"/>
          <w:sz w:val="20"/>
          <w:szCs w:val="22"/>
          <w:lang w:val="vi"/>
        </w:rPr>
        <w:t xml:space="preserve"> </w:t>
      </w:r>
      <w:r w:rsidRPr="00197A0E">
        <w:rPr>
          <w:noProof w:val="0"/>
          <w:sz w:val="20"/>
          <w:szCs w:val="22"/>
          <w:lang w:val="vi"/>
        </w:rPr>
        <w:t>paragraph</w:t>
      </w:r>
      <w:r w:rsidRPr="00197A0E">
        <w:rPr>
          <w:noProof w:val="0"/>
          <w:spacing w:val="-5"/>
          <w:sz w:val="20"/>
          <w:szCs w:val="22"/>
          <w:lang w:val="vi"/>
        </w:rPr>
        <w:t xml:space="preserve"> </w:t>
      </w:r>
      <w:r w:rsidRPr="00197A0E">
        <w:rPr>
          <w:noProof w:val="0"/>
          <w:sz w:val="20"/>
          <w:szCs w:val="22"/>
          <w:lang w:val="vi"/>
        </w:rPr>
        <w:t>1,5</w:t>
      </w:r>
      <w:r w:rsidRPr="00197A0E">
        <w:rPr>
          <w:noProof w:val="0"/>
          <w:spacing w:val="-3"/>
          <w:sz w:val="20"/>
          <w:szCs w:val="22"/>
          <w:lang w:val="vi"/>
        </w:rPr>
        <w:t xml:space="preserve"> </w:t>
      </w:r>
      <w:r w:rsidRPr="00197A0E">
        <w:rPr>
          <w:noProof w:val="0"/>
          <w:sz w:val="20"/>
          <w:szCs w:val="22"/>
          <w:lang w:val="vi"/>
        </w:rPr>
        <w:t>line;</w:t>
      </w:r>
      <w:r w:rsidRPr="00197A0E">
        <w:rPr>
          <w:noProof w:val="0"/>
          <w:spacing w:val="-4"/>
          <w:sz w:val="20"/>
          <w:szCs w:val="22"/>
          <w:lang w:val="vi"/>
        </w:rPr>
        <w:t xml:space="preserve"> </w:t>
      </w:r>
      <w:r w:rsidRPr="00197A0E">
        <w:rPr>
          <w:noProof w:val="0"/>
          <w:sz w:val="20"/>
          <w:szCs w:val="22"/>
          <w:lang w:val="vi"/>
        </w:rPr>
        <w:t>lề</w:t>
      </w:r>
      <w:r w:rsidRPr="00197A0E">
        <w:rPr>
          <w:noProof w:val="0"/>
          <w:spacing w:val="-1"/>
          <w:sz w:val="20"/>
          <w:szCs w:val="22"/>
          <w:lang w:val="vi"/>
        </w:rPr>
        <w:t xml:space="preserve"> </w:t>
      </w:r>
      <w:r w:rsidRPr="00197A0E">
        <w:rPr>
          <w:noProof w:val="0"/>
          <w:sz w:val="20"/>
          <w:szCs w:val="22"/>
          <w:lang w:val="vi"/>
        </w:rPr>
        <w:t>trái</w:t>
      </w:r>
      <w:r w:rsidRPr="00197A0E">
        <w:rPr>
          <w:noProof w:val="0"/>
          <w:spacing w:val="-4"/>
          <w:sz w:val="20"/>
          <w:szCs w:val="22"/>
          <w:lang w:val="vi"/>
        </w:rPr>
        <w:t xml:space="preserve"> </w:t>
      </w:r>
      <w:r w:rsidRPr="00197A0E">
        <w:rPr>
          <w:noProof w:val="0"/>
          <w:sz w:val="20"/>
          <w:szCs w:val="22"/>
          <w:lang w:val="vi"/>
        </w:rPr>
        <w:t>3cm;</w:t>
      </w:r>
      <w:r w:rsidRPr="00197A0E">
        <w:rPr>
          <w:noProof w:val="0"/>
          <w:spacing w:val="-5"/>
          <w:sz w:val="20"/>
          <w:szCs w:val="22"/>
          <w:lang w:val="vi"/>
        </w:rPr>
        <w:t xml:space="preserve"> </w:t>
      </w:r>
      <w:r w:rsidRPr="00197A0E">
        <w:rPr>
          <w:noProof w:val="0"/>
          <w:sz w:val="20"/>
          <w:szCs w:val="22"/>
          <w:lang w:val="vi"/>
        </w:rPr>
        <w:t>lề</w:t>
      </w:r>
      <w:r w:rsidRPr="00197A0E">
        <w:rPr>
          <w:noProof w:val="0"/>
          <w:spacing w:val="-4"/>
          <w:sz w:val="20"/>
          <w:szCs w:val="22"/>
          <w:lang w:val="vi"/>
        </w:rPr>
        <w:t xml:space="preserve"> </w:t>
      </w:r>
      <w:r w:rsidRPr="00197A0E">
        <w:rPr>
          <w:noProof w:val="0"/>
          <w:sz w:val="20"/>
          <w:szCs w:val="22"/>
          <w:lang w:val="vi"/>
        </w:rPr>
        <w:t>trên,</w:t>
      </w:r>
      <w:r w:rsidRPr="00197A0E">
        <w:rPr>
          <w:noProof w:val="0"/>
          <w:spacing w:val="-4"/>
          <w:sz w:val="20"/>
          <w:szCs w:val="22"/>
          <w:lang w:val="vi"/>
        </w:rPr>
        <w:t xml:space="preserve"> </w:t>
      </w:r>
      <w:r w:rsidRPr="00197A0E">
        <w:rPr>
          <w:noProof w:val="0"/>
          <w:sz w:val="20"/>
          <w:szCs w:val="22"/>
          <w:lang w:val="vi"/>
        </w:rPr>
        <w:t>lề</w:t>
      </w:r>
      <w:r w:rsidRPr="00197A0E">
        <w:rPr>
          <w:noProof w:val="0"/>
          <w:spacing w:val="-4"/>
          <w:sz w:val="20"/>
          <w:szCs w:val="22"/>
          <w:lang w:val="vi"/>
        </w:rPr>
        <w:t xml:space="preserve"> </w:t>
      </w:r>
      <w:r w:rsidRPr="00197A0E">
        <w:rPr>
          <w:noProof w:val="0"/>
          <w:sz w:val="20"/>
          <w:szCs w:val="22"/>
          <w:lang w:val="vi"/>
        </w:rPr>
        <w:t>dưới, lề phải 2cm.</w:t>
      </w:r>
    </w:p>
    <w:p w14:paraId="3C584123" w14:textId="77777777" w:rsidR="00197A0E" w:rsidRPr="00197A0E" w:rsidRDefault="00197A0E" w:rsidP="00197A0E">
      <w:pPr>
        <w:widowControl w:val="0"/>
        <w:autoSpaceDE w:val="0"/>
        <w:autoSpaceDN w:val="0"/>
        <w:spacing w:before="120"/>
        <w:rPr>
          <w:noProof w:val="0"/>
          <w:sz w:val="20"/>
          <w:szCs w:val="22"/>
          <w:lang w:val="vi"/>
        </w:rPr>
        <w:sectPr w:rsidR="00197A0E" w:rsidRPr="00197A0E" w:rsidSect="00DD241B">
          <w:headerReference w:type="default" r:id="rId14"/>
          <w:pgSz w:w="11910" w:h="16850"/>
          <w:pgMar w:top="1200" w:right="992" w:bottom="280" w:left="1700" w:header="720" w:footer="720" w:gutter="0"/>
          <w:cols w:space="720"/>
          <w:docGrid w:linePitch="326"/>
        </w:sectPr>
      </w:pPr>
    </w:p>
    <w:p w14:paraId="20C79FE7" w14:textId="77777777" w:rsidR="00197A0E" w:rsidRPr="00197A0E" w:rsidRDefault="00197A0E" w:rsidP="00197A0E">
      <w:pPr>
        <w:widowControl w:val="0"/>
        <w:autoSpaceDE w:val="0"/>
        <w:autoSpaceDN w:val="0"/>
        <w:spacing w:before="71" w:line="298" w:lineRule="exact"/>
        <w:ind w:right="965"/>
        <w:jc w:val="center"/>
        <w:rPr>
          <w:b/>
          <w:noProof w:val="0"/>
          <w:szCs w:val="22"/>
          <w:lang w:val="vi"/>
        </w:rPr>
      </w:pPr>
      <w:r w:rsidRPr="00197A0E">
        <w:rPr>
          <w:b/>
          <w:noProof w:val="0"/>
          <w:szCs w:val="22"/>
          <w:lang w:val="vi"/>
        </w:rPr>
        <w:lastRenderedPageBreak/>
        <w:t>Phụ</w:t>
      </w:r>
      <w:r w:rsidRPr="00197A0E">
        <w:rPr>
          <w:b/>
          <w:noProof w:val="0"/>
          <w:spacing w:val="-6"/>
          <w:szCs w:val="22"/>
          <w:lang w:val="vi"/>
        </w:rPr>
        <w:t xml:space="preserve"> </w:t>
      </w:r>
      <w:r w:rsidRPr="00197A0E">
        <w:rPr>
          <w:b/>
          <w:noProof w:val="0"/>
          <w:szCs w:val="22"/>
          <w:lang w:val="vi"/>
        </w:rPr>
        <w:t>lục</w:t>
      </w:r>
      <w:r w:rsidRPr="00197A0E">
        <w:rPr>
          <w:b/>
          <w:noProof w:val="0"/>
          <w:spacing w:val="-6"/>
          <w:szCs w:val="22"/>
          <w:lang w:val="vi"/>
        </w:rPr>
        <w:t xml:space="preserve"> </w:t>
      </w:r>
      <w:r w:rsidRPr="00197A0E">
        <w:rPr>
          <w:b/>
          <w:noProof w:val="0"/>
          <w:spacing w:val="-5"/>
          <w:szCs w:val="22"/>
          <w:lang w:val="vi"/>
        </w:rPr>
        <w:t>III</w:t>
      </w:r>
    </w:p>
    <w:p w14:paraId="254E1FA3" w14:textId="77777777" w:rsidR="00197A0E" w:rsidRPr="00197A0E" w:rsidRDefault="00197A0E" w:rsidP="00197A0E">
      <w:pPr>
        <w:widowControl w:val="0"/>
        <w:autoSpaceDE w:val="0"/>
        <w:autoSpaceDN w:val="0"/>
        <w:spacing w:line="295" w:lineRule="exact"/>
        <w:ind w:right="85"/>
        <w:jc w:val="center"/>
        <w:rPr>
          <w:b/>
          <w:noProof w:val="0"/>
          <w:szCs w:val="22"/>
          <w:lang w:val="vi"/>
        </w:rPr>
      </w:pPr>
      <w:r w:rsidRPr="00197A0E">
        <w:rPr>
          <w:b/>
          <w:noProof w:val="0"/>
          <w:szCs w:val="22"/>
          <w:lang w:val="vi"/>
        </w:rPr>
        <w:t>HƯỚNG</w:t>
      </w:r>
      <w:r w:rsidRPr="00197A0E">
        <w:rPr>
          <w:b/>
          <w:noProof w:val="0"/>
          <w:spacing w:val="-8"/>
          <w:szCs w:val="22"/>
          <w:lang w:val="vi"/>
        </w:rPr>
        <w:t xml:space="preserve"> </w:t>
      </w:r>
      <w:r w:rsidRPr="00197A0E">
        <w:rPr>
          <w:b/>
          <w:noProof w:val="0"/>
          <w:szCs w:val="22"/>
          <w:lang w:val="vi"/>
        </w:rPr>
        <w:t>DẪN</w:t>
      </w:r>
      <w:r w:rsidRPr="00197A0E">
        <w:rPr>
          <w:b/>
          <w:noProof w:val="0"/>
          <w:spacing w:val="-8"/>
          <w:szCs w:val="22"/>
          <w:lang w:val="vi"/>
        </w:rPr>
        <w:t xml:space="preserve"> </w:t>
      </w:r>
      <w:r w:rsidRPr="00197A0E">
        <w:rPr>
          <w:b/>
          <w:noProof w:val="0"/>
          <w:szCs w:val="22"/>
          <w:lang w:val="vi"/>
        </w:rPr>
        <w:t>VIẾT</w:t>
      </w:r>
      <w:r w:rsidRPr="00197A0E">
        <w:rPr>
          <w:b/>
          <w:noProof w:val="0"/>
          <w:spacing w:val="-5"/>
          <w:szCs w:val="22"/>
          <w:lang w:val="vi"/>
        </w:rPr>
        <w:t xml:space="preserve"> </w:t>
      </w:r>
      <w:r w:rsidRPr="00197A0E">
        <w:rPr>
          <w:b/>
          <w:noProof w:val="0"/>
          <w:szCs w:val="22"/>
          <w:lang w:val="vi"/>
        </w:rPr>
        <w:t>BÁO</w:t>
      </w:r>
      <w:r w:rsidRPr="00197A0E">
        <w:rPr>
          <w:b/>
          <w:noProof w:val="0"/>
          <w:spacing w:val="-8"/>
          <w:szCs w:val="22"/>
          <w:lang w:val="vi"/>
        </w:rPr>
        <w:t xml:space="preserve"> </w:t>
      </w:r>
      <w:r w:rsidRPr="00197A0E">
        <w:rPr>
          <w:b/>
          <w:noProof w:val="0"/>
          <w:szCs w:val="22"/>
          <w:lang w:val="vi"/>
        </w:rPr>
        <w:t>CÁO</w:t>
      </w:r>
      <w:r w:rsidRPr="00197A0E">
        <w:rPr>
          <w:b/>
          <w:noProof w:val="0"/>
          <w:spacing w:val="-7"/>
          <w:szCs w:val="22"/>
          <w:lang w:val="vi"/>
        </w:rPr>
        <w:t xml:space="preserve"> </w:t>
      </w:r>
      <w:r w:rsidRPr="00197A0E">
        <w:rPr>
          <w:b/>
          <w:noProof w:val="0"/>
          <w:szCs w:val="22"/>
          <w:lang w:val="vi"/>
        </w:rPr>
        <w:t>KẾT</w:t>
      </w:r>
      <w:r w:rsidRPr="00197A0E">
        <w:rPr>
          <w:b/>
          <w:noProof w:val="0"/>
          <w:spacing w:val="-6"/>
          <w:szCs w:val="22"/>
          <w:lang w:val="vi"/>
        </w:rPr>
        <w:t xml:space="preserve"> </w:t>
      </w:r>
      <w:r w:rsidRPr="00197A0E">
        <w:rPr>
          <w:b/>
          <w:noProof w:val="0"/>
          <w:szCs w:val="22"/>
          <w:lang w:val="vi"/>
        </w:rPr>
        <w:t>QUẢ</w:t>
      </w:r>
      <w:r w:rsidRPr="00197A0E">
        <w:rPr>
          <w:b/>
          <w:noProof w:val="0"/>
          <w:spacing w:val="-7"/>
          <w:szCs w:val="22"/>
          <w:lang w:val="vi"/>
        </w:rPr>
        <w:t xml:space="preserve"> </w:t>
      </w:r>
      <w:r w:rsidRPr="00197A0E">
        <w:rPr>
          <w:b/>
          <w:noProof w:val="0"/>
          <w:szCs w:val="22"/>
          <w:lang w:val="vi"/>
        </w:rPr>
        <w:t>NGHIÊN</w:t>
      </w:r>
      <w:r w:rsidRPr="00197A0E">
        <w:rPr>
          <w:b/>
          <w:noProof w:val="0"/>
          <w:spacing w:val="-8"/>
          <w:szCs w:val="22"/>
          <w:lang w:val="vi"/>
        </w:rPr>
        <w:t xml:space="preserve"> </w:t>
      </w:r>
      <w:r w:rsidRPr="00197A0E">
        <w:rPr>
          <w:b/>
          <w:noProof w:val="0"/>
          <w:szCs w:val="22"/>
          <w:lang w:val="vi"/>
        </w:rPr>
        <w:t>CỨU</w:t>
      </w:r>
      <w:r w:rsidRPr="00197A0E">
        <w:rPr>
          <w:b/>
          <w:noProof w:val="0"/>
          <w:spacing w:val="-7"/>
          <w:szCs w:val="22"/>
          <w:lang w:val="vi"/>
        </w:rPr>
        <w:t xml:space="preserve"> </w:t>
      </w:r>
      <w:r w:rsidRPr="00197A0E">
        <w:rPr>
          <w:b/>
          <w:noProof w:val="0"/>
          <w:szCs w:val="22"/>
          <w:lang w:val="vi"/>
        </w:rPr>
        <w:t>KHOA</w:t>
      </w:r>
      <w:r w:rsidRPr="00197A0E">
        <w:rPr>
          <w:b/>
          <w:noProof w:val="0"/>
          <w:spacing w:val="-7"/>
          <w:szCs w:val="22"/>
          <w:lang w:val="vi"/>
        </w:rPr>
        <w:t xml:space="preserve"> </w:t>
      </w:r>
      <w:r w:rsidRPr="00197A0E">
        <w:rPr>
          <w:b/>
          <w:noProof w:val="0"/>
          <w:spacing w:val="-5"/>
          <w:szCs w:val="22"/>
          <w:lang w:val="vi"/>
        </w:rPr>
        <w:t>HỌC</w:t>
      </w:r>
    </w:p>
    <w:p w14:paraId="412064F7" w14:textId="77777777" w:rsidR="00197A0E" w:rsidRPr="00197A0E" w:rsidRDefault="00197A0E" w:rsidP="00197A0E">
      <w:pPr>
        <w:widowControl w:val="0"/>
        <w:tabs>
          <w:tab w:val="left" w:pos="4483"/>
          <w:tab w:val="left" w:pos="6677"/>
        </w:tabs>
        <w:autoSpaceDE w:val="0"/>
        <w:autoSpaceDN w:val="0"/>
        <w:ind w:right="49"/>
        <w:jc w:val="center"/>
        <w:rPr>
          <w:i/>
          <w:noProof w:val="0"/>
          <w:sz w:val="28"/>
          <w:szCs w:val="22"/>
          <w:lang w:val="vi"/>
        </w:rPr>
      </w:pPr>
      <w:r w:rsidRPr="00197A0E">
        <w:rPr>
          <w:i/>
          <w:sz w:val="28"/>
          <w:szCs w:val="22"/>
          <w:lang w:val="en-US"/>
        </w:rPr>
        <mc:AlternateContent>
          <mc:Choice Requires="wps">
            <w:drawing>
              <wp:anchor distT="0" distB="0" distL="0" distR="0" simplePos="0" relativeHeight="251665408" behindDoc="1" locked="0" layoutInCell="1" allowOverlap="1" wp14:anchorId="1B50C0F5" wp14:editId="04072D55">
                <wp:simplePos x="0" y="0"/>
                <wp:positionH relativeFrom="page">
                  <wp:posOffset>3409188</wp:posOffset>
                </wp:positionH>
                <wp:positionV relativeFrom="paragraph">
                  <wp:posOffset>628934</wp:posOffset>
                </wp:positionV>
                <wp:extent cx="147574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740" cy="1270"/>
                        </a:xfrm>
                        <a:custGeom>
                          <a:avLst/>
                          <a:gdLst/>
                          <a:ahLst/>
                          <a:cxnLst/>
                          <a:rect l="l" t="t" r="r" b="b"/>
                          <a:pathLst>
                            <a:path w="1475740">
                              <a:moveTo>
                                <a:pt x="0" y="0"/>
                              </a:moveTo>
                              <a:lnTo>
                                <a:pt x="147573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20DBB" id="Graphic 6" o:spid="_x0000_s1026" style="position:absolute;margin-left:268.45pt;margin-top:49.5pt;width:116.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475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" path="m,l1475739,e" filled="f" strokeweight=".48pt">
                <v:path arrowok="t"/>
                <w10:wrap type="topAndBottom" anchorx="page"/>
              </v:shape>
            </w:pict>
          </mc:Fallback>
        </mc:AlternateContent>
      </w:r>
      <w:r w:rsidRPr="00197A0E">
        <w:rPr>
          <w:i/>
          <w:noProof w:val="0"/>
          <w:sz w:val="28"/>
          <w:szCs w:val="22"/>
          <w:lang w:val="vi"/>
        </w:rPr>
        <w:t>(Ban</w:t>
      </w:r>
      <w:r w:rsidRPr="00197A0E">
        <w:rPr>
          <w:i/>
          <w:noProof w:val="0"/>
          <w:spacing w:val="-5"/>
          <w:sz w:val="28"/>
          <w:szCs w:val="22"/>
          <w:lang w:val="vi"/>
        </w:rPr>
        <w:t xml:space="preserve"> </w:t>
      </w:r>
      <w:r w:rsidRPr="00197A0E">
        <w:rPr>
          <w:i/>
          <w:noProof w:val="0"/>
          <w:sz w:val="28"/>
          <w:szCs w:val="22"/>
          <w:lang w:val="vi"/>
        </w:rPr>
        <w:t>hành</w:t>
      </w:r>
      <w:r w:rsidRPr="00197A0E">
        <w:rPr>
          <w:i/>
          <w:noProof w:val="0"/>
          <w:spacing w:val="-1"/>
          <w:sz w:val="28"/>
          <w:szCs w:val="22"/>
          <w:lang w:val="vi"/>
        </w:rPr>
        <w:t xml:space="preserve"> </w:t>
      </w:r>
      <w:r w:rsidRPr="00197A0E">
        <w:rPr>
          <w:i/>
          <w:noProof w:val="0"/>
          <w:sz w:val="28"/>
          <w:szCs w:val="22"/>
          <w:lang w:val="vi"/>
        </w:rPr>
        <w:t>kèm</w:t>
      </w:r>
      <w:r w:rsidRPr="00197A0E">
        <w:rPr>
          <w:i/>
          <w:noProof w:val="0"/>
          <w:spacing w:val="-4"/>
          <w:sz w:val="28"/>
          <w:szCs w:val="22"/>
          <w:lang w:val="vi"/>
        </w:rPr>
        <w:t xml:space="preserve"> </w:t>
      </w:r>
      <w:r w:rsidRPr="00197A0E">
        <w:rPr>
          <w:i/>
          <w:noProof w:val="0"/>
          <w:sz w:val="28"/>
          <w:szCs w:val="22"/>
          <w:lang w:val="vi"/>
        </w:rPr>
        <w:t>theo</w:t>
      </w:r>
      <w:r w:rsidRPr="00197A0E">
        <w:rPr>
          <w:i/>
          <w:noProof w:val="0"/>
          <w:spacing w:val="-4"/>
          <w:sz w:val="28"/>
          <w:szCs w:val="22"/>
          <w:lang w:val="vi"/>
        </w:rPr>
        <w:t xml:space="preserve"> </w:t>
      </w:r>
      <w:r w:rsidRPr="00197A0E">
        <w:rPr>
          <w:i/>
          <w:noProof w:val="0"/>
          <w:sz w:val="28"/>
          <w:szCs w:val="22"/>
          <w:lang w:val="vi"/>
        </w:rPr>
        <w:t>Thể</w:t>
      </w:r>
      <w:r w:rsidRPr="00197A0E">
        <w:rPr>
          <w:i/>
          <w:noProof w:val="0"/>
          <w:spacing w:val="-3"/>
          <w:sz w:val="28"/>
          <w:szCs w:val="22"/>
          <w:lang w:val="vi"/>
        </w:rPr>
        <w:t xml:space="preserve"> </w:t>
      </w:r>
      <w:r w:rsidRPr="00197A0E">
        <w:rPr>
          <w:i/>
          <w:noProof w:val="0"/>
          <w:sz w:val="28"/>
          <w:szCs w:val="22"/>
          <w:lang w:val="vi"/>
        </w:rPr>
        <w:t>lệ</w:t>
      </w:r>
      <w:r w:rsidRPr="00197A0E">
        <w:rPr>
          <w:i/>
          <w:noProof w:val="0"/>
          <w:spacing w:val="-3"/>
          <w:sz w:val="28"/>
          <w:szCs w:val="22"/>
          <w:lang w:val="vi"/>
        </w:rPr>
        <w:t xml:space="preserve"> </w:t>
      </w:r>
      <w:r w:rsidRPr="00197A0E">
        <w:rPr>
          <w:i/>
          <w:noProof w:val="0"/>
          <w:sz w:val="28"/>
          <w:szCs w:val="22"/>
          <w:lang w:val="vi"/>
        </w:rPr>
        <w:t>cuộc</w:t>
      </w:r>
      <w:r w:rsidRPr="00197A0E">
        <w:rPr>
          <w:i/>
          <w:noProof w:val="0"/>
          <w:spacing w:val="-5"/>
          <w:sz w:val="28"/>
          <w:szCs w:val="22"/>
          <w:lang w:val="vi"/>
        </w:rPr>
        <w:t xml:space="preserve"> </w:t>
      </w:r>
      <w:r w:rsidRPr="00197A0E">
        <w:rPr>
          <w:i/>
          <w:noProof w:val="0"/>
          <w:sz w:val="28"/>
          <w:szCs w:val="22"/>
          <w:lang w:val="vi"/>
        </w:rPr>
        <w:t>thi</w:t>
      </w:r>
      <w:r w:rsidRPr="00197A0E">
        <w:rPr>
          <w:i/>
          <w:noProof w:val="0"/>
          <w:spacing w:val="-1"/>
          <w:sz w:val="28"/>
          <w:szCs w:val="22"/>
          <w:lang w:val="vi"/>
        </w:rPr>
        <w:t xml:space="preserve"> </w:t>
      </w:r>
      <w:r w:rsidRPr="00197A0E">
        <w:rPr>
          <w:i/>
          <w:noProof w:val="0"/>
          <w:sz w:val="28"/>
          <w:szCs w:val="22"/>
          <w:lang w:val="vi"/>
        </w:rPr>
        <w:t>sinh</w:t>
      </w:r>
      <w:r w:rsidRPr="00197A0E">
        <w:rPr>
          <w:i/>
          <w:noProof w:val="0"/>
          <w:spacing w:val="-1"/>
          <w:sz w:val="28"/>
          <w:szCs w:val="22"/>
          <w:lang w:val="vi"/>
        </w:rPr>
        <w:t xml:space="preserve"> </w:t>
      </w:r>
      <w:r w:rsidRPr="00197A0E">
        <w:rPr>
          <w:i/>
          <w:noProof w:val="0"/>
          <w:sz w:val="28"/>
          <w:szCs w:val="22"/>
          <w:lang w:val="vi"/>
        </w:rPr>
        <w:t>viên</w:t>
      </w:r>
      <w:r w:rsidRPr="00197A0E">
        <w:rPr>
          <w:i/>
          <w:noProof w:val="0"/>
          <w:spacing w:val="-4"/>
          <w:sz w:val="28"/>
          <w:szCs w:val="22"/>
          <w:lang w:val="vi"/>
        </w:rPr>
        <w:t xml:space="preserve"> </w:t>
      </w:r>
      <w:r w:rsidRPr="00197A0E">
        <w:rPr>
          <w:i/>
          <w:noProof w:val="0"/>
          <w:sz w:val="28"/>
          <w:szCs w:val="22"/>
          <w:lang w:val="vi"/>
        </w:rPr>
        <w:t>nghiên</w:t>
      </w:r>
      <w:r w:rsidRPr="00197A0E">
        <w:rPr>
          <w:i/>
          <w:noProof w:val="0"/>
          <w:spacing w:val="-1"/>
          <w:sz w:val="28"/>
          <w:szCs w:val="22"/>
          <w:lang w:val="vi"/>
        </w:rPr>
        <w:t xml:space="preserve"> </w:t>
      </w:r>
      <w:r w:rsidRPr="00197A0E">
        <w:rPr>
          <w:i/>
          <w:noProof w:val="0"/>
          <w:sz w:val="28"/>
          <w:szCs w:val="22"/>
          <w:lang w:val="vi"/>
        </w:rPr>
        <w:t>cứu</w:t>
      </w:r>
      <w:r w:rsidRPr="00197A0E">
        <w:rPr>
          <w:i/>
          <w:noProof w:val="0"/>
          <w:spacing w:val="-1"/>
          <w:sz w:val="28"/>
          <w:szCs w:val="22"/>
          <w:lang w:val="vi"/>
        </w:rPr>
        <w:t xml:space="preserve"> </w:t>
      </w:r>
      <w:r w:rsidRPr="00197A0E">
        <w:rPr>
          <w:i/>
          <w:noProof w:val="0"/>
          <w:sz w:val="28"/>
          <w:szCs w:val="22"/>
          <w:lang w:val="vi"/>
        </w:rPr>
        <w:t>khoa</w:t>
      </w:r>
      <w:r w:rsidRPr="00197A0E">
        <w:rPr>
          <w:i/>
          <w:noProof w:val="0"/>
          <w:spacing w:val="-5"/>
          <w:sz w:val="28"/>
          <w:szCs w:val="22"/>
          <w:lang w:val="vi"/>
        </w:rPr>
        <w:t xml:space="preserve"> </w:t>
      </w:r>
      <w:r w:rsidRPr="00197A0E">
        <w:rPr>
          <w:i/>
          <w:noProof w:val="0"/>
          <w:sz w:val="28"/>
          <w:szCs w:val="22"/>
          <w:lang w:val="vi"/>
        </w:rPr>
        <w:t>học</w:t>
      </w:r>
      <w:r w:rsidRPr="00197A0E">
        <w:rPr>
          <w:i/>
          <w:noProof w:val="0"/>
          <w:spacing w:val="-2"/>
          <w:sz w:val="28"/>
          <w:szCs w:val="22"/>
          <w:lang w:val="vi"/>
        </w:rPr>
        <w:t xml:space="preserve"> </w:t>
      </w:r>
      <w:r w:rsidRPr="00197A0E">
        <w:rPr>
          <w:i/>
          <w:noProof w:val="0"/>
          <w:sz w:val="28"/>
          <w:szCs w:val="22"/>
          <w:lang w:val="vi"/>
        </w:rPr>
        <w:t>thành</w:t>
      </w:r>
      <w:r w:rsidRPr="00197A0E">
        <w:rPr>
          <w:i/>
          <w:noProof w:val="0"/>
          <w:spacing w:val="-1"/>
          <w:sz w:val="28"/>
          <w:szCs w:val="22"/>
          <w:lang w:val="vi"/>
        </w:rPr>
        <w:t xml:space="preserve"> </w:t>
      </w:r>
      <w:r w:rsidRPr="00197A0E">
        <w:rPr>
          <w:i/>
          <w:noProof w:val="0"/>
          <w:sz w:val="28"/>
          <w:szCs w:val="22"/>
          <w:lang w:val="vi"/>
        </w:rPr>
        <w:t>phố</w:t>
      </w:r>
      <w:r w:rsidRPr="00197A0E">
        <w:rPr>
          <w:i/>
          <w:noProof w:val="0"/>
          <w:spacing w:val="-2"/>
          <w:sz w:val="28"/>
          <w:szCs w:val="22"/>
          <w:lang w:val="vi"/>
        </w:rPr>
        <w:t xml:space="preserve"> </w:t>
      </w:r>
      <w:r w:rsidRPr="00197A0E">
        <w:rPr>
          <w:i/>
          <w:noProof w:val="0"/>
          <w:sz w:val="28"/>
          <w:szCs w:val="22"/>
          <w:lang w:val="vi"/>
        </w:rPr>
        <w:t>Đà Nẵng năm 202</w:t>
      </w:r>
      <w:r>
        <w:rPr>
          <w:i/>
          <w:noProof w:val="0"/>
          <w:sz w:val="28"/>
          <w:szCs w:val="22"/>
          <w:lang w:val="en-US"/>
        </w:rPr>
        <w:t>6</w:t>
      </w:r>
      <w:r w:rsidRPr="00197A0E">
        <w:rPr>
          <w:i/>
          <w:noProof w:val="0"/>
          <w:spacing w:val="40"/>
          <w:sz w:val="28"/>
          <w:szCs w:val="22"/>
          <w:lang w:val="vi"/>
        </w:rPr>
        <w:t xml:space="preserve"> </w:t>
      </w:r>
      <w:r w:rsidRPr="00197A0E">
        <w:rPr>
          <w:i/>
          <w:noProof w:val="0"/>
          <w:sz w:val="28"/>
          <w:szCs w:val="22"/>
          <w:lang w:val="vi"/>
        </w:rPr>
        <w:t>theo Quyết định số</w:t>
      </w:r>
      <w:r w:rsidRPr="00197A0E">
        <w:rPr>
          <w:i/>
          <w:noProof w:val="0"/>
          <w:sz w:val="28"/>
          <w:szCs w:val="22"/>
          <w:lang w:val="vi"/>
        </w:rPr>
        <w:tab/>
        <w:t>/QĐ-BTC ngày</w:t>
      </w:r>
      <w:r w:rsidRPr="00197A0E">
        <w:rPr>
          <w:i/>
          <w:noProof w:val="0"/>
          <w:sz w:val="28"/>
          <w:szCs w:val="22"/>
          <w:lang w:val="vi"/>
        </w:rPr>
        <w:tab/>
        <w:t>tháng 0</w:t>
      </w:r>
      <w:r w:rsidR="000E12CF">
        <w:rPr>
          <w:i/>
          <w:noProof w:val="0"/>
          <w:sz w:val="28"/>
          <w:szCs w:val="22"/>
          <w:lang w:val="en-US"/>
        </w:rPr>
        <w:t>3</w:t>
      </w:r>
      <w:r w:rsidRPr="00197A0E">
        <w:rPr>
          <w:i/>
          <w:noProof w:val="0"/>
          <w:sz w:val="28"/>
          <w:szCs w:val="22"/>
          <w:lang w:val="vi"/>
        </w:rPr>
        <w:t xml:space="preserve"> năm 202</w:t>
      </w:r>
      <w:r>
        <w:rPr>
          <w:i/>
          <w:noProof w:val="0"/>
          <w:sz w:val="28"/>
          <w:szCs w:val="22"/>
          <w:lang w:val="en-US"/>
        </w:rPr>
        <w:t>6</w:t>
      </w:r>
      <w:r w:rsidRPr="00197A0E">
        <w:rPr>
          <w:i/>
          <w:noProof w:val="0"/>
          <w:sz w:val="28"/>
          <w:szCs w:val="22"/>
          <w:lang w:val="vi"/>
        </w:rPr>
        <w:t xml:space="preserve"> của Ban Tổ chức Cuộc thi sinh viên nghiên cứu khoa học)</w:t>
      </w:r>
    </w:p>
    <w:p w14:paraId="12CE2CC7" w14:textId="77777777" w:rsidR="00197A0E" w:rsidRPr="00197A0E" w:rsidRDefault="00197A0E" w:rsidP="00197A0E">
      <w:pPr>
        <w:widowControl w:val="0"/>
        <w:autoSpaceDE w:val="0"/>
        <w:autoSpaceDN w:val="0"/>
        <w:spacing w:before="125"/>
        <w:rPr>
          <w:i/>
          <w:noProof w:val="0"/>
          <w:sz w:val="28"/>
          <w:szCs w:val="28"/>
          <w:lang w:val="vi"/>
        </w:rPr>
      </w:pPr>
    </w:p>
    <w:p w14:paraId="0A9887FE" w14:textId="77777777" w:rsidR="00197A0E" w:rsidRPr="00197A0E" w:rsidRDefault="00197A0E" w:rsidP="00197A0E">
      <w:pPr>
        <w:widowControl w:val="0"/>
        <w:autoSpaceDE w:val="0"/>
        <w:autoSpaceDN w:val="0"/>
        <w:ind w:right="23"/>
        <w:jc w:val="both"/>
        <w:rPr>
          <w:noProof w:val="0"/>
          <w:sz w:val="28"/>
          <w:szCs w:val="28"/>
          <w:lang w:val="vi"/>
        </w:rPr>
      </w:pPr>
      <w:r w:rsidRPr="00197A0E">
        <w:rPr>
          <w:noProof w:val="0"/>
          <w:sz w:val="28"/>
          <w:szCs w:val="28"/>
          <w:lang w:val="vi"/>
        </w:rPr>
        <w:t>Báo</w:t>
      </w:r>
      <w:r w:rsidRPr="00197A0E">
        <w:rPr>
          <w:noProof w:val="0"/>
          <w:spacing w:val="-6"/>
          <w:sz w:val="28"/>
          <w:szCs w:val="28"/>
          <w:lang w:val="vi"/>
        </w:rPr>
        <w:t xml:space="preserve"> </w:t>
      </w:r>
      <w:r w:rsidRPr="00197A0E">
        <w:rPr>
          <w:noProof w:val="0"/>
          <w:sz w:val="28"/>
          <w:szCs w:val="28"/>
          <w:lang w:val="vi"/>
        </w:rPr>
        <w:t>cáo</w:t>
      </w:r>
      <w:r w:rsidRPr="00197A0E">
        <w:rPr>
          <w:noProof w:val="0"/>
          <w:spacing w:val="-5"/>
          <w:sz w:val="28"/>
          <w:szCs w:val="28"/>
          <w:lang w:val="vi"/>
        </w:rPr>
        <w:t xml:space="preserve"> </w:t>
      </w:r>
      <w:r w:rsidRPr="00197A0E">
        <w:rPr>
          <w:noProof w:val="0"/>
          <w:sz w:val="28"/>
          <w:szCs w:val="28"/>
          <w:lang w:val="vi"/>
        </w:rPr>
        <w:t>tổng</w:t>
      </w:r>
      <w:r w:rsidRPr="00197A0E">
        <w:rPr>
          <w:noProof w:val="0"/>
          <w:spacing w:val="-6"/>
          <w:sz w:val="28"/>
          <w:szCs w:val="28"/>
          <w:lang w:val="vi"/>
        </w:rPr>
        <w:t xml:space="preserve"> </w:t>
      </w:r>
      <w:r w:rsidRPr="00197A0E">
        <w:rPr>
          <w:noProof w:val="0"/>
          <w:sz w:val="28"/>
          <w:szCs w:val="28"/>
          <w:lang w:val="vi"/>
        </w:rPr>
        <w:t>hợp</w:t>
      </w:r>
      <w:r w:rsidRPr="00197A0E">
        <w:rPr>
          <w:noProof w:val="0"/>
          <w:spacing w:val="-6"/>
          <w:sz w:val="28"/>
          <w:szCs w:val="28"/>
          <w:lang w:val="vi"/>
        </w:rPr>
        <w:t xml:space="preserve"> </w:t>
      </w:r>
      <w:r w:rsidRPr="00197A0E">
        <w:rPr>
          <w:noProof w:val="0"/>
          <w:sz w:val="28"/>
          <w:szCs w:val="28"/>
          <w:lang w:val="vi"/>
        </w:rPr>
        <w:t>kết</w:t>
      </w:r>
      <w:r w:rsidRPr="00197A0E">
        <w:rPr>
          <w:noProof w:val="0"/>
          <w:spacing w:val="-6"/>
          <w:sz w:val="28"/>
          <w:szCs w:val="28"/>
          <w:lang w:val="vi"/>
        </w:rPr>
        <w:t xml:space="preserve"> </w:t>
      </w:r>
      <w:r w:rsidRPr="00197A0E">
        <w:rPr>
          <w:noProof w:val="0"/>
          <w:sz w:val="28"/>
          <w:szCs w:val="28"/>
          <w:lang w:val="vi"/>
        </w:rPr>
        <w:t>quả</w:t>
      </w:r>
      <w:r w:rsidRPr="00197A0E">
        <w:rPr>
          <w:noProof w:val="0"/>
          <w:spacing w:val="-4"/>
          <w:sz w:val="28"/>
          <w:szCs w:val="28"/>
          <w:lang w:val="vi"/>
        </w:rPr>
        <w:t xml:space="preserve"> </w:t>
      </w:r>
      <w:r w:rsidRPr="00197A0E">
        <w:rPr>
          <w:noProof w:val="0"/>
          <w:sz w:val="28"/>
          <w:szCs w:val="28"/>
          <w:lang w:val="vi"/>
        </w:rPr>
        <w:t>nghiên</w:t>
      </w:r>
      <w:r w:rsidRPr="00197A0E">
        <w:rPr>
          <w:noProof w:val="0"/>
          <w:spacing w:val="-6"/>
          <w:sz w:val="28"/>
          <w:szCs w:val="28"/>
          <w:lang w:val="vi"/>
        </w:rPr>
        <w:t xml:space="preserve"> </w:t>
      </w:r>
      <w:r w:rsidRPr="00197A0E">
        <w:rPr>
          <w:noProof w:val="0"/>
          <w:sz w:val="28"/>
          <w:szCs w:val="28"/>
          <w:lang w:val="vi"/>
        </w:rPr>
        <w:t>cứu</w:t>
      </w:r>
      <w:r w:rsidRPr="00197A0E">
        <w:rPr>
          <w:noProof w:val="0"/>
          <w:spacing w:val="-6"/>
          <w:sz w:val="28"/>
          <w:szCs w:val="28"/>
          <w:lang w:val="vi"/>
        </w:rPr>
        <w:t xml:space="preserve"> </w:t>
      </w:r>
      <w:r w:rsidRPr="00197A0E">
        <w:rPr>
          <w:noProof w:val="0"/>
          <w:sz w:val="28"/>
          <w:szCs w:val="28"/>
          <w:lang w:val="vi"/>
        </w:rPr>
        <w:t>khoa</w:t>
      </w:r>
      <w:r w:rsidRPr="00197A0E">
        <w:rPr>
          <w:noProof w:val="0"/>
          <w:spacing w:val="-7"/>
          <w:sz w:val="28"/>
          <w:szCs w:val="28"/>
          <w:lang w:val="vi"/>
        </w:rPr>
        <w:t xml:space="preserve"> </w:t>
      </w:r>
      <w:r w:rsidRPr="00197A0E">
        <w:rPr>
          <w:noProof w:val="0"/>
          <w:sz w:val="28"/>
          <w:szCs w:val="28"/>
          <w:lang w:val="vi"/>
        </w:rPr>
        <w:t>học</w:t>
      </w:r>
      <w:r w:rsidRPr="00197A0E">
        <w:rPr>
          <w:noProof w:val="0"/>
          <w:spacing w:val="-4"/>
          <w:sz w:val="28"/>
          <w:szCs w:val="28"/>
          <w:lang w:val="vi"/>
        </w:rPr>
        <w:t xml:space="preserve"> </w:t>
      </w:r>
      <w:r w:rsidRPr="00197A0E">
        <w:rPr>
          <w:noProof w:val="0"/>
          <w:sz w:val="28"/>
          <w:szCs w:val="28"/>
          <w:lang w:val="vi"/>
        </w:rPr>
        <w:t>là</w:t>
      </w:r>
      <w:r w:rsidRPr="00197A0E">
        <w:rPr>
          <w:noProof w:val="0"/>
          <w:spacing w:val="-4"/>
          <w:sz w:val="28"/>
          <w:szCs w:val="28"/>
          <w:lang w:val="vi"/>
        </w:rPr>
        <w:t xml:space="preserve"> </w:t>
      </w:r>
      <w:r w:rsidRPr="00197A0E">
        <w:rPr>
          <w:noProof w:val="0"/>
          <w:sz w:val="28"/>
          <w:szCs w:val="28"/>
          <w:lang w:val="vi"/>
        </w:rPr>
        <w:t>tài</w:t>
      </w:r>
      <w:r w:rsidRPr="00197A0E">
        <w:rPr>
          <w:noProof w:val="0"/>
          <w:spacing w:val="-6"/>
          <w:sz w:val="28"/>
          <w:szCs w:val="28"/>
          <w:lang w:val="vi"/>
        </w:rPr>
        <w:t xml:space="preserve"> </w:t>
      </w:r>
      <w:r w:rsidRPr="00197A0E">
        <w:rPr>
          <w:noProof w:val="0"/>
          <w:sz w:val="28"/>
          <w:szCs w:val="28"/>
          <w:lang w:val="vi"/>
        </w:rPr>
        <w:t>liệu</w:t>
      </w:r>
      <w:r w:rsidRPr="00197A0E">
        <w:rPr>
          <w:noProof w:val="0"/>
          <w:spacing w:val="-6"/>
          <w:sz w:val="28"/>
          <w:szCs w:val="28"/>
          <w:lang w:val="vi"/>
        </w:rPr>
        <w:t xml:space="preserve"> </w:t>
      </w:r>
      <w:r w:rsidRPr="00197A0E">
        <w:rPr>
          <w:noProof w:val="0"/>
          <w:sz w:val="28"/>
          <w:szCs w:val="28"/>
          <w:lang w:val="vi"/>
        </w:rPr>
        <w:t>tổng</w:t>
      </w:r>
      <w:r w:rsidRPr="00197A0E">
        <w:rPr>
          <w:noProof w:val="0"/>
          <w:spacing w:val="-6"/>
          <w:sz w:val="28"/>
          <w:szCs w:val="28"/>
          <w:lang w:val="vi"/>
        </w:rPr>
        <w:t xml:space="preserve"> </w:t>
      </w:r>
      <w:r w:rsidRPr="00197A0E">
        <w:rPr>
          <w:noProof w:val="0"/>
          <w:sz w:val="28"/>
          <w:szCs w:val="28"/>
          <w:lang w:val="vi"/>
        </w:rPr>
        <w:t>hợp</w:t>
      </w:r>
      <w:r w:rsidRPr="00197A0E">
        <w:rPr>
          <w:noProof w:val="0"/>
          <w:spacing w:val="-6"/>
          <w:sz w:val="28"/>
          <w:szCs w:val="28"/>
          <w:lang w:val="vi"/>
        </w:rPr>
        <w:t xml:space="preserve"> </w:t>
      </w:r>
      <w:r w:rsidRPr="00197A0E">
        <w:rPr>
          <w:noProof w:val="0"/>
          <w:sz w:val="28"/>
          <w:szCs w:val="28"/>
          <w:lang w:val="vi"/>
        </w:rPr>
        <w:t>quá</w:t>
      </w:r>
      <w:r w:rsidRPr="00197A0E">
        <w:rPr>
          <w:noProof w:val="0"/>
          <w:spacing w:val="-7"/>
          <w:sz w:val="28"/>
          <w:szCs w:val="28"/>
          <w:lang w:val="vi"/>
        </w:rPr>
        <w:t xml:space="preserve"> </w:t>
      </w:r>
      <w:r w:rsidRPr="00197A0E">
        <w:rPr>
          <w:noProof w:val="0"/>
          <w:sz w:val="28"/>
          <w:szCs w:val="28"/>
          <w:lang w:val="vi"/>
        </w:rPr>
        <w:t>trình thực</w:t>
      </w:r>
      <w:r w:rsidRPr="00197A0E">
        <w:rPr>
          <w:noProof w:val="0"/>
          <w:spacing w:val="-5"/>
          <w:sz w:val="28"/>
          <w:szCs w:val="28"/>
          <w:lang w:val="vi"/>
        </w:rPr>
        <w:t xml:space="preserve"> </w:t>
      </w:r>
      <w:r w:rsidRPr="00197A0E">
        <w:rPr>
          <w:noProof w:val="0"/>
          <w:sz w:val="28"/>
          <w:szCs w:val="28"/>
          <w:lang w:val="vi"/>
        </w:rPr>
        <w:t>hiện</w:t>
      </w:r>
      <w:r w:rsidRPr="00197A0E">
        <w:rPr>
          <w:noProof w:val="0"/>
          <w:spacing w:val="-1"/>
          <w:sz w:val="28"/>
          <w:szCs w:val="28"/>
          <w:lang w:val="vi"/>
        </w:rPr>
        <w:t xml:space="preserve"> </w:t>
      </w:r>
      <w:r w:rsidRPr="00197A0E">
        <w:rPr>
          <w:noProof w:val="0"/>
          <w:sz w:val="28"/>
          <w:szCs w:val="28"/>
          <w:lang w:val="vi"/>
        </w:rPr>
        <w:t>và</w:t>
      </w:r>
      <w:r w:rsidRPr="00197A0E">
        <w:rPr>
          <w:noProof w:val="0"/>
          <w:spacing w:val="-2"/>
          <w:sz w:val="28"/>
          <w:szCs w:val="28"/>
          <w:lang w:val="vi"/>
        </w:rPr>
        <w:t xml:space="preserve"> </w:t>
      </w:r>
      <w:r w:rsidRPr="00197A0E">
        <w:rPr>
          <w:noProof w:val="0"/>
          <w:sz w:val="28"/>
          <w:szCs w:val="28"/>
          <w:lang w:val="vi"/>
        </w:rPr>
        <w:t>kết</w:t>
      </w:r>
      <w:r w:rsidRPr="00197A0E">
        <w:rPr>
          <w:noProof w:val="0"/>
          <w:spacing w:val="-5"/>
          <w:sz w:val="28"/>
          <w:szCs w:val="28"/>
          <w:lang w:val="vi"/>
        </w:rPr>
        <w:t xml:space="preserve"> </w:t>
      </w:r>
      <w:r w:rsidRPr="00197A0E">
        <w:rPr>
          <w:noProof w:val="0"/>
          <w:sz w:val="28"/>
          <w:szCs w:val="28"/>
          <w:lang w:val="vi"/>
        </w:rPr>
        <w:t>quả</w:t>
      </w:r>
      <w:r w:rsidRPr="00197A0E">
        <w:rPr>
          <w:noProof w:val="0"/>
          <w:spacing w:val="-5"/>
          <w:sz w:val="28"/>
          <w:szCs w:val="28"/>
          <w:lang w:val="vi"/>
        </w:rPr>
        <w:t xml:space="preserve"> </w:t>
      </w:r>
      <w:r w:rsidRPr="00197A0E">
        <w:rPr>
          <w:noProof w:val="0"/>
          <w:sz w:val="28"/>
          <w:szCs w:val="28"/>
          <w:lang w:val="vi"/>
        </w:rPr>
        <w:t>đạt</w:t>
      </w:r>
      <w:r w:rsidRPr="00197A0E">
        <w:rPr>
          <w:noProof w:val="0"/>
          <w:spacing w:val="-3"/>
          <w:sz w:val="28"/>
          <w:szCs w:val="28"/>
          <w:lang w:val="vi"/>
        </w:rPr>
        <w:t xml:space="preserve"> </w:t>
      </w:r>
      <w:r w:rsidRPr="00197A0E">
        <w:rPr>
          <w:noProof w:val="0"/>
          <w:sz w:val="28"/>
          <w:szCs w:val="28"/>
          <w:lang w:val="vi"/>
        </w:rPr>
        <w:t>được</w:t>
      </w:r>
      <w:r w:rsidRPr="00197A0E">
        <w:rPr>
          <w:noProof w:val="0"/>
          <w:spacing w:val="-2"/>
          <w:sz w:val="28"/>
          <w:szCs w:val="28"/>
          <w:lang w:val="vi"/>
        </w:rPr>
        <w:t xml:space="preserve"> </w:t>
      </w:r>
      <w:r w:rsidRPr="00197A0E">
        <w:rPr>
          <w:noProof w:val="0"/>
          <w:sz w:val="28"/>
          <w:szCs w:val="28"/>
          <w:lang w:val="vi"/>
        </w:rPr>
        <w:t>khi</w:t>
      </w:r>
      <w:r w:rsidRPr="00197A0E">
        <w:rPr>
          <w:noProof w:val="0"/>
          <w:spacing w:val="-1"/>
          <w:sz w:val="28"/>
          <w:szCs w:val="28"/>
          <w:lang w:val="vi"/>
        </w:rPr>
        <w:t xml:space="preserve"> </w:t>
      </w:r>
      <w:r w:rsidRPr="00197A0E">
        <w:rPr>
          <w:noProof w:val="0"/>
          <w:sz w:val="28"/>
          <w:szCs w:val="28"/>
          <w:lang w:val="vi"/>
        </w:rPr>
        <w:t>nhiệm</w:t>
      </w:r>
      <w:r w:rsidRPr="00197A0E">
        <w:rPr>
          <w:noProof w:val="0"/>
          <w:spacing w:val="-7"/>
          <w:sz w:val="28"/>
          <w:szCs w:val="28"/>
          <w:lang w:val="vi"/>
        </w:rPr>
        <w:t xml:space="preserve"> </w:t>
      </w:r>
      <w:r w:rsidRPr="00197A0E">
        <w:rPr>
          <w:noProof w:val="0"/>
          <w:sz w:val="28"/>
          <w:szCs w:val="28"/>
          <w:lang w:val="vi"/>
        </w:rPr>
        <w:t>vụ</w:t>
      </w:r>
      <w:r w:rsidRPr="00197A0E">
        <w:rPr>
          <w:noProof w:val="0"/>
          <w:spacing w:val="-2"/>
          <w:sz w:val="28"/>
          <w:szCs w:val="28"/>
          <w:lang w:val="vi"/>
        </w:rPr>
        <w:t xml:space="preserve"> </w:t>
      </w:r>
      <w:r w:rsidRPr="00197A0E">
        <w:rPr>
          <w:noProof w:val="0"/>
          <w:sz w:val="28"/>
          <w:szCs w:val="28"/>
          <w:lang w:val="vi"/>
        </w:rPr>
        <w:t>đến</w:t>
      </w:r>
      <w:r w:rsidRPr="00197A0E">
        <w:rPr>
          <w:noProof w:val="0"/>
          <w:spacing w:val="-3"/>
          <w:sz w:val="28"/>
          <w:szCs w:val="28"/>
          <w:lang w:val="vi"/>
        </w:rPr>
        <w:t xml:space="preserve"> </w:t>
      </w:r>
      <w:r w:rsidRPr="00197A0E">
        <w:rPr>
          <w:noProof w:val="0"/>
          <w:sz w:val="28"/>
          <w:szCs w:val="28"/>
          <w:lang w:val="vi"/>
        </w:rPr>
        <w:t>thời</w:t>
      </w:r>
      <w:r w:rsidRPr="00197A0E">
        <w:rPr>
          <w:noProof w:val="0"/>
          <w:spacing w:val="-1"/>
          <w:sz w:val="28"/>
          <w:szCs w:val="28"/>
          <w:lang w:val="vi"/>
        </w:rPr>
        <w:t xml:space="preserve"> </w:t>
      </w:r>
      <w:r w:rsidRPr="00197A0E">
        <w:rPr>
          <w:noProof w:val="0"/>
          <w:sz w:val="28"/>
          <w:szCs w:val="28"/>
          <w:lang w:val="vi"/>
        </w:rPr>
        <w:t>hạn</w:t>
      </w:r>
      <w:r w:rsidRPr="00197A0E">
        <w:rPr>
          <w:noProof w:val="0"/>
          <w:spacing w:val="-3"/>
          <w:sz w:val="28"/>
          <w:szCs w:val="28"/>
          <w:lang w:val="vi"/>
        </w:rPr>
        <w:t xml:space="preserve"> </w:t>
      </w:r>
      <w:r w:rsidRPr="00197A0E">
        <w:rPr>
          <w:noProof w:val="0"/>
          <w:sz w:val="28"/>
          <w:szCs w:val="28"/>
          <w:lang w:val="vi"/>
        </w:rPr>
        <w:t>kết</w:t>
      </w:r>
      <w:r w:rsidRPr="00197A0E">
        <w:rPr>
          <w:noProof w:val="0"/>
          <w:spacing w:val="-4"/>
          <w:sz w:val="28"/>
          <w:szCs w:val="28"/>
          <w:lang w:val="vi"/>
        </w:rPr>
        <w:t xml:space="preserve"> </w:t>
      </w:r>
      <w:r w:rsidRPr="00197A0E">
        <w:rPr>
          <w:noProof w:val="0"/>
          <w:sz w:val="28"/>
          <w:szCs w:val="28"/>
          <w:lang w:val="vi"/>
        </w:rPr>
        <w:t>thúc</w:t>
      </w:r>
      <w:r w:rsidRPr="00197A0E">
        <w:rPr>
          <w:noProof w:val="0"/>
          <w:spacing w:val="-2"/>
          <w:sz w:val="28"/>
          <w:szCs w:val="28"/>
          <w:lang w:val="vi"/>
        </w:rPr>
        <w:t xml:space="preserve"> </w:t>
      </w:r>
      <w:r w:rsidRPr="00197A0E">
        <w:rPr>
          <w:noProof w:val="0"/>
          <w:sz w:val="28"/>
          <w:szCs w:val="28"/>
          <w:lang w:val="vi"/>
        </w:rPr>
        <w:t>để</w:t>
      </w:r>
      <w:r w:rsidRPr="00197A0E">
        <w:rPr>
          <w:noProof w:val="0"/>
          <w:spacing w:val="-5"/>
          <w:sz w:val="28"/>
          <w:szCs w:val="28"/>
          <w:lang w:val="vi"/>
        </w:rPr>
        <w:t xml:space="preserve"> </w:t>
      </w:r>
      <w:r w:rsidRPr="00197A0E">
        <w:rPr>
          <w:noProof w:val="0"/>
          <w:sz w:val="28"/>
          <w:szCs w:val="28"/>
          <w:lang w:val="vi"/>
        </w:rPr>
        <w:t>phục</w:t>
      </w:r>
      <w:r w:rsidRPr="00197A0E">
        <w:rPr>
          <w:noProof w:val="0"/>
          <w:spacing w:val="-2"/>
          <w:sz w:val="28"/>
          <w:szCs w:val="28"/>
          <w:lang w:val="vi"/>
        </w:rPr>
        <w:t xml:space="preserve"> </w:t>
      </w:r>
      <w:r w:rsidRPr="00197A0E">
        <w:rPr>
          <w:noProof w:val="0"/>
          <w:sz w:val="28"/>
          <w:szCs w:val="28"/>
          <w:lang w:val="vi"/>
        </w:rPr>
        <w:t>vụ</w:t>
      </w:r>
      <w:r w:rsidRPr="00197A0E">
        <w:rPr>
          <w:noProof w:val="0"/>
          <w:spacing w:val="-4"/>
          <w:sz w:val="28"/>
          <w:szCs w:val="28"/>
          <w:lang w:val="vi"/>
        </w:rPr>
        <w:t xml:space="preserve"> </w:t>
      </w:r>
      <w:r w:rsidRPr="00197A0E">
        <w:rPr>
          <w:noProof w:val="0"/>
          <w:sz w:val="28"/>
          <w:szCs w:val="28"/>
          <w:lang w:val="vi"/>
        </w:rPr>
        <w:t>đánh giá nghiệm thu.</w:t>
      </w:r>
    </w:p>
    <w:p w14:paraId="18A5C982" w14:textId="77777777" w:rsidR="00197A0E" w:rsidRPr="00197A0E" w:rsidRDefault="00197A0E" w:rsidP="00197A0E">
      <w:pPr>
        <w:widowControl w:val="0"/>
        <w:autoSpaceDE w:val="0"/>
        <w:autoSpaceDN w:val="0"/>
        <w:spacing w:before="123"/>
        <w:outlineLvl w:val="0"/>
        <w:rPr>
          <w:b/>
          <w:bCs/>
          <w:noProof w:val="0"/>
          <w:sz w:val="28"/>
          <w:szCs w:val="28"/>
          <w:lang w:val="vi"/>
        </w:rPr>
      </w:pPr>
      <w:r w:rsidRPr="00197A0E">
        <w:rPr>
          <w:b/>
          <w:bCs/>
          <w:noProof w:val="0"/>
          <w:sz w:val="28"/>
          <w:szCs w:val="28"/>
          <w:lang w:val="vi"/>
        </w:rPr>
        <w:t>A</w:t>
      </w:r>
      <w:r w:rsidRPr="00197A0E">
        <w:rPr>
          <w:b/>
          <w:bCs/>
          <w:noProof w:val="0"/>
          <w:spacing w:val="-6"/>
          <w:sz w:val="28"/>
          <w:szCs w:val="28"/>
          <w:lang w:val="vi"/>
        </w:rPr>
        <w:t xml:space="preserve"> </w:t>
      </w:r>
      <w:r w:rsidRPr="00197A0E">
        <w:rPr>
          <w:b/>
          <w:bCs/>
          <w:noProof w:val="0"/>
          <w:sz w:val="28"/>
          <w:szCs w:val="28"/>
          <w:lang w:val="vi"/>
        </w:rPr>
        <w:t>-</w:t>
      </w:r>
      <w:r w:rsidRPr="00197A0E">
        <w:rPr>
          <w:b/>
          <w:bCs/>
          <w:noProof w:val="0"/>
          <w:spacing w:val="-3"/>
          <w:sz w:val="28"/>
          <w:szCs w:val="28"/>
          <w:lang w:val="vi"/>
        </w:rPr>
        <w:t xml:space="preserve"> </w:t>
      </w:r>
      <w:r w:rsidRPr="00197A0E">
        <w:rPr>
          <w:b/>
          <w:bCs/>
          <w:noProof w:val="0"/>
          <w:sz w:val="28"/>
          <w:szCs w:val="28"/>
          <w:lang w:val="vi"/>
        </w:rPr>
        <w:t>BỐ</w:t>
      </w:r>
      <w:r w:rsidRPr="00197A0E">
        <w:rPr>
          <w:b/>
          <w:bCs/>
          <w:noProof w:val="0"/>
          <w:spacing w:val="-2"/>
          <w:sz w:val="28"/>
          <w:szCs w:val="28"/>
          <w:lang w:val="vi"/>
        </w:rPr>
        <w:t xml:space="preserve"> </w:t>
      </w:r>
      <w:r w:rsidRPr="00197A0E">
        <w:rPr>
          <w:b/>
          <w:bCs/>
          <w:noProof w:val="0"/>
          <w:sz w:val="28"/>
          <w:szCs w:val="28"/>
          <w:lang w:val="vi"/>
        </w:rPr>
        <w:t>CỤC</w:t>
      </w:r>
      <w:r w:rsidRPr="00197A0E">
        <w:rPr>
          <w:b/>
          <w:bCs/>
          <w:noProof w:val="0"/>
          <w:spacing w:val="-3"/>
          <w:sz w:val="28"/>
          <w:szCs w:val="28"/>
          <w:lang w:val="vi"/>
        </w:rPr>
        <w:t xml:space="preserve"> </w:t>
      </w:r>
      <w:r w:rsidRPr="00197A0E">
        <w:rPr>
          <w:b/>
          <w:bCs/>
          <w:noProof w:val="0"/>
          <w:sz w:val="28"/>
          <w:szCs w:val="28"/>
          <w:lang w:val="vi"/>
        </w:rPr>
        <w:t xml:space="preserve">BÁO </w:t>
      </w:r>
      <w:r w:rsidRPr="00197A0E">
        <w:rPr>
          <w:b/>
          <w:bCs/>
          <w:noProof w:val="0"/>
          <w:spacing w:val="-5"/>
          <w:sz w:val="28"/>
          <w:szCs w:val="28"/>
          <w:lang w:val="vi"/>
        </w:rPr>
        <w:t>CÁO</w:t>
      </w:r>
    </w:p>
    <w:p w14:paraId="2B30367A" w14:textId="77777777" w:rsidR="00197A0E" w:rsidRPr="00197A0E" w:rsidRDefault="00197A0E" w:rsidP="00197A0E">
      <w:pPr>
        <w:widowControl w:val="0"/>
        <w:autoSpaceDE w:val="0"/>
        <w:autoSpaceDN w:val="0"/>
        <w:spacing w:before="116" w:line="242" w:lineRule="auto"/>
        <w:rPr>
          <w:noProof w:val="0"/>
          <w:sz w:val="28"/>
          <w:szCs w:val="28"/>
          <w:lang w:val="vi"/>
        </w:rPr>
      </w:pPr>
      <w:r w:rsidRPr="00197A0E">
        <w:rPr>
          <w:noProof w:val="0"/>
          <w:sz w:val="28"/>
          <w:szCs w:val="28"/>
          <w:lang w:val="vi"/>
        </w:rPr>
        <w:t>Bố</w:t>
      </w:r>
      <w:r w:rsidRPr="00197A0E">
        <w:rPr>
          <w:noProof w:val="0"/>
          <w:spacing w:val="-1"/>
          <w:sz w:val="28"/>
          <w:szCs w:val="28"/>
          <w:lang w:val="vi"/>
        </w:rPr>
        <w:t xml:space="preserve"> </w:t>
      </w:r>
      <w:r w:rsidRPr="00197A0E">
        <w:rPr>
          <w:noProof w:val="0"/>
          <w:sz w:val="28"/>
          <w:szCs w:val="28"/>
          <w:lang w:val="vi"/>
        </w:rPr>
        <w:t>cục</w:t>
      </w:r>
      <w:r w:rsidRPr="00197A0E">
        <w:rPr>
          <w:noProof w:val="0"/>
          <w:spacing w:val="-1"/>
          <w:sz w:val="28"/>
          <w:szCs w:val="28"/>
          <w:lang w:val="vi"/>
        </w:rPr>
        <w:t xml:space="preserve"> </w:t>
      </w:r>
      <w:r w:rsidRPr="00197A0E">
        <w:rPr>
          <w:noProof w:val="0"/>
          <w:sz w:val="28"/>
          <w:szCs w:val="28"/>
          <w:lang w:val="vi"/>
        </w:rPr>
        <w:t>báo</w:t>
      </w:r>
      <w:r w:rsidRPr="00197A0E">
        <w:rPr>
          <w:noProof w:val="0"/>
          <w:spacing w:val="-1"/>
          <w:sz w:val="28"/>
          <w:szCs w:val="28"/>
          <w:lang w:val="vi"/>
        </w:rPr>
        <w:t xml:space="preserve"> </w:t>
      </w:r>
      <w:r w:rsidRPr="00197A0E">
        <w:rPr>
          <w:noProof w:val="0"/>
          <w:sz w:val="28"/>
          <w:szCs w:val="28"/>
          <w:lang w:val="vi"/>
        </w:rPr>
        <w:t>cáo</w:t>
      </w:r>
      <w:r w:rsidRPr="00197A0E">
        <w:rPr>
          <w:noProof w:val="0"/>
          <w:spacing w:val="-4"/>
          <w:sz w:val="28"/>
          <w:szCs w:val="28"/>
          <w:lang w:val="vi"/>
        </w:rPr>
        <w:t xml:space="preserve"> </w:t>
      </w:r>
      <w:r w:rsidRPr="00197A0E">
        <w:rPr>
          <w:noProof w:val="0"/>
          <w:sz w:val="28"/>
          <w:szCs w:val="28"/>
          <w:lang w:val="vi"/>
        </w:rPr>
        <w:t>bao</w:t>
      </w:r>
      <w:r w:rsidRPr="00197A0E">
        <w:rPr>
          <w:noProof w:val="0"/>
          <w:spacing w:val="-3"/>
          <w:sz w:val="28"/>
          <w:szCs w:val="28"/>
          <w:lang w:val="vi"/>
        </w:rPr>
        <w:t xml:space="preserve"> </w:t>
      </w:r>
      <w:r w:rsidRPr="00197A0E">
        <w:rPr>
          <w:noProof w:val="0"/>
          <w:sz w:val="28"/>
          <w:szCs w:val="28"/>
          <w:lang w:val="vi"/>
        </w:rPr>
        <w:t>gồm</w:t>
      </w:r>
      <w:r w:rsidRPr="00197A0E">
        <w:rPr>
          <w:noProof w:val="0"/>
          <w:spacing w:val="-6"/>
          <w:sz w:val="28"/>
          <w:szCs w:val="28"/>
          <w:lang w:val="vi"/>
        </w:rPr>
        <w:t xml:space="preserve"> </w:t>
      </w:r>
      <w:r w:rsidRPr="00197A0E">
        <w:rPr>
          <w:noProof w:val="0"/>
          <w:sz w:val="28"/>
          <w:szCs w:val="28"/>
          <w:lang w:val="vi"/>
        </w:rPr>
        <w:t>3</w:t>
      </w:r>
      <w:r w:rsidRPr="00197A0E">
        <w:rPr>
          <w:noProof w:val="0"/>
          <w:spacing w:val="-1"/>
          <w:sz w:val="28"/>
          <w:szCs w:val="28"/>
          <w:lang w:val="vi"/>
        </w:rPr>
        <w:t xml:space="preserve"> </w:t>
      </w:r>
      <w:r w:rsidRPr="00197A0E">
        <w:rPr>
          <w:noProof w:val="0"/>
          <w:sz w:val="28"/>
          <w:szCs w:val="28"/>
          <w:lang w:val="vi"/>
        </w:rPr>
        <w:t>phần:</w:t>
      </w:r>
      <w:r w:rsidRPr="00197A0E">
        <w:rPr>
          <w:noProof w:val="0"/>
          <w:spacing w:val="-1"/>
          <w:sz w:val="28"/>
          <w:szCs w:val="28"/>
          <w:lang w:val="vi"/>
        </w:rPr>
        <w:t xml:space="preserve"> </w:t>
      </w:r>
      <w:r w:rsidRPr="00197A0E">
        <w:rPr>
          <w:noProof w:val="0"/>
          <w:sz w:val="28"/>
          <w:szCs w:val="28"/>
          <w:lang w:val="vi"/>
        </w:rPr>
        <w:t>Phần</w:t>
      </w:r>
      <w:r w:rsidRPr="00197A0E">
        <w:rPr>
          <w:noProof w:val="0"/>
          <w:spacing w:val="-4"/>
          <w:sz w:val="28"/>
          <w:szCs w:val="28"/>
          <w:lang w:val="vi"/>
        </w:rPr>
        <w:t xml:space="preserve"> </w:t>
      </w:r>
      <w:r w:rsidRPr="00197A0E">
        <w:rPr>
          <w:noProof w:val="0"/>
          <w:sz w:val="28"/>
          <w:szCs w:val="28"/>
          <w:lang w:val="vi"/>
        </w:rPr>
        <w:t>đầu,</w:t>
      </w:r>
      <w:r w:rsidRPr="00197A0E">
        <w:rPr>
          <w:noProof w:val="0"/>
          <w:spacing w:val="-4"/>
          <w:sz w:val="28"/>
          <w:szCs w:val="28"/>
          <w:lang w:val="vi"/>
        </w:rPr>
        <w:t xml:space="preserve"> </w:t>
      </w:r>
      <w:r w:rsidRPr="00197A0E">
        <w:rPr>
          <w:noProof w:val="0"/>
          <w:sz w:val="28"/>
          <w:szCs w:val="28"/>
          <w:lang w:val="vi"/>
        </w:rPr>
        <w:t>phần</w:t>
      </w:r>
      <w:r w:rsidRPr="00197A0E">
        <w:rPr>
          <w:noProof w:val="0"/>
          <w:spacing w:val="-1"/>
          <w:sz w:val="28"/>
          <w:szCs w:val="28"/>
          <w:lang w:val="vi"/>
        </w:rPr>
        <w:t xml:space="preserve"> </w:t>
      </w:r>
      <w:r w:rsidRPr="00197A0E">
        <w:rPr>
          <w:noProof w:val="0"/>
          <w:sz w:val="28"/>
          <w:szCs w:val="28"/>
          <w:lang w:val="vi"/>
        </w:rPr>
        <w:t>chính,</w:t>
      </w:r>
      <w:r w:rsidRPr="00197A0E">
        <w:rPr>
          <w:noProof w:val="0"/>
          <w:spacing w:val="-2"/>
          <w:sz w:val="28"/>
          <w:szCs w:val="28"/>
          <w:lang w:val="vi"/>
        </w:rPr>
        <w:t xml:space="preserve"> </w:t>
      </w:r>
      <w:r w:rsidRPr="00197A0E">
        <w:rPr>
          <w:noProof w:val="0"/>
          <w:sz w:val="28"/>
          <w:szCs w:val="28"/>
          <w:lang w:val="vi"/>
        </w:rPr>
        <w:t>phần</w:t>
      </w:r>
      <w:r w:rsidRPr="00197A0E">
        <w:rPr>
          <w:noProof w:val="0"/>
          <w:spacing w:val="-1"/>
          <w:sz w:val="28"/>
          <w:szCs w:val="28"/>
          <w:lang w:val="vi"/>
        </w:rPr>
        <w:t xml:space="preserve"> </w:t>
      </w:r>
      <w:r w:rsidRPr="00197A0E">
        <w:rPr>
          <w:noProof w:val="0"/>
          <w:sz w:val="28"/>
          <w:szCs w:val="28"/>
          <w:lang w:val="vi"/>
        </w:rPr>
        <w:t>cuối</w:t>
      </w:r>
      <w:r w:rsidRPr="00197A0E">
        <w:rPr>
          <w:noProof w:val="0"/>
          <w:spacing w:val="-3"/>
          <w:sz w:val="28"/>
          <w:szCs w:val="28"/>
          <w:lang w:val="vi"/>
        </w:rPr>
        <w:t xml:space="preserve"> </w:t>
      </w:r>
      <w:r w:rsidRPr="00197A0E">
        <w:rPr>
          <w:noProof w:val="0"/>
          <w:sz w:val="28"/>
          <w:szCs w:val="28"/>
          <w:lang w:val="vi"/>
        </w:rPr>
        <w:t>và</w:t>
      </w:r>
      <w:r w:rsidRPr="00197A0E">
        <w:rPr>
          <w:noProof w:val="0"/>
          <w:spacing w:val="-1"/>
          <w:sz w:val="28"/>
          <w:szCs w:val="28"/>
          <w:lang w:val="vi"/>
        </w:rPr>
        <w:t xml:space="preserve"> </w:t>
      </w:r>
      <w:r w:rsidRPr="00197A0E">
        <w:rPr>
          <w:noProof w:val="0"/>
          <w:sz w:val="28"/>
          <w:szCs w:val="28"/>
          <w:lang w:val="vi"/>
        </w:rPr>
        <w:t>được trình bày theo thứ tự như sau:</w:t>
      </w:r>
    </w:p>
    <w:p w14:paraId="73A6AD46" w14:textId="77777777" w:rsidR="00197A0E" w:rsidRPr="00197A0E" w:rsidRDefault="00197A0E" w:rsidP="00197A0E">
      <w:pPr>
        <w:widowControl w:val="0"/>
        <w:autoSpaceDE w:val="0"/>
        <w:autoSpaceDN w:val="0"/>
        <w:spacing w:before="4"/>
        <w:rPr>
          <w:noProof w:val="0"/>
          <w:sz w:val="5"/>
          <w:szCs w:val="28"/>
          <w:lang w:val="vi"/>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7269"/>
      </w:tblGrid>
      <w:tr w:rsidR="00197A0E" w:rsidRPr="00197A0E" w14:paraId="3A8E96EC" w14:textId="77777777" w:rsidTr="00BC278B">
        <w:trPr>
          <w:trHeight w:val="3033"/>
        </w:trPr>
        <w:tc>
          <w:tcPr>
            <w:tcW w:w="1800" w:type="dxa"/>
          </w:tcPr>
          <w:p w14:paraId="5C525728" w14:textId="77777777" w:rsidR="00197A0E" w:rsidRPr="00197A0E" w:rsidRDefault="00197A0E" w:rsidP="00197A0E">
            <w:pPr>
              <w:widowControl w:val="0"/>
              <w:autoSpaceDE w:val="0"/>
              <w:autoSpaceDN w:val="0"/>
              <w:rPr>
                <w:noProof w:val="0"/>
                <w:sz w:val="28"/>
                <w:szCs w:val="22"/>
                <w:lang w:val="vi"/>
              </w:rPr>
            </w:pPr>
          </w:p>
          <w:p w14:paraId="5DE675C4" w14:textId="77777777" w:rsidR="00197A0E" w:rsidRPr="00197A0E" w:rsidRDefault="00197A0E" w:rsidP="00197A0E">
            <w:pPr>
              <w:widowControl w:val="0"/>
              <w:autoSpaceDE w:val="0"/>
              <w:autoSpaceDN w:val="0"/>
              <w:rPr>
                <w:noProof w:val="0"/>
                <w:sz w:val="28"/>
                <w:szCs w:val="22"/>
                <w:lang w:val="vi"/>
              </w:rPr>
            </w:pPr>
          </w:p>
          <w:p w14:paraId="6D40D10B" w14:textId="77777777" w:rsidR="00197A0E" w:rsidRPr="00197A0E" w:rsidRDefault="00197A0E" w:rsidP="00197A0E">
            <w:pPr>
              <w:widowControl w:val="0"/>
              <w:autoSpaceDE w:val="0"/>
              <w:autoSpaceDN w:val="0"/>
              <w:rPr>
                <w:noProof w:val="0"/>
                <w:sz w:val="28"/>
                <w:szCs w:val="22"/>
                <w:lang w:val="vi"/>
              </w:rPr>
            </w:pPr>
          </w:p>
          <w:p w14:paraId="6AA081F6" w14:textId="77777777" w:rsidR="00197A0E" w:rsidRPr="00197A0E" w:rsidRDefault="00197A0E" w:rsidP="00197A0E">
            <w:pPr>
              <w:widowControl w:val="0"/>
              <w:autoSpaceDE w:val="0"/>
              <w:autoSpaceDN w:val="0"/>
              <w:spacing w:before="89"/>
              <w:rPr>
                <w:noProof w:val="0"/>
                <w:sz w:val="28"/>
                <w:szCs w:val="22"/>
                <w:lang w:val="vi"/>
              </w:rPr>
            </w:pPr>
          </w:p>
          <w:p w14:paraId="2AA6BB05" w14:textId="77777777" w:rsidR="00197A0E" w:rsidRPr="00197A0E" w:rsidRDefault="00197A0E" w:rsidP="00197A0E">
            <w:pPr>
              <w:widowControl w:val="0"/>
              <w:autoSpaceDE w:val="0"/>
              <w:autoSpaceDN w:val="0"/>
              <w:ind w:right="2"/>
              <w:jc w:val="center"/>
              <w:rPr>
                <w:noProof w:val="0"/>
                <w:sz w:val="28"/>
                <w:szCs w:val="22"/>
                <w:lang w:val="vi"/>
              </w:rPr>
            </w:pPr>
            <w:r w:rsidRPr="00197A0E">
              <w:rPr>
                <w:noProof w:val="0"/>
                <w:sz w:val="28"/>
                <w:szCs w:val="22"/>
                <w:lang w:val="vi"/>
              </w:rPr>
              <w:t>Phần</w:t>
            </w:r>
            <w:r w:rsidRPr="00197A0E">
              <w:rPr>
                <w:noProof w:val="0"/>
                <w:spacing w:val="-2"/>
                <w:sz w:val="28"/>
                <w:szCs w:val="22"/>
                <w:lang w:val="vi"/>
              </w:rPr>
              <w:t xml:space="preserve"> </w:t>
            </w:r>
            <w:r w:rsidRPr="00197A0E">
              <w:rPr>
                <w:noProof w:val="0"/>
                <w:spacing w:val="-5"/>
                <w:sz w:val="28"/>
                <w:szCs w:val="22"/>
                <w:lang w:val="vi"/>
              </w:rPr>
              <w:t>đầu</w:t>
            </w:r>
          </w:p>
        </w:tc>
        <w:tc>
          <w:tcPr>
            <w:tcW w:w="7269" w:type="dxa"/>
          </w:tcPr>
          <w:p w14:paraId="596183EF" w14:textId="77777777" w:rsidR="00197A0E" w:rsidRPr="00197A0E" w:rsidRDefault="00197A0E" w:rsidP="00197A0E">
            <w:pPr>
              <w:widowControl w:val="0"/>
              <w:numPr>
                <w:ilvl w:val="0"/>
                <w:numId w:val="9"/>
              </w:numPr>
              <w:tabs>
                <w:tab w:val="left" w:pos="699"/>
              </w:tabs>
              <w:autoSpaceDE w:val="0"/>
              <w:autoSpaceDN w:val="0"/>
              <w:spacing w:before="112"/>
              <w:ind w:left="699" w:hanging="162"/>
              <w:rPr>
                <w:noProof w:val="0"/>
                <w:sz w:val="28"/>
                <w:szCs w:val="22"/>
                <w:lang w:val="vi"/>
              </w:rPr>
            </w:pPr>
            <w:r w:rsidRPr="00197A0E">
              <w:rPr>
                <w:noProof w:val="0"/>
                <w:sz w:val="28"/>
                <w:szCs w:val="22"/>
                <w:lang w:val="vi"/>
              </w:rPr>
              <w:t>Trang</w:t>
            </w:r>
            <w:r w:rsidRPr="00197A0E">
              <w:rPr>
                <w:noProof w:val="0"/>
                <w:spacing w:val="-5"/>
                <w:sz w:val="28"/>
                <w:szCs w:val="22"/>
                <w:lang w:val="vi"/>
              </w:rPr>
              <w:t xml:space="preserve"> </w:t>
            </w:r>
            <w:r w:rsidRPr="00197A0E">
              <w:rPr>
                <w:noProof w:val="0"/>
                <w:sz w:val="28"/>
                <w:szCs w:val="22"/>
                <w:lang w:val="vi"/>
              </w:rPr>
              <w:t>bìa</w:t>
            </w:r>
            <w:r w:rsidRPr="00197A0E">
              <w:rPr>
                <w:noProof w:val="0"/>
                <w:spacing w:val="-1"/>
                <w:sz w:val="28"/>
                <w:szCs w:val="22"/>
                <w:lang w:val="vi"/>
              </w:rPr>
              <w:t xml:space="preserve"> </w:t>
            </w:r>
            <w:r w:rsidRPr="00197A0E">
              <w:rPr>
                <w:noProof w:val="0"/>
                <w:spacing w:val="-4"/>
                <w:sz w:val="28"/>
                <w:szCs w:val="22"/>
                <w:lang w:val="vi"/>
              </w:rPr>
              <w:t>trước</w:t>
            </w:r>
          </w:p>
          <w:p w14:paraId="0D0F4EDB" w14:textId="77777777" w:rsidR="00197A0E" w:rsidRPr="00197A0E" w:rsidRDefault="00197A0E" w:rsidP="00197A0E">
            <w:pPr>
              <w:widowControl w:val="0"/>
              <w:numPr>
                <w:ilvl w:val="0"/>
                <w:numId w:val="9"/>
              </w:numPr>
              <w:tabs>
                <w:tab w:val="left" w:pos="699"/>
              </w:tabs>
              <w:autoSpaceDE w:val="0"/>
              <w:autoSpaceDN w:val="0"/>
              <w:spacing w:before="120"/>
              <w:ind w:left="699" w:hanging="162"/>
              <w:rPr>
                <w:noProof w:val="0"/>
                <w:sz w:val="28"/>
                <w:szCs w:val="22"/>
                <w:lang w:val="vi"/>
              </w:rPr>
            </w:pPr>
            <w:r w:rsidRPr="00197A0E">
              <w:rPr>
                <w:noProof w:val="0"/>
                <w:sz w:val="28"/>
                <w:szCs w:val="22"/>
                <w:lang w:val="vi"/>
              </w:rPr>
              <w:t>Trang</w:t>
            </w:r>
            <w:r w:rsidRPr="00197A0E">
              <w:rPr>
                <w:noProof w:val="0"/>
                <w:spacing w:val="-5"/>
                <w:sz w:val="28"/>
                <w:szCs w:val="22"/>
                <w:lang w:val="vi"/>
              </w:rPr>
              <w:t xml:space="preserve"> </w:t>
            </w:r>
            <w:r w:rsidRPr="00197A0E">
              <w:rPr>
                <w:noProof w:val="0"/>
                <w:sz w:val="28"/>
                <w:szCs w:val="22"/>
                <w:lang w:val="vi"/>
              </w:rPr>
              <w:t>bìa</w:t>
            </w:r>
            <w:r w:rsidRPr="00197A0E">
              <w:rPr>
                <w:noProof w:val="0"/>
                <w:spacing w:val="-1"/>
                <w:sz w:val="28"/>
                <w:szCs w:val="22"/>
                <w:lang w:val="vi"/>
              </w:rPr>
              <w:t xml:space="preserve"> </w:t>
            </w:r>
            <w:r w:rsidRPr="00197A0E">
              <w:rPr>
                <w:noProof w:val="0"/>
                <w:spacing w:val="-5"/>
                <w:sz w:val="28"/>
                <w:szCs w:val="22"/>
                <w:lang w:val="vi"/>
              </w:rPr>
              <w:t>phụ</w:t>
            </w:r>
          </w:p>
          <w:p w14:paraId="1F50D1AC" w14:textId="77777777" w:rsidR="00197A0E" w:rsidRPr="00197A0E" w:rsidRDefault="00197A0E" w:rsidP="00197A0E">
            <w:pPr>
              <w:widowControl w:val="0"/>
              <w:numPr>
                <w:ilvl w:val="0"/>
                <w:numId w:val="9"/>
              </w:numPr>
              <w:tabs>
                <w:tab w:val="left" w:pos="699"/>
              </w:tabs>
              <w:autoSpaceDE w:val="0"/>
              <w:autoSpaceDN w:val="0"/>
              <w:spacing w:before="120"/>
              <w:ind w:left="699" w:hanging="162"/>
              <w:rPr>
                <w:noProof w:val="0"/>
                <w:sz w:val="28"/>
                <w:szCs w:val="22"/>
                <w:lang w:val="vi"/>
              </w:rPr>
            </w:pPr>
            <w:r w:rsidRPr="00197A0E">
              <w:rPr>
                <w:noProof w:val="0"/>
                <w:sz w:val="28"/>
                <w:szCs w:val="22"/>
                <w:lang w:val="vi"/>
              </w:rPr>
              <w:t>Lời</w:t>
            </w:r>
            <w:r w:rsidRPr="00197A0E">
              <w:rPr>
                <w:noProof w:val="0"/>
                <w:spacing w:val="-1"/>
                <w:sz w:val="28"/>
                <w:szCs w:val="22"/>
                <w:lang w:val="vi"/>
              </w:rPr>
              <w:t xml:space="preserve"> </w:t>
            </w:r>
            <w:r w:rsidRPr="00197A0E">
              <w:rPr>
                <w:noProof w:val="0"/>
                <w:sz w:val="28"/>
                <w:szCs w:val="22"/>
                <w:lang w:val="vi"/>
              </w:rPr>
              <w:t>cảm</w:t>
            </w:r>
            <w:r w:rsidRPr="00197A0E">
              <w:rPr>
                <w:noProof w:val="0"/>
                <w:spacing w:val="-7"/>
                <w:sz w:val="28"/>
                <w:szCs w:val="22"/>
                <w:lang w:val="vi"/>
              </w:rPr>
              <w:t xml:space="preserve"> </w:t>
            </w:r>
            <w:r w:rsidRPr="00197A0E">
              <w:rPr>
                <w:noProof w:val="0"/>
                <w:sz w:val="28"/>
                <w:szCs w:val="22"/>
                <w:lang w:val="vi"/>
              </w:rPr>
              <w:t>ơn</w:t>
            </w:r>
            <w:r w:rsidRPr="00197A0E">
              <w:rPr>
                <w:noProof w:val="0"/>
                <w:spacing w:val="-2"/>
                <w:sz w:val="28"/>
                <w:szCs w:val="22"/>
                <w:lang w:val="vi"/>
              </w:rPr>
              <w:t xml:space="preserve"> </w:t>
            </w:r>
            <w:r w:rsidRPr="00197A0E">
              <w:rPr>
                <w:noProof w:val="0"/>
                <w:sz w:val="28"/>
                <w:szCs w:val="22"/>
                <w:lang w:val="vi"/>
              </w:rPr>
              <w:t>(nếu</w:t>
            </w:r>
            <w:r w:rsidRPr="00197A0E">
              <w:rPr>
                <w:noProof w:val="0"/>
                <w:spacing w:val="-1"/>
                <w:sz w:val="28"/>
                <w:szCs w:val="22"/>
                <w:lang w:val="vi"/>
              </w:rPr>
              <w:t xml:space="preserve"> </w:t>
            </w:r>
            <w:r w:rsidRPr="00197A0E">
              <w:rPr>
                <w:noProof w:val="0"/>
                <w:sz w:val="28"/>
                <w:szCs w:val="22"/>
                <w:lang w:val="vi"/>
              </w:rPr>
              <w:t xml:space="preserve">cần </w:t>
            </w:r>
            <w:r w:rsidRPr="00197A0E">
              <w:rPr>
                <w:noProof w:val="0"/>
                <w:spacing w:val="-2"/>
                <w:sz w:val="28"/>
                <w:szCs w:val="22"/>
                <w:lang w:val="vi"/>
              </w:rPr>
              <w:t>thiết)</w:t>
            </w:r>
          </w:p>
          <w:p w14:paraId="7A886A1B" w14:textId="77777777" w:rsidR="00197A0E" w:rsidRPr="00197A0E" w:rsidRDefault="00197A0E" w:rsidP="00197A0E">
            <w:pPr>
              <w:widowControl w:val="0"/>
              <w:numPr>
                <w:ilvl w:val="0"/>
                <w:numId w:val="9"/>
              </w:numPr>
              <w:tabs>
                <w:tab w:val="left" w:pos="699"/>
              </w:tabs>
              <w:autoSpaceDE w:val="0"/>
              <w:autoSpaceDN w:val="0"/>
              <w:spacing w:before="119"/>
              <w:ind w:left="699" w:hanging="162"/>
              <w:rPr>
                <w:noProof w:val="0"/>
                <w:sz w:val="28"/>
                <w:szCs w:val="22"/>
                <w:lang w:val="vi"/>
              </w:rPr>
            </w:pPr>
            <w:r w:rsidRPr="00197A0E">
              <w:rPr>
                <w:noProof w:val="0"/>
                <w:sz w:val="28"/>
                <w:szCs w:val="22"/>
                <w:lang w:val="vi"/>
              </w:rPr>
              <w:t>Mục</w:t>
            </w:r>
            <w:r w:rsidRPr="00197A0E">
              <w:rPr>
                <w:noProof w:val="0"/>
                <w:spacing w:val="-3"/>
                <w:sz w:val="28"/>
                <w:szCs w:val="22"/>
                <w:lang w:val="vi"/>
              </w:rPr>
              <w:t xml:space="preserve"> </w:t>
            </w:r>
            <w:r w:rsidRPr="00197A0E">
              <w:rPr>
                <w:noProof w:val="0"/>
                <w:spacing w:val="-5"/>
                <w:sz w:val="28"/>
                <w:szCs w:val="22"/>
                <w:lang w:val="vi"/>
              </w:rPr>
              <w:t>lục</w:t>
            </w:r>
          </w:p>
          <w:p w14:paraId="5E5B779B" w14:textId="77777777" w:rsidR="00197A0E" w:rsidRPr="00197A0E" w:rsidRDefault="00197A0E" w:rsidP="00197A0E">
            <w:pPr>
              <w:widowControl w:val="0"/>
              <w:numPr>
                <w:ilvl w:val="0"/>
                <w:numId w:val="9"/>
              </w:numPr>
              <w:tabs>
                <w:tab w:val="left" w:pos="699"/>
              </w:tabs>
              <w:autoSpaceDE w:val="0"/>
              <w:autoSpaceDN w:val="0"/>
              <w:spacing w:before="120"/>
              <w:ind w:left="699" w:hanging="162"/>
              <w:rPr>
                <w:noProof w:val="0"/>
                <w:sz w:val="28"/>
                <w:szCs w:val="22"/>
                <w:lang w:val="vi"/>
              </w:rPr>
            </w:pPr>
            <w:r w:rsidRPr="00197A0E">
              <w:rPr>
                <w:noProof w:val="0"/>
                <w:sz w:val="28"/>
                <w:szCs w:val="22"/>
                <w:lang w:val="vi"/>
              </w:rPr>
              <w:t>Danh</w:t>
            </w:r>
            <w:r w:rsidRPr="00197A0E">
              <w:rPr>
                <w:noProof w:val="0"/>
                <w:spacing w:val="-2"/>
                <w:sz w:val="28"/>
                <w:szCs w:val="22"/>
                <w:lang w:val="vi"/>
              </w:rPr>
              <w:t xml:space="preserve"> </w:t>
            </w:r>
            <w:r w:rsidRPr="00197A0E">
              <w:rPr>
                <w:noProof w:val="0"/>
                <w:sz w:val="28"/>
                <w:szCs w:val="22"/>
                <w:lang w:val="vi"/>
              </w:rPr>
              <w:t>mục</w:t>
            </w:r>
            <w:r w:rsidRPr="00197A0E">
              <w:rPr>
                <w:noProof w:val="0"/>
                <w:spacing w:val="-2"/>
                <w:sz w:val="28"/>
                <w:szCs w:val="22"/>
                <w:lang w:val="vi"/>
              </w:rPr>
              <w:t xml:space="preserve"> </w:t>
            </w:r>
            <w:r w:rsidRPr="00197A0E">
              <w:rPr>
                <w:noProof w:val="0"/>
                <w:sz w:val="28"/>
                <w:szCs w:val="22"/>
                <w:lang w:val="vi"/>
              </w:rPr>
              <w:t>bảng,</w:t>
            </w:r>
            <w:r w:rsidRPr="00197A0E">
              <w:rPr>
                <w:noProof w:val="0"/>
                <w:spacing w:val="-6"/>
                <w:sz w:val="28"/>
                <w:szCs w:val="22"/>
                <w:lang w:val="vi"/>
              </w:rPr>
              <w:t xml:space="preserve"> </w:t>
            </w:r>
            <w:r w:rsidRPr="00197A0E">
              <w:rPr>
                <w:noProof w:val="0"/>
                <w:sz w:val="28"/>
                <w:szCs w:val="22"/>
                <w:lang w:val="vi"/>
              </w:rPr>
              <w:t>biểu,</w:t>
            </w:r>
            <w:r w:rsidRPr="00197A0E">
              <w:rPr>
                <w:noProof w:val="0"/>
                <w:spacing w:val="-3"/>
                <w:sz w:val="28"/>
                <w:szCs w:val="22"/>
                <w:lang w:val="vi"/>
              </w:rPr>
              <w:t xml:space="preserve"> </w:t>
            </w:r>
            <w:r w:rsidRPr="00197A0E">
              <w:rPr>
                <w:noProof w:val="0"/>
                <w:spacing w:val="-4"/>
                <w:sz w:val="28"/>
                <w:szCs w:val="22"/>
                <w:lang w:val="vi"/>
              </w:rPr>
              <w:t>hình</w:t>
            </w:r>
          </w:p>
          <w:p w14:paraId="7608616D" w14:textId="77777777" w:rsidR="00197A0E" w:rsidRPr="00197A0E" w:rsidRDefault="00197A0E" w:rsidP="00197A0E">
            <w:pPr>
              <w:widowControl w:val="0"/>
              <w:numPr>
                <w:ilvl w:val="0"/>
                <w:numId w:val="9"/>
              </w:numPr>
              <w:tabs>
                <w:tab w:val="left" w:pos="699"/>
              </w:tabs>
              <w:autoSpaceDE w:val="0"/>
              <w:autoSpaceDN w:val="0"/>
              <w:spacing w:before="122"/>
              <w:ind w:right="511" w:firstLine="432"/>
              <w:rPr>
                <w:noProof w:val="0"/>
                <w:sz w:val="28"/>
                <w:szCs w:val="22"/>
                <w:lang w:val="vi"/>
              </w:rPr>
            </w:pPr>
            <w:r w:rsidRPr="00197A0E">
              <w:rPr>
                <w:noProof w:val="0"/>
                <w:sz w:val="28"/>
                <w:szCs w:val="22"/>
                <w:lang w:val="vi"/>
              </w:rPr>
              <w:t>Danh</w:t>
            </w:r>
            <w:r w:rsidRPr="00197A0E">
              <w:rPr>
                <w:noProof w:val="0"/>
                <w:spacing w:val="-3"/>
                <w:sz w:val="28"/>
                <w:szCs w:val="22"/>
                <w:lang w:val="vi"/>
              </w:rPr>
              <w:t xml:space="preserve"> </w:t>
            </w:r>
            <w:r w:rsidRPr="00197A0E">
              <w:rPr>
                <w:noProof w:val="0"/>
                <w:sz w:val="28"/>
                <w:szCs w:val="22"/>
                <w:lang w:val="vi"/>
              </w:rPr>
              <w:t>mục</w:t>
            </w:r>
            <w:r w:rsidRPr="00197A0E">
              <w:rPr>
                <w:noProof w:val="0"/>
                <w:spacing w:val="-4"/>
                <w:sz w:val="28"/>
                <w:szCs w:val="22"/>
                <w:lang w:val="vi"/>
              </w:rPr>
              <w:t xml:space="preserve"> </w:t>
            </w:r>
            <w:r w:rsidRPr="00197A0E">
              <w:rPr>
                <w:noProof w:val="0"/>
                <w:sz w:val="28"/>
                <w:szCs w:val="22"/>
                <w:lang w:val="vi"/>
              </w:rPr>
              <w:t>từ</w:t>
            </w:r>
            <w:r w:rsidRPr="00197A0E">
              <w:rPr>
                <w:noProof w:val="0"/>
                <w:spacing w:val="-5"/>
                <w:sz w:val="28"/>
                <w:szCs w:val="22"/>
                <w:lang w:val="vi"/>
              </w:rPr>
              <w:t xml:space="preserve"> </w:t>
            </w:r>
            <w:r w:rsidRPr="00197A0E">
              <w:rPr>
                <w:noProof w:val="0"/>
                <w:sz w:val="28"/>
                <w:szCs w:val="22"/>
                <w:lang w:val="vi"/>
              </w:rPr>
              <w:t>viết</w:t>
            </w:r>
            <w:r w:rsidRPr="00197A0E">
              <w:rPr>
                <w:noProof w:val="0"/>
                <w:spacing w:val="-6"/>
                <w:sz w:val="28"/>
                <w:szCs w:val="22"/>
                <w:lang w:val="vi"/>
              </w:rPr>
              <w:t xml:space="preserve"> </w:t>
            </w:r>
            <w:r w:rsidRPr="00197A0E">
              <w:rPr>
                <w:noProof w:val="0"/>
                <w:sz w:val="28"/>
                <w:szCs w:val="22"/>
                <w:lang w:val="vi"/>
              </w:rPr>
              <w:t>tắt,</w:t>
            </w:r>
            <w:r w:rsidRPr="00197A0E">
              <w:rPr>
                <w:noProof w:val="0"/>
                <w:spacing w:val="-5"/>
                <w:sz w:val="28"/>
                <w:szCs w:val="22"/>
                <w:lang w:val="vi"/>
              </w:rPr>
              <w:t xml:space="preserve"> </w:t>
            </w:r>
            <w:r w:rsidRPr="00197A0E">
              <w:rPr>
                <w:noProof w:val="0"/>
                <w:sz w:val="28"/>
                <w:szCs w:val="22"/>
                <w:lang w:val="vi"/>
              </w:rPr>
              <w:t>ký</w:t>
            </w:r>
            <w:r w:rsidRPr="00197A0E">
              <w:rPr>
                <w:noProof w:val="0"/>
                <w:spacing w:val="-3"/>
                <w:sz w:val="28"/>
                <w:szCs w:val="22"/>
                <w:lang w:val="vi"/>
              </w:rPr>
              <w:t xml:space="preserve"> </w:t>
            </w:r>
            <w:r w:rsidRPr="00197A0E">
              <w:rPr>
                <w:noProof w:val="0"/>
                <w:sz w:val="28"/>
                <w:szCs w:val="22"/>
                <w:lang w:val="vi"/>
              </w:rPr>
              <w:t>hiệu,</w:t>
            </w:r>
            <w:r w:rsidRPr="00197A0E">
              <w:rPr>
                <w:noProof w:val="0"/>
                <w:spacing w:val="-5"/>
                <w:sz w:val="28"/>
                <w:szCs w:val="22"/>
                <w:lang w:val="vi"/>
              </w:rPr>
              <w:t xml:space="preserve"> </w:t>
            </w:r>
            <w:r w:rsidRPr="00197A0E">
              <w:rPr>
                <w:noProof w:val="0"/>
                <w:sz w:val="28"/>
                <w:szCs w:val="22"/>
                <w:lang w:val="vi"/>
              </w:rPr>
              <w:t>thuật</w:t>
            </w:r>
            <w:r w:rsidRPr="00197A0E">
              <w:rPr>
                <w:noProof w:val="0"/>
                <w:spacing w:val="-3"/>
                <w:sz w:val="28"/>
                <w:szCs w:val="22"/>
                <w:lang w:val="vi"/>
              </w:rPr>
              <w:t xml:space="preserve"> </w:t>
            </w:r>
            <w:r w:rsidRPr="00197A0E">
              <w:rPr>
                <w:noProof w:val="0"/>
                <w:sz w:val="28"/>
                <w:szCs w:val="22"/>
                <w:lang w:val="vi"/>
              </w:rPr>
              <w:t>ngữ…</w:t>
            </w:r>
            <w:r w:rsidRPr="00197A0E">
              <w:rPr>
                <w:noProof w:val="0"/>
                <w:spacing w:val="-4"/>
                <w:sz w:val="28"/>
                <w:szCs w:val="22"/>
                <w:lang w:val="vi"/>
              </w:rPr>
              <w:t xml:space="preserve"> </w:t>
            </w:r>
            <w:r w:rsidRPr="00197A0E">
              <w:rPr>
                <w:noProof w:val="0"/>
                <w:sz w:val="28"/>
                <w:szCs w:val="22"/>
                <w:lang w:val="vi"/>
              </w:rPr>
              <w:t>dùng</w:t>
            </w:r>
            <w:r w:rsidRPr="00197A0E">
              <w:rPr>
                <w:noProof w:val="0"/>
                <w:spacing w:val="-3"/>
                <w:sz w:val="28"/>
                <w:szCs w:val="22"/>
                <w:lang w:val="vi"/>
              </w:rPr>
              <w:t xml:space="preserve"> </w:t>
            </w:r>
            <w:r w:rsidRPr="00197A0E">
              <w:rPr>
                <w:noProof w:val="0"/>
                <w:sz w:val="28"/>
                <w:szCs w:val="22"/>
                <w:lang w:val="vi"/>
              </w:rPr>
              <w:t>trong báo cáo</w:t>
            </w:r>
          </w:p>
        </w:tc>
      </w:tr>
      <w:tr w:rsidR="00197A0E" w:rsidRPr="00197A0E" w14:paraId="1EEDD036" w14:textId="77777777" w:rsidTr="00BC278B">
        <w:trPr>
          <w:trHeight w:val="2270"/>
        </w:trPr>
        <w:tc>
          <w:tcPr>
            <w:tcW w:w="1800" w:type="dxa"/>
          </w:tcPr>
          <w:p w14:paraId="0B40AD2F" w14:textId="77777777" w:rsidR="00197A0E" w:rsidRPr="00197A0E" w:rsidRDefault="00197A0E" w:rsidP="00197A0E">
            <w:pPr>
              <w:widowControl w:val="0"/>
              <w:autoSpaceDE w:val="0"/>
              <w:autoSpaceDN w:val="0"/>
              <w:rPr>
                <w:noProof w:val="0"/>
                <w:sz w:val="28"/>
                <w:szCs w:val="22"/>
                <w:lang w:val="vi"/>
              </w:rPr>
            </w:pPr>
          </w:p>
          <w:p w14:paraId="4B40A88F" w14:textId="77777777" w:rsidR="00197A0E" w:rsidRPr="00197A0E" w:rsidRDefault="00197A0E" w:rsidP="00197A0E">
            <w:pPr>
              <w:widowControl w:val="0"/>
              <w:autoSpaceDE w:val="0"/>
              <w:autoSpaceDN w:val="0"/>
              <w:rPr>
                <w:noProof w:val="0"/>
                <w:sz w:val="28"/>
                <w:szCs w:val="22"/>
                <w:lang w:val="vi"/>
              </w:rPr>
            </w:pPr>
          </w:p>
          <w:p w14:paraId="0A8F508B" w14:textId="77777777" w:rsidR="00197A0E" w:rsidRPr="00197A0E" w:rsidRDefault="00197A0E" w:rsidP="00197A0E">
            <w:pPr>
              <w:widowControl w:val="0"/>
              <w:autoSpaceDE w:val="0"/>
              <w:autoSpaceDN w:val="0"/>
              <w:spacing w:before="30"/>
              <w:rPr>
                <w:noProof w:val="0"/>
                <w:sz w:val="28"/>
                <w:szCs w:val="22"/>
                <w:lang w:val="vi"/>
              </w:rPr>
            </w:pPr>
          </w:p>
          <w:p w14:paraId="371188C3" w14:textId="77777777" w:rsidR="00197A0E" w:rsidRPr="00197A0E" w:rsidRDefault="00197A0E" w:rsidP="00197A0E">
            <w:pPr>
              <w:widowControl w:val="0"/>
              <w:autoSpaceDE w:val="0"/>
              <w:autoSpaceDN w:val="0"/>
              <w:jc w:val="center"/>
              <w:rPr>
                <w:noProof w:val="0"/>
                <w:sz w:val="28"/>
                <w:szCs w:val="22"/>
                <w:lang w:val="vi"/>
              </w:rPr>
            </w:pPr>
            <w:r w:rsidRPr="00197A0E">
              <w:rPr>
                <w:noProof w:val="0"/>
                <w:sz w:val="28"/>
                <w:szCs w:val="22"/>
                <w:lang w:val="vi"/>
              </w:rPr>
              <w:t>Phần</w:t>
            </w:r>
            <w:r w:rsidRPr="00197A0E">
              <w:rPr>
                <w:noProof w:val="0"/>
                <w:spacing w:val="-2"/>
                <w:sz w:val="28"/>
                <w:szCs w:val="22"/>
                <w:lang w:val="vi"/>
              </w:rPr>
              <w:t xml:space="preserve"> </w:t>
            </w:r>
            <w:r w:rsidRPr="00197A0E">
              <w:rPr>
                <w:noProof w:val="0"/>
                <w:spacing w:val="-4"/>
                <w:sz w:val="28"/>
                <w:szCs w:val="22"/>
                <w:lang w:val="vi"/>
              </w:rPr>
              <w:t>chính</w:t>
            </w:r>
          </w:p>
        </w:tc>
        <w:tc>
          <w:tcPr>
            <w:tcW w:w="7269" w:type="dxa"/>
          </w:tcPr>
          <w:p w14:paraId="36B87762" w14:textId="77777777" w:rsidR="00197A0E" w:rsidRPr="00197A0E" w:rsidRDefault="00197A0E" w:rsidP="00197A0E">
            <w:pPr>
              <w:widowControl w:val="0"/>
              <w:numPr>
                <w:ilvl w:val="0"/>
                <w:numId w:val="8"/>
              </w:numPr>
              <w:tabs>
                <w:tab w:val="left" w:pos="699"/>
              </w:tabs>
              <w:autoSpaceDE w:val="0"/>
              <w:autoSpaceDN w:val="0"/>
              <w:spacing w:before="112"/>
              <w:ind w:left="699" w:hanging="162"/>
              <w:rPr>
                <w:noProof w:val="0"/>
                <w:sz w:val="28"/>
                <w:szCs w:val="22"/>
                <w:lang w:val="vi"/>
              </w:rPr>
            </w:pPr>
            <w:r w:rsidRPr="00197A0E">
              <w:rPr>
                <w:noProof w:val="0"/>
                <w:sz w:val="28"/>
                <w:szCs w:val="22"/>
                <w:lang w:val="vi"/>
              </w:rPr>
              <w:t>Mở</w:t>
            </w:r>
            <w:r w:rsidRPr="00197A0E">
              <w:rPr>
                <w:noProof w:val="0"/>
                <w:spacing w:val="-2"/>
                <w:sz w:val="28"/>
                <w:szCs w:val="22"/>
                <w:lang w:val="vi"/>
              </w:rPr>
              <w:t xml:space="preserve"> </w:t>
            </w:r>
            <w:r w:rsidRPr="00197A0E">
              <w:rPr>
                <w:noProof w:val="0"/>
                <w:spacing w:val="-5"/>
                <w:sz w:val="28"/>
                <w:szCs w:val="22"/>
                <w:lang w:val="vi"/>
              </w:rPr>
              <w:t>đầu</w:t>
            </w:r>
          </w:p>
          <w:p w14:paraId="5DC8BC92" w14:textId="77777777" w:rsidR="00197A0E" w:rsidRPr="00197A0E" w:rsidRDefault="00197A0E" w:rsidP="00197A0E">
            <w:pPr>
              <w:widowControl w:val="0"/>
              <w:numPr>
                <w:ilvl w:val="0"/>
                <w:numId w:val="8"/>
              </w:numPr>
              <w:tabs>
                <w:tab w:val="left" w:pos="699"/>
              </w:tabs>
              <w:autoSpaceDE w:val="0"/>
              <w:autoSpaceDN w:val="0"/>
              <w:spacing w:before="120"/>
              <w:ind w:left="699" w:hanging="162"/>
              <w:rPr>
                <w:noProof w:val="0"/>
                <w:sz w:val="28"/>
                <w:szCs w:val="22"/>
                <w:lang w:val="vi"/>
              </w:rPr>
            </w:pPr>
            <w:r w:rsidRPr="00197A0E">
              <w:rPr>
                <w:noProof w:val="0"/>
                <w:sz w:val="28"/>
                <w:szCs w:val="22"/>
                <w:lang w:val="vi"/>
              </w:rPr>
              <w:t>Nội</w:t>
            </w:r>
            <w:r w:rsidRPr="00197A0E">
              <w:rPr>
                <w:noProof w:val="0"/>
                <w:spacing w:val="-5"/>
                <w:sz w:val="28"/>
                <w:szCs w:val="22"/>
                <w:lang w:val="vi"/>
              </w:rPr>
              <w:t xml:space="preserve"> </w:t>
            </w:r>
            <w:r w:rsidRPr="00197A0E">
              <w:rPr>
                <w:noProof w:val="0"/>
                <w:sz w:val="28"/>
                <w:szCs w:val="22"/>
                <w:lang w:val="vi"/>
              </w:rPr>
              <w:t>dung</w:t>
            </w:r>
            <w:r w:rsidRPr="00197A0E">
              <w:rPr>
                <w:noProof w:val="0"/>
                <w:spacing w:val="-2"/>
                <w:sz w:val="28"/>
                <w:szCs w:val="22"/>
                <w:lang w:val="vi"/>
              </w:rPr>
              <w:t xml:space="preserve"> </w:t>
            </w:r>
            <w:r w:rsidRPr="00197A0E">
              <w:rPr>
                <w:noProof w:val="0"/>
                <w:sz w:val="28"/>
                <w:szCs w:val="22"/>
                <w:lang w:val="vi"/>
              </w:rPr>
              <w:t>chính</w:t>
            </w:r>
            <w:r w:rsidRPr="00197A0E">
              <w:rPr>
                <w:noProof w:val="0"/>
                <w:spacing w:val="-2"/>
                <w:sz w:val="28"/>
                <w:szCs w:val="22"/>
                <w:lang w:val="vi"/>
              </w:rPr>
              <w:t xml:space="preserve"> </w:t>
            </w:r>
            <w:r w:rsidRPr="00197A0E">
              <w:rPr>
                <w:noProof w:val="0"/>
                <w:sz w:val="28"/>
                <w:szCs w:val="22"/>
                <w:lang w:val="vi"/>
              </w:rPr>
              <w:t>của</w:t>
            </w:r>
            <w:r w:rsidRPr="00197A0E">
              <w:rPr>
                <w:noProof w:val="0"/>
                <w:spacing w:val="-6"/>
                <w:sz w:val="28"/>
                <w:szCs w:val="22"/>
                <w:lang w:val="vi"/>
              </w:rPr>
              <w:t xml:space="preserve"> </w:t>
            </w:r>
            <w:r w:rsidRPr="00197A0E">
              <w:rPr>
                <w:noProof w:val="0"/>
                <w:sz w:val="28"/>
                <w:szCs w:val="22"/>
                <w:lang w:val="vi"/>
              </w:rPr>
              <w:t>báo</w:t>
            </w:r>
            <w:r w:rsidRPr="00197A0E">
              <w:rPr>
                <w:noProof w:val="0"/>
                <w:spacing w:val="-2"/>
                <w:sz w:val="28"/>
                <w:szCs w:val="22"/>
                <w:lang w:val="vi"/>
              </w:rPr>
              <w:t xml:space="preserve"> </w:t>
            </w:r>
            <w:r w:rsidRPr="00197A0E">
              <w:rPr>
                <w:noProof w:val="0"/>
                <w:spacing w:val="-5"/>
                <w:sz w:val="28"/>
                <w:szCs w:val="22"/>
                <w:lang w:val="vi"/>
              </w:rPr>
              <w:t>cáo</w:t>
            </w:r>
          </w:p>
          <w:p w14:paraId="78F7224C" w14:textId="77777777" w:rsidR="00197A0E" w:rsidRPr="00197A0E" w:rsidRDefault="00197A0E" w:rsidP="00197A0E">
            <w:pPr>
              <w:widowControl w:val="0"/>
              <w:numPr>
                <w:ilvl w:val="0"/>
                <w:numId w:val="8"/>
              </w:numPr>
              <w:tabs>
                <w:tab w:val="left" w:pos="699"/>
              </w:tabs>
              <w:autoSpaceDE w:val="0"/>
              <w:autoSpaceDN w:val="0"/>
              <w:spacing w:before="120"/>
              <w:ind w:left="699" w:hanging="162"/>
              <w:rPr>
                <w:noProof w:val="0"/>
                <w:sz w:val="28"/>
                <w:szCs w:val="22"/>
                <w:lang w:val="vi"/>
              </w:rPr>
            </w:pPr>
            <w:r w:rsidRPr="00197A0E">
              <w:rPr>
                <w:noProof w:val="0"/>
                <w:sz w:val="28"/>
                <w:szCs w:val="22"/>
                <w:lang w:val="vi"/>
              </w:rPr>
              <w:t>Kết</w:t>
            </w:r>
            <w:r w:rsidRPr="00197A0E">
              <w:rPr>
                <w:noProof w:val="0"/>
                <w:spacing w:val="-3"/>
                <w:sz w:val="28"/>
                <w:szCs w:val="22"/>
                <w:lang w:val="vi"/>
              </w:rPr>
              <w:t xml:space="preserve"> </w:t>
            </w:r>
            <w:r w:rsidRPr="00197A0E">
              <w:rPr>
                <w:noProof w:val="0"/>
                <w:sz w:val="28"/>
                <w:szCs w:val="22"/>
                <w:lang w:val="vi"/>
              </w:rPr>
              <w:t>luận</w:t>
            </w:r>
            <w:r w:rsidRPr="00197A0E">
              <w:rPr>
                <w:noProof w:val="0"/>
                <w:spacing w:val="-4"/>
                <w:sz w:val="28"/>
                <w:szCs w:val="22"/>
                <w:lang w:val="vi"/>
              </w:rPr>
              <w:t xml:space="preserve"> </w:t>
            </w:r>
            <w:r w:rsidRPr="00197A0E">
              <w:rPr>
                <w:noProof w:val="0"/>
                <w:sz w:val="28"/>
                <w:szCs w:val="22"/>
                <w:lang w:val="vi"/>
              </w:rPr>
              <w:t>và</w:t>
            </w:r>
            <w:r w:rsidRPr="00197A0E">
              <w:rPr>
                <w:noProof w:val="0"/>
                <w:spacing w:val="-4"/>
                <w:sz w:val="28"/>
                <w:szCs w:val="22"/>
                <w:lang w:val="vi"/>
              </w:rPr>
              <w:t xml:space="preserve"> </w:t>
            </w:r>
            <w:r w:rsidRPr="00197A0E">
              <w:rPr>
                <w:noProof w:val="0"/>
                <w:sz w:val="28"/>
                <w:szCs w:val="22"/>
                <w:lang w:val="vi"/>
              </w:rPr>
              <w:t>kiến</w:t>
            </w:r>
            <w:r w:rsidRPr="00197A0E">
              <w:rPr>
                <w:noProof w:val="0"/>
                <w:spacing w:val="-3"/>
                <w:sz w:val="28"/>
                <w:szCs w:val="22"/>
                <w:lang w:val="vi"/>
              </w:rPr>
              <w:t xml:space="preserve"> </w:t>
            </w:r>
            <w:r w:rsidRPr="00197A0E">
              <w:rPr>
                <w:noProof w:val="0"/>
                <w:spacing w:val="-4"/>
                <w:sz w:val="28"/>
                <w:szCs w:val="22"/>
                <w:lang w:val="vi"/>
              </w:rPr>
              <w:t>nghị</w:t>
            </w:r>
          </w:p>
          <w:p w14:paraId="3BEBC814" w14:textId="77777777" w:rsidR="00197A0E" w:rsidRPr="00197A0E" w:rsidRDefault="00197A0E" w:rsidP="00197A0E">
            <w:pPr>
              <w:widowControl w:val="0"/>
              <w:numPr>
                <w:ilvl w:val="0"/>
                <w:numId w:val="8"/>
              </w:numPr>
              <w:tabs>
                <w:tab w:val="left" w:pos="699"/>
              </w:tabs>
              <w:autoSpaceDE w:val="0"/>
              <w:autoSpaceDN w:val="0"/>
              <w:spacing w:before="122"/>
              <w:ind w:left="699" w:hanging="162"/>
              <w:rPr>
                <w:noProof w:val="0"/>
                <w:sz w:val="28"/>
                <w:szCs w:val="22"/>
                <w:lang w:val="vi"/>
              </w:rPr>
            </w:pPr>
            <w:r w:rsidRPr="00197A0E">
              <w:rPr>
                <w:noProof w:val="0"/>
                <w:sz w:val="28"/>
                <w:szCs w:val="22"/>
                <w:lang w:val="vi"/>
              </w:rPr>
              <w:t>Kế</w:t>
            </w:r>
            <w:r w:rsidRPr="00197A0E">
              <w:rPr>
                <w:noProof w:val="0"/>
                <w:spacing w:val="-5"/>
                <w:sz w:val="28"/>
                <w:szCs w:val="22"/>
                <w:lang w:val="vi"/>
              </w:rPr>
              <w:t xml:space="preserve"> </w:t>
            </w:r>
            <w:r w:rsidRPr="00197A0E">
              <w:rPr>
                <w:noProof w:val="0"/>
                <w:sz w:val="28"/>
                <w:szCs w:val="22"/>
                <w:lang w:val="vi"/>
              </w:rPr>
              <w:t>hoạch</w:t>
            </w:r>
            <w:r w:rsidRPr="00197A0E">
              <w:rPr>
                <w:noProof w:val="0"/>
                <w:spacing w:val="-3"/>
                <w:sz w:val="28"/>
                <w:szCs w:val="22"/>
                <w:lang w:val="vi"/>
              </w:rPr>
              <w:t xml:space="preserve"> </w:t>
            </w:r>
            <w:r w:rsidRPr="00197A0E">
              <w:rPr>
                <w:noProof w:val="0"/>
                <w:sz w:val="28"/>
                <w:szCs w:val="22"/>
                <w:lang w:val="vi"/>
              </w:rPr>
              <w:t>triển</w:t>
            </w:r>
            <w:r w:rsidRPr="00197A0E">
              <w:rPr>
                <w:noProof w:val="0"/>
                <w:spacing w:val="-4"/>
                <w:sz w:val="28"/>
                <w:szCs w:val="22"/>
                <w:lang w:val="vi"/>
              </w:rPr>
              <w:t xml:space="preserve"> </w:t>
            </w:r>
            <w:r w:rsidRPr="00197A0E">
              <w:rPr>
                <w:noProof w:val="0"/>
                <w:sz w:val="28"/>
                <w:szCs w:val="22"/>
                <w:lang w:val="vi"/>
              </w:rPr>
              <w:t>khai</w:t>
            </w:r>
            <w:r w:rsidRPr="00197A0E">
              <w:rPr>
                <w:noProof w:val="0"/>
                <w:spacing w:val="-4"/>
                <w:sz w:val="28"/>
                <w:szCs w:val="22"/>
                <w:lang w:val="vi"/>
              </w:rPr>
              <w:t xml:space="preserve"> </w:t>
            </w:r>
            <w:r w:rsidRPr="00197A0E">
              <w:rPr>
                <w:noProof w:val="0"/>
                <w:sz w:val="28"/>
                <w:szCs w:val="22"/>
                <w:lang w:val="vi"/>
              </w:rPr>
              <w:t>kết</w:t>
            </w:r>
            <w:r w:rsidRPr="00197A0E">
              <w:rPr>
                <w:noProof w:val="0"/>
                <w:spacing w:val="-4"/>
                <w:sz w:val="28"/>
                <w:szCs w:val="22"/>
                <w:lang w:val="vi"/>
              </w:rPr>
              <w:t xml:space="preserve"> </w:t>
            </w:r>
            <w:r w:rsidRPr="00197A0E">
              <w:rPr>
                <w:noProof w:val="0"/>
                <w:sz w:val="28"/>
                <w:szCs w:val="22"/>
                <w:lang w:val="vi"/>
              </w:rPr>
              <w:t>quả</w:t>
            </w:r>
            <w:r w:rsidRPr="00197A0E">
              <w:rPr>
                <w:noProof w:val="0"/>
                <w:spacing w:val="-2"/>
                <w:sz w:val="28"/>
                <w:szCs w:val="22"/>
                <w:lang w:val="vi"/>
              </w:rPr>
              <w:t xml:space="preserve"> </w:t>
            </w:r>
            <w:r w:rsidRPr="00197A0E">
              <w:rPr>
                <w:noProof w:val="0"/>
                <w:sz w:val="28"/>
                <w:szCs w:val="22"/>
                <w:lang w:val="vi"/>
              </w:rPr>
              <w:t>nhiệm</w:t>
            </w:r>
            <w:r w:rsidRPr="00197A0E">
              <w:rPr>
                <w:noProof w:val="0"/>
                <w:spacing w:val="-6"/>
                <w:sz w:val="28"/>
                <w:szCs w:val="22"/>
                <w:lang w:val="vi"/>
              </w:rPr>
              <w:t xml:space="preserve"> </w:t>
            </w:r>
            <w:r w:rsidRPr="00197A0E">
              <w:rPr>
                <w:noProof w:val="0"/>
                <w:spacing w:val="-5"/>
                <w:sz w:val="28"/>
                <w:szCs w:val="22"/>
                <w:lang w:val="vi"/>
              </w:rPr>
              <w:t>vụ</w:t>
            </w:r>
          </w:p>
          <w:p w14:paraId="5F677484" w14:textId="77777777" w:rsidR="00197A0E" w:rsidRPr="00197A0E" w:rsidRDefault="00197A0E" w:rsidP="00197A0E">
            <w:pPr>
              <w:widowControl w:val="0"/>
              <w:numPr>
                <w:ilvl w:val="0"/>
                <w:numId w:val="8"/>
              </w:numPr>
              <w:tabs>
                <w:tab w:val="left" w:pos="699"/>
              </w:tabs>
              <w:autoSpaceDE w:val="0"/>
              <w:autoSpaceDN w:val="0"/>
              <w:spacing w:before="119"/>
              <w:ind w:left="699" w:hanging="162"/>
              <w:rPr>
                <w:noProof w:val="0"/>
                <w:sz w:val="28"/>
                <w:szCs w:val="22"/>
                <w:lang w:val="vi"/>
              </w:rPr>
            </w:pPr>
            <w:r w:rsidRPr="00197A0E">
              <w:rPr>
                <w:noProof w:val="0"/>
                <w:sz w:val="28"/>
                <w:szCs w:val="22"/>
                <w:lang w:val="vi"/>
              </w:rPr>
              <w:t>Tài</w:t>
            </w:r>
            <w:r w:rsidRPr="00197A0E">
              <w:rPr>
                <w:noProof w:val="0"/>
                <w:spacing w:val="-3"/>
                <w:sz w:val="28"/>
                <w:szCs w:val="22"/>
                <w:lang w:val="vi"/>
              </w:rPr>
              <w:t xml:space="preserve"> </w:t>
            </w:r>
            <w:r w:rsidRPr="00197A0E">
              <w:rPr>
                <w:noProof w:val="0"/>
                <w:sz w:val="28"/>
                <w:szCs w:val="22"/>
                <w:lang w:val="vi"/>
              </w:rPr>
              <w:t>liệu</w:t>
            </w:r>
            <w:r w:rsidRPr="00197A0E">
              <w:rPr>
                <w:noProof w:val="0"/>
                <w:spacing w:val="-5"/>
                <w:sz w:val="28"/>
                <w:szCs w:val="22"/>
                <w:lang w:val="vi"/>
              </w:rPr>
              <w:t xml:space="preserve"> </w:t>
            </w:r>
            <w:r w:rsidRPr="00197A0E">
              <w:rPr>
                <w:noProof w:val="0"/>
                <w:sz w:val="28"/>
                <w:szCs w:val="22"/>
                <w:lang w:val="vi"/>
              </w:rPr>
              <w:t>tham</w:t>
            </w:r>
            <w:r w:rsidRPr="00197A0E">
              <w:rPr>
                <w:noProof w:val="0"/>
                <w:spacing w:val="-6"/>
                <w:sz w:val="28"/>
                <w:szCs w:val="22"/>
                <w:lang w:val="vi"/>
              </w:rPr>
              <w:t xml:space="preserve"> </w:t>
            </w:r>
            <w:r w:rsidRPr="00197A0E">
              <w:rPr>
                <w:noProof w:val="0"/>
                <w:spacing w:val="-4"/>
                <w:sz w:val="28"/>
                <w:szCs w:val="22"/>
                <w:lang w:val="vi"/>
              </w:rPr>
              <w:t>khảo</w:t>
            </w:r>
          </w:p>
        </w:tc>
      </w:tr>
      <w:tr w:rsidR="00197A0E" w:rsidRPr="00197A0E" w14:paraId="673D79EE" w14:textId="77777777" w:rsidTr="00BC278B">
        <w:trPr>
          <w:trHeight w:val="945"/>
        </w:trPr>
        <w:tc>
          <w:tcPr>
            <w:tcW w:w="1800" w:type="dxa"/>
          </w:tcPr>
          <w:p w14:paraId="24595C72" w14:textId="77777777" w:rsidR="00197A0E" w:rsidRPr="00197A0E" w:rsidRDefault="00197A0E" w:rsidP="00197A0E">
            <w:pPr>
              <w:widowControl w:val="0"/>
              <w:autoSpaceDE w:val="0"/>
              <w:autoSpaceDN w:val="0"/>
              <w:spacing w:before="11"/>
              <w:rPr>
                <w:noProof w:val="0"/>
                <w:sz w:val="28"/>
                <w:szCs w:val="22"/>
                <w:lang w:val="vi"/>
              </w:rPr>
            </w:pPr>
          </w:p>
          <w:p w14:paraId="133C3711" w14:textId="77777777" w:rsidR="00197A0E" w:rsidRPr="00197A0E" w:rsidRDefault="00197A0E" w:rsidP="00197A0E">
            <w:pPr>
              <w:widowControl w:val="0"/>
              <w:autoSpaceDE w:val="0"/>
              <w:autoSpaceDN w:val="0"/>
              <w:ind w:right="2"/>
              <w:jc w:val="center"/>
              <w:rPr>
                <w:noProof w:val="0"/>
                <w:sz w:val="28"/>
                <w:szCs w:val="22"/>
                <w:lang w:val="vi"/>
              </w:rPr>
            </w:pPr>
            <w:r w:rsidRPr="00197A0E">
              <w:rPr>
                <w:noProof w:val="0"/>
                <w:sz w:val="28"/>
                <w:szCs w:val="22"/>
                <w:lang w:val="vi"/>
              </w:rPr>
              <w:t>Phần</w:t>
            </w:r>
            <w:r w:rsidRPr="00197A0E">
              <w:rPr>
                <w:noProof w:val="0"/>
                <w:spacing w:val="-2"/>
                <w:sz w:val="28"/>
                <w:szCs w:val="22"/>
                <w:lang w:val="vi"/>
              </w:rPr>
              <w:t xml:space="preserve"> </w:t>
            </w:r>
            <w:r w:rsidRPr="00197A0E">
              <w:rPr>
                <w:noProof w:val="0"/>
                <w:spacing w:val="-4"/>
                <w:sz w:val="28"/>
                <w:szCs w:val="22"/>
                <w:lang w:val="vi"/>
              </w:rPr>
              <w:t>cuối</w:t>
            </w:r>
          </w:p>
        </w:tc>
        <w:tc>
          <w:tcPr>
            <w:tcW w:w="7269" w:type="dxa"/>
          </w:tcPr>
          <w:p w14:paraId="08193CC1" w14:textId="77777777" w:rsidR="00197A0E" w:rsidRPr="00197A0E" w:rsidRDefault="00197A0E" w:rsidP="00197A0E">
            <w:pPr>
              <w:widowControl w:val="0"/>
              <w:numPr>
                <w:ilvl w:val="0"/>
                <w:numId w:val="7"/>
              </w:numPr>
              <w:tabs>
                <w:tab w:val="left" w:pos="699"/>
              </w:tabs>
              <w:autoSpaceDE w:val="0"/>
              <w:autoSpaceDN w:val="0"/>
              <w:spacing w:before="112"/>
              <w:ind w:left="699" w:hanging="162"/>
              <w:rPr>
                <w:noProof w:val="0"/>
                <w:sz w:val="28"/>
                <w:szCs w:val="22"/>
                <w:lang w:val="vi"/>
              </w:rPr>
            </w:pPr>
            <w:r w:rsidRPr="00197A0E">
              <w:rPr>
                <w:noProof w:val="0"/>
                <w:sz w:val="28"/>
                <w:szCs w:val="22"/>
                <w:lang w:val="vi"/>
              </w:rPr>
              <w:t>Phụ</w:t>
            </w:r>
            <w:r w:rsidRPr="00197A0E">
              <w:rPr>
                <w:noProof w:val="0"/>
                <w:spacing w:val="-2"/>
                <w:sz w:val="28"/>
                <w:szCs w:val="22"/>
                <w:lang w:val="vi"/>
              </w:rPr>
              <w:t xml:space="preserve"> </w:t>
            </w:r>
            <w:r w:rsidRPr="00197A0E">
              <w:rPr>
                <w:noProof w:val="0"/>
                <w:spacing w:val="-5"/>
                <w:sz w:val="28"/>
                <w:szCs w:val="22"/>
                <w:lang w:val="vi"/>
              </w:rPr>
              <w:t>lục</w:t>
            </w:r>
          </w:p>
          <w:p w14:paraId="4B3C66B8" w14:textId="77777777" w:rsidR="00197A0E" w:rsidRPr="00197A0E" w:rsidRDefault="00197A0E" w:rsidP="00197A0E">
            <w:pPr>
              <w:widowControl w:val="0"/>
              <w:numPr>
                <w:ilvl w:val="0"/>
                <w:numId w:val="7"/>
              </w:numPr>
              <w:tabs>
                <w:tab w:val="left" w:pos="699"/>
              </w:tabs>
              <w:autoSpaceDE w:val="0"/>
              <w:autoSpaceDN w:val="0"/>
              <w:spacing w:before="120"/>
              <w:ind w:left="699" w:hanging="162"/>
              <w:rPr>
                <w:noProof w:val="0"/>
                <w:sz w:val="28"/>
                <w:szCs w:val="22"/>
                <w:lang w:val="vi"/>
              </w:rPr>
            </w:pPr>
            <w:r w:rsidRPr="00197A0E">
              <w:rPr>
                <w:noProof w:val="0"/>
                <w:sz w:val="28"/>
                <w:szCs w:val="22"/>
                <w:lang w:val="vi"/>
              </w:rPr>
              <w:t xml:space="preserve">Bìa </w:t>
            </w:r>
            <w:r w:rsidRPr="00197A0E">
              <w:rPr>
                <w:noProof w:val="0"/>
                <w:spacing w:val="-5"/>
                <w:sz w:val="28"/>
                <w:szCs w:val="22"/>
                <w:lang w:val="vi"/>
              </w:rPr>
              <w:t>sau</w:t>
            </w:r>
          </w:p>
        </w:tc>
      </w:tr>
    </w:tbl>
    <w:p w14:paraId="3C7B9E8A" w14:textId="77777777" w:rsidR="00197A0E" w:rsidRPr="00197A0E" w:rsidRDefault="00197A0E" w:rsidP="00197A0E">
      <w:pPr>
        <w:widowControl w:val="0"/>
        <w:numPr>
          <w:ilvl w:val="0"/>
          <w:numId w:val="6"/>
        </w:numPr>
        <w:tabs>
          <w:tab w:val="left" w:pos="969"/>
        </w:tabs>
        <w:autoSpaceDE w:val="0"/>
        <w:autoSpaceDN w:val="0"/>
        <w:spacing w:before="119"/>
        <w:ind w:left="969" w:hanging="248"/>
        <w:outlineLvl w:val="0"/>
        <w:rPr>
          <w:b/>
          <w:bCs/>
          <w:noProof w:val="0"/>
          <w:sz w:val="28"/>
          <w:szCs w:val="28"/>
          <w:lang w:val="vi"/>
        </w:rPr>
      </w:pPr>
      <w:r w:rsidRPr="00197A0E">
        <w:rPr>
          <w:b/>
          <w:bCs/>
          <w:noProof w:val="0"/>
          <w:sz w:val="28"/>
          <w:szCs w:val="28"/>
          <w:lang w:val="vi"/>
        </w:rPr>
        <w:t>PHẦN</w:t>
      </w:r>
      <w:r w:rsidRPr="00197A0E">
        <w:rPr>
          <w:b/>
          <w:bCs/>
          <w:noProof w:val="0"/>
          <w:spacing w:val="-5"/>
          <w:sz w:val="28"/>
          <w:szCs w:val="28"/>
          <w:lang w:val="vi"/>
        </w:rPr>
        <w:t xml:space="preserve"> ĐẦU</w:t>
      </w:r>
    </w:p>
    <w:p w14:paraId="6D7DF05E" w14:textId="77777777" w:rsidR="00197A0E" w:rsidRPr="00197A0E" w:rsidRDefault="00197A0E" w:rsidP="00197A0E">
      <w:pPr>
        <w:widowControl w:val="0"/>
        <w:numPr>
          <w:ilvl w:val="1"/>
          <w:numId w:val="6"/>
        </w:numPr>
        <w:tabs>
          <w:tab w:val="left" w:pos="1000"/>
        </w:tabs>
        <w:autoSpaceDE w:val="0"/>
        <w:autoSpaceDN w:val="0"/>
        <w:spacing w:before="115" w:line="328" w:lineRule="auto"/>
        <w:ind w:left="721" w:right="3562" w:firstLine="0"/>
        <w:rPr>
          <w:noProof w:val="0"/>
          <w:sz w:val="28"/>
          <w:szCs w:val="22"/>
          <w:lang w:val="vi"/>
        </w:rPr>
      </w:pPr>
      <w:r w:rsidRPr="00197A0E">
        <w:rPr>
          <w:noProof w:val="0"/>
          <w:sz w:val="28"/>
          <w:szCs w:val="22"/>
          <w:lang w:val="vi"/>
        </w:rPr>
        <w:t>Trang</w:t>
      </w:r>
      <w:r w:rsidRPr="00197A0E">
        <w:rPr>
          <w:noProof w:val="0"/>
          <w:spacing w:val="-3"/>
          <w:sz w:val="28"/>
          <w:szCs w:val="22"/>
          <w:lang w:val="vi"/>
        </w:rPr>
        <w:t xml:space="preserve"> </w:t>
      </w:r>
      <w:r w:rsidRPr="00197A0E">
        <w:rPr>
          <w:noProof w:val="0"/>
          <w:sz w:val="28"/>
          <w:szCs w:val="22"/>
          <w:lang w:val="vi"/>
        </w:rPr>
        <w:t>bìa</w:t>
      </w:r>
      <w:r w:rsidRPr="00197A0E">
        <w:rPr>
          <w:noProof w:val="0"/>
          <w:spacing w:val="-4"/>
          <w:sz w:val="28"/>
          <w:szCs w:val="22"/>
          <w:lang w:val="vi"/>
        </w:rPr>
        <w:t xml:space="preserve"> </w:t>
      </w:r>
      <w:r w:rsidRPr="00197A0E">
        <w:rPr>
          <w:noProof w:val="0"/>
          <w:sz w:val="28"/>
          <w:szCs w:val="22"/>
          <w:lang w:val="vi"/>
        </w:rPr>
        <w:t>trước</w:t>
      </w:r>
      <w:r w:rsidRPr="00197A0E">
        <w:rPr>
          <w:noProof w:val="0"/>
          <w:spacing w:val="-4"/>
          <w:sz w:val="28"/>
          <w:szCs w:val="22"/>
          <w:lang w:val="vi"/>
        </w:rPr>
        <w:t xml:space="preserve"> </w:t>
      </w:r>
      <w:r w:rsidRPr="00197A0E">
        <w:rPr>
          <w:noProof w:val="0"/>
          <w:sz w:val="28"/>
          <w:szCs w:val="22"/>
          <w:lang w:val="vi"/>
        </w:rPr>
        <w:t>(</w:t>
      </w:r>
      <w:r w:rsidRPr="00197A0E">
        <w:rPr>
          <w:i/>
          <w:noProof w:val="0"/>
          <w:sz w:val="28"/>
          <w:szCs w:val="22"/>
          <w:lang w:val="vi"/>
        </w:rPr>
        <w:t>Xem</w:t>
      </w:r>
      <w:r w:rsidRPr="00197A0E">
        <w:rPr>
          <w:i/>
          <w:noProof w:val="0"/>
          <w:spacing w:val="-5"/>
          <w:sz w:val="28"/>
          <w:szCs w:val="22"/>
          <w:lang w:val="vi"/>
        </w:rPr>
        <w:t xml:space="preserve"> </w:t>
      </w:r>
      <w:r w:rsidRPr="00197A0E">
        <w:rPr>
          <w:i/>
          <w:noProof w:val="0"/>
          <w:sz w:val="28"/>
          <w:szCs w:val="22"/>
          <w:lang w:val="vi"/>
        </w:rPr>
        <w:t>biểu</w:t>
      </w:r>
      <w:r w:rsidRPr="00197A0E">
        <w:rPr>
          <w:i/>
          <w:noProof w:val="0"/>
          <w:spacing w:val="-3"/>
          <w:sz w:val="28"/>
          <w:szCs w:val="22"/>
          <w:lang w:val="vi"/>
        </w:rPr>
        <w:t xml:space="preserve"> </w:t>
      </w:r>
      <w:r w:rsidRPr="00197A0E">
        <w:rPr>
          <w:i/>
          <w:noProof w:val="0"/>
          <w:sz w:val="28"/>
          <w:szCs w:val="22"/>
          <w:lang w:val="vi"/>
        </w:rPr>
        <w:t>mẫu</w:t>
      </w:r>
      <w:r w:rsidRPr="00197A0E">
        <w:rPr>
          <w:i/>
          <w:noProof w:val="0"/>
          <w:spacing w:val="-3"/>
          <w:sz w:val="28"/>
          <w:szCs w:val="22"/>
          <w:lang w:val="vi"/>
        </w:rPr>
        <w:t xml:space="preserve"> </w:t>
      </w:r>
      <w:r w:rsidRPr="00197A0E">
        <w:rPr>
          <w:i/>
          <w:noProof w:val="0"/>
          <w:sz w:val="28"/>
          <w:szCs w:val="22"/>
          <w:lang w:val="vi"/>
        </w:rPr>
        <w:t>ở</w:t>
      </w:r>
      <w:r w:rsidRPr="00197A0E">
        <w:rPr>
          <w:i/>
          <w:noProof w:val="0"/>
          <w:spacing w:val="-6"/>
          <w:sz w:val="28"/>
          <w:szCs w:val="22"/>
          <w:lang w:val="vi"/>
        </w:rPr>
        <w:t xml:space="preserve"> </w:t>
      </w:r>
      <w:r w:rsidRPr="00197A0E">
        <w:rPr>
          <w:i/>
          <w:noProof w:val="0"/>
          <w:sz w:val="28"/>
          <w:szCs w:val="22"/>
          <w:lang w:val="vi"/>
        </w:rPr>
        <w:t>Mục</w:t>
      </w:r>
      <w:r w:rsidRPr="00197A0E">
        <w:rPr>
          <w:i/>
          <w:noProof w:val="0"/>
          <w:spacing w:val="-7"/>
          <w:sz w:val="28"/>
          <w:szCs w:val="22"/>
          <w:lang w:val="vi"/>
        </w:rPr>
        <w:t xml:space="preserve"> </w:t>
      </w:r>
      <w:r w:rsidRPr="00197A0E">
        <w:rPr>
          <w:i/>
          <w:noProof w:val="0"/>
          <w:sz w:val="28"/>
          <w:szCs w:val="22"/>
          <w:lang w:val="vi"/>
        </w:rPr>
        <w:t>C</w:t>
      </w:r>
      <w:r w:rsidRPr="00197A0E">
        <w:rPr>
          <w:noProof w:val="0"/>
          <w:sz w:val="28"/>
          <w:szCs w:val="22"/>
          <w:lang w:val="vi"/>
        </w:rPr>
        <w:t>) Bao gồm các thông tin sau:</w:t>
      </w:r>
    </w:p>
    <w:p w14:paraId="137B36FE" w14:textId="77777777" w:rsidR="00197A0E" w:rsidRPr="00197A0E" w:rsidRDefault="00197A0E" w:rsidP="00197A0E">
      <w:pPr>
        <w:widowControl w:val="0"/>
        <w:numPr>
          <w:ilvl w:val="2"/>
          <w:numId w:val="6"/>
        </w:numPr>
        <w:tabs>
          <w:tab w:val="left" w:pos="883"/>
        </w:tabs>
        <w:autoSpaceDE w:val="0"/>
        <w:autoSpaceDN w:val="0"/>
        <w:spacing w:before="1"/>
        <w:ind w:left="883" w:hanging="162"/>
        <w:rPr>
          <w:noProof w:val="0"/>
          <w:sz w:val="28"/>
          <w:szCs w:val="22"/>
          <w:lang w:val="vi"/>
        </w:rPr>
      </w:pPr>
      <w:r w:rsidRPr="00197A0E">
        <w:rPr>
          <w:noProof w:val="0"/>
          <w:sz w:val="28"/>
          <w:szCs w:val="22"/>
          <w:lang w:val="vi"/>
        </w:rPr>
        <w:t>Tên</w:t>
      </w:r>
      <w:r w:rsidRPr="00197A0E">
        <w:rPr>
          <w:noProof w:val="0"/>
          <w:spacing w:val="-1"/>
          <w:sz w:val="28"/>
          <w:szCs w:val="22"/>
          <w:lang w:val="vi"/>
        </w:rPr>
        <w:t xml:space="preserve"> </w:t>
      </w:r>
      <w:r w:rsidRPr="00197A0E">
        <w:rPr>
          <w:noProof w:val="0"/>
          <w:sz w:val="28"/>
          <w:szCs w:val="22"/>
          <w:lang w:val="vi"/>
        </w:rPr>
        <w:t>đề</w:t>
      </w:r>
      <w:r w:rsidRPr="00197A0E">
        <w:rPr>
          <w:noProof w:val="0"/>
          <w:spacing w:val="-3"/>
          <w:sz w:val="28"/>
          <w:szCs w:val="22"/>
          <w:lang w:val="vi"/>
        </w:rPr>
        <w:t xml:space="preserve"> </w:t>
      </w:r>
      <w:r w:rsidRPr="00197A0E">
        <w:rPr>
          <w:noProof w:val="0"/>
          <w:spacing w:val="-4"/>
          <w:sz w:val="28"/>
          <w:szCs w:val="22"/>
          <w:lang w:val="vi"/>
        </w:rPr>
        <w:t>tài:</w:t>
      </w:r>
    </w:p>
    <w:p w14:paraId="78F97707" w14:textId="77777777" w:rsidR="00197A0E" w:rsidRPr="00197A0E" w:rsidRDefault="00197A0E" w:rsidP="00197A0E">
      <w:pPr>
        <w:widowControl w:val="0"/>
        <w:numPr>
          <w:ilvl w:val="2"/>
          <w:numId w:val="6"/>
        </w:numPr>
        <w:tabs>
          <w:tab w:val="left" w:pos="883"/>
        </w:tabs>
        <w:autoSpaceDE w:val="0"/>
        <w:autoSpaceDN w:val="0"/>
        <w:spacing w:before="120"/>
        <w:ind w:left="883" w:hanging="162"/>
        <w:rPr>
          <w:noProof w:val="0"/>
          <w:sz w:val="28"/>
          <w:szCs w:val="22"/>
          <w:lang w:val="vi"/>
        </w:rPr>
      </w:pPr>
      <w:r w:rsidRPr="00197A0E">
        <w:rPr>
          <w:noProof w:val="0"/>
          <w:sz w:val="28"/>
          <w:szCs w:val="22"/>
          <w:lang w:val="vi"/>
        </w:rPr>
        <w:t>Tác</w:t>
      </w:r>
      <w:r w:rsidRPr="00197A0E">
        <w:rPr>
          <w:noProof w:val="0"/>
          <w:spacing w:val="-3"/>
          <w:sz w:val="28"/>
          <w:szCs w:val="22"/>
          <w:lang w:val="vi"/>
        </w:rPr>
        <w:t xml:space="preserve"> </w:t>
      </w:r>
      <w:r w:rsidRPr="00197A0E">
        <w:rPr>
          <w:noProof w:val="0"/>
          <w:sz w:val="28"/>
          <w:szCs w:val="22"/>
          <w:lang w:val="vi"/>
        </w:rPr>
        <w:t>giả/đồng</w:t>
      </w:r>
      <w:r w:rsidRPr="00197A0E">
        <w:rPr>
          <w:noProof w:val="0"/>
          <w:spacing w:val="-2"/>
          <w:sz w:val="28"/>
          <w:szCs w:val="22"/>
          <w:lang w:val="vi"/>
        </w:rPr>
        <w:t xml:space="preserve"> </w:t>
      </w:r>
      <w:r w:rsidRPr="00197A0E">
        <w:rPr>
          <w:noProof w:val="0"/>
          <w:sz w:val="28"/>
          <w:szCs w:val="22"/>
          <w:lang w:val="vi"/>
        </w:rPr>
        <w:t>tác</w:t>
      </w:r>
      <w:r w:rsidRPr="00197A0E">
        <w:rPr>
          <w:noProof w:val="0"/>
          <w:spacing w:val="-5"/>
          <w:sz w:val="28"/>
          <w:szCs w:val="22"/>
          <w:lang w:val="vi"/>
        </w:rPr>
        <w:t xml:space="preserve"> </w:t>
      </w:r>
      <w:r w:rsidRPr="00197A0E">
        <w:rPr>
          <w:noProof w:val="0"/>
          <w:sz w:val="28"/>
          <w:szCs w:val="22"/>
          <w:lang w:val="vi"/>
        </w:rPr>
        <w:t>giả:</w:t>
      </w:r>
      <w:r w:rsidRPr="00197A0E">
        <w:rPr>
          <w:noProof w:val="0"/>
          <w:spacing w:val="-2"/>
          <w:sz w:val="28"/>
          <w:szCs w:val="22"/>
          <w:lang w:val="vi"/>
        </w:rPr>
        <w:t xml:space="preserve"> </w:t>
      </w:r>
      <w:r w:rsidRPr="00197A0E">
        <w:rPr>
          <w:noProof w:val="0"/>
          <w:sz w:val="28"/>
          <w:szCs w:val="22"/>
          <w:lang w:val="vi"/>
        </w:rPr>
        <w:t>(Nêu</w:t>
      </w:r>
      <w:r w:rsidRPr="00197A0E">
        <w:rPr>
          <w:noProof w:val="0"/>
          <w:spacing w:val="-5"/>
          <w:sz w:val="28"/>
          <w:szCs w:val="22"/>
          <w:lang w:val="vi"/>
        </w:rPr>
        <w:t xml:space="preserve"> </w:t>
      </w:r>
      <w:r w:rsidRPr="00197A0E">
        <w:rPr>
          <w:noProof w:val="0"/>
          <w:sz w:val="28"/>
          <w:szCs w:val="22"/>
          <w:lang w:val="vi"/>
        </w:rPr>
        <w:t>tên,</w:t>
      </w:r>
      <w:r w:rsidRPr="00197A0E">
        <w:rPr>
          <w:noProof w:val="0"/>
          <w:spacing w:val="-6"/>
          <w:sz w:val="28"/>
          <w:szCs w:val="22"/>
          <w:lang w:val="vi"/>
        </w:rPr>
        <w:t xml:space="preserve"> </w:t>
      </w:r>
      <w:r w:rsidRPr="00197A0E">
        <w:rPr>
          <w:noProof w:val="0"/>
          <w:sz w:val="28"/>
          <w:szCs w:val="22"/>
          <w:lang w:val="vi"/>
        </w:rPr>
        <w:t>trường,</w:t>
      </w:r>
      <w:r w:rsidRPr="00197A0E">
        <w:rPr>
          <w:noProof w:val="0"/>
          <w:spacing w:val="-4"/>
          <w:sz w:val="28"/>
          <w:szCs w:val="22"/>
          <w:lang w:val="vi"/>
        </w:rPr>
        <w:t xml:space="preserve"> </w:t>
      </w:r>
      <w:r w:rsidRPr="00197A0E">
        <w:rPr>
          <w:noProof w:val="0"/>
          <w:sz w:val="28"/>
          <w:szCs w:val="22"/>
          <w:lang w:val="vi"/>
        </w:rPr>
        <w:t>lớp</w:t>
      </w:r>
      <w:r w:rsidRPr="00197A0E">
        <w:rPr>
          <w:noProof w:val="0"/>
          <w:spacing w:val="-2"/>
          <w:sz w:val="28"/>
          <w:szCs w:val="22"/>
          <w:lang w:val="vi"/>
        </w:rPr>
        <w:t xml:space="preserve"> </w:t>
      </w:r>
      <w:r w:rsidRPr="00197A0E">
        <w:rPr>
          <w:noProof w:val="0"/>
          <w:sz w:val="28"/>
          <w:szCs w:val="22"/>
          <w:lang w:val="vi"/>
        </w:rPr>
        <w:t>của</w:t>
      </w:r>
      <w:r w:rsidRPr="00197A0E">
        <w:rPr>
          <w:noProof w:val="0"/>
          <w:spacing w:val="-3"/>
          <w:sz w:val="28"/>
          <w:szCs w:val="22"/>
          <w:lang w:val="vi"/>
        </w:rPr>
        <w:t xml:space="preserve"> </w:t>
      </w:r>
      <w:r w:rsidRPr="00197A0E">
        <w:rPr>
          <w:noProof w:val="0"/>
          <w:sz w:val="28"/>
          <w:szCs w:val="22"/>
          <w:lang w:val="vi"/>
        </w:rPr>
        <w:t>các</w:t>
      </w:r>
      <w:r w:rsidRPr="00197A0E">
        <w:rPr>
          <w:noProof w:val="0"/>
          <w:spacing w:val="-3"/>
          <w:sz w:val="28"/>
          <w:szCs w:val="22"/>
          <w:lang w:val="vi"/>
        </w:rPr>
        <w:t xml:space="preserve"> </w:t>
      </w:r>
      <w:r w:rsidRPr="00197A0E">
        <w:rPr>
          <w:noProof w:val="0"/>
          <w:sz w:val="28"/>
          <w:szCs w:val="22"/>
          <w:lang w:val="vi"/>
        </w:rPr>
        <w:t>tác</w:t>
      </w:r>
      <w:r w:rsidRPr="00197A0E">
        <w:rPr>
          <w:noProof w:val="0"/>
          <w:spacing w:val="-3"/>
          <w:sz w:val="28"/>
          <w:szCs w:val="22"/>
          <w:lang w:val="vi"/>
        </w:rPr>
        <w:t xml:space="preserve"> </w:t>
      </w:r>
      <w:r w:rsidRPr="00197A0E">
        <w:rPr>
          <w:noProof w:val="0"/>
          <w:sz w:val="28"/>
          <w:szCs w:val="22"/>
          <w:lang w:val="vi"/>
        </w:rPr>
        <w:t>giả/đồng</w:t>
      </w:r>
      <w:r w:rsidRPr="00197A0E">
        <w:rPr>
          <w:noProof w:val="0"/>
          <w:spacing w:val="-2"/>
          <w:sz w:val="28"/>
          <w:szCs w:val="22"/>
          <w:lang w:val="vi"/>
        </w:rPr>
        <w:t xml:space="preserve"> </w:t>
      </w:r>
      <w:r w:rsidRPr="00197A0E">
        <w:rPr>
          <w:noProof w:val="0"/>
          <w:sz w:val="28"/>
          <w:szCs w:val="22"/>
          <w:lang w:val="vi"/>
        </w:rPr>
        <w:t>tác</w:t>
      </w:r>
      <w:r w:rsidRPr="00197A0E">
        <w:rPr>
          <w:noProof w:val="0"/>
          <w:spacing w:val="-2"/>
          <w:sz w:val="28"/>
          <w:szCs w:val="22"/>
          <w:lang w:val="vi"/>
        </w:rPr>
        <w:t xml:space="preserve"> </w:t>
      </w:r>
      <w:r w:rsidRPr="00197A0E">
        <w:rPr>
          <w:noProof w:val="0"/>
          <w:spacing w:val="-4"/>
          <w:sz w:val="28"/>
          <w:szCs w:val="22"/>
          <w:lang w:val="vi"/>
        </w:rPr>
        <w:t>giả)</w:t>
      </w:r>
    </w:p>
    <w:p w14:paraId="15582FB2" w14:textId="77777777" w:rsidR="00197A0E" w:rsidRPr="00197A0E" w:rsidRDefault="00197A0E" w:rsidP="00197A0E">
      <w:pPr>
        <w:widowControl w:val="0"/>
        <w:numPr>
          <w:ilvl w:val="1"/>
          <w:numId w:val="6"/>
        </w:numPr>
        <w:tabs>
          <w:tab w:val="left" w:pos="1000"/>
        </w:tabs>
        <w:autoSpaceDE w:val="0"/>
        <w:autoSpaceDN w:val="0"/>
        <w:spacing w:before="119"/>
        <w:ind w:left="1000" w:hanging="279"/>
        <w:rPr>
          <w:noProof w:val="0"/>
          <w:sz w:val="28"/>
          <w:szCs w:val="22"/>
          <w:lang w:val="vi"/>
        </w:rPr>
      </w:pPr>
      <w:r w:rsidRPr="00197A0E">
        <w:rPr>
          <w:noProof w:val="0"/>
          <w:sz w:val="28"/>
          <w:szCs w:val="22"/>
          <w:lang w:val="vi"/>
        </w:rPr>
        <w:t>Trang</w:t>
      </w:r>
      <w:r w:rsidRPr="00197A0E">
        <w:rPr>
          <w:noProof w:val="0"/>
          <w:spacing w:val="-2"/>
          <w:sz w:val="28"/>
          <w:szCs w:val="22"/>
          <w:lang w:val="vi"/>
        </w:rPr>
        <w:t xml:space="preserve"> </w:t>
      </w:r>
      <w:r w:rsidRPr="00197A0E">
        <w:rPr>
          <w:noProof w:val="0"/>
          <w:sz w:val="28"/>
          <w:szCs w:val="22"/>
          <w:lang w:val="vi"/>
        </w:rPr>
        <w:t>bìa</w:t>
      </w:r>
      <w:r w:rsidRPr="00197A0E">
        <w:rPr>
          <w:noProof w:val="0"/>
          <w:spacing w:val="-5"/>
          <w:sz w:val="28"/>
          <w:szCs w:val="22"/>
          <w:lang w:val="vi"/>
        </w:rPr>
        <w:t xml:space="preserve"> </w:t>
      </w:r>
      <w:r w:rsidRPr="00197A0E">
        <w:rPr>
          <w:noProof w:val="0"/>
          <w:sz w:val="28"/>
          <w:szCs w:val="22"/>
          <w:lang w:val="vi"/>
        </w:rPr>
        <w:t>phụ</w:t>
      </w:r>
      <w:r w:rsidRPr="00197A0E">
        <w:rPr>
          <w:noProof w:val="0"/>
          <w:spacing w:val="-2"/>
          <w:sz w:val="28"/>
          <w:szCs w:val="22"/>
          <w:lang w:val="vi"/>
        </w:rPr>
        <w:t xml:space="preserve"> </w:t>
      </w:r>
      <w:r w:rsidRPr="00197A0E">
        <w:rPr>
          <w:noProof w:val="0"/>
          <w:sz w:val="28"/>
          <w:szCs w:val="22"/>
          <w:lang w:val="vi"/>
        </w:rPr>
        <w:t>(</w:t>
      </w:r>
      <w:r w:rsidRPr="00197A0E">
        <w:rPr>
          <w:i/>
          <w:noProof w:val="0"/>
          <w:sz w:val="28"/>
          <w:szCs w:val="22"/>
          <w:lang w:val="vi"/>
        </w:rPr>
        <w:t>Xem</w:t>
      </w:r>
      <w:r w:rsidRPr="00197A0E">
        <w:rPr>
          <w:i/>
          <w:noProof w:val="0"/>
          <w:spacing w:val="-3"/>
          <w:sz w:val="28"/>
          <w:szCs w:val="22"/>
          <w:lang w:val="vi"/>
        </w:rPr>
        <w:t xml:space="preserve"> </w:t>
      </w:r>
      <w:r w:rsidRPr="00197A0E">
        <w:rPr>
          <w:i/>
          <w:noProof w:val="0"/>
          <w:sz w:val="28"/>
          <w:szCs w:val="22"/>
          <w:lang w:val="vi"/>
        </w:rPr>
        <w:t>biểu</w:t>
      </w:r>
      <w:r w:rsidRPr="00197A0E">
        <w:rPr>
          <w:i/>
          <w:noProof w:val="0"/>
          <w:spacing w:val="-1"/>
          <w:sz w:val="28"/>
          <w:szCs w:val="22"/>
          <w:lang w:val="vi"/>
        </w:rPr>
        <w:t xml:space="preserve"> </w:t>
      </w:r>
      <w:r w:rsidRPr="00197A0E">
        <w:rPr>
          <w:i/>
          <w:noProof w:val="0"/>
          <w:sz w:val="28"/>
          <w:szCs w:val="22"/>
          <w:lang w:val="vi"/>
        </w:rPr>
        <w:t>mẫu</w:t>
      </w:r>
      <w:r w:rsidRPr="00197A0E">
        <w:rPr>
          <w:i/>
          <w:noProof w:val="0"/>
          <w:spacing w:val="-2"/>
          <w:sz w:val="28"/>
          <w:szCs w:val="22"/>
          <w:lang w:val="vi"/>
        </w:rPr>
        <w:t xml:space="preserve"> </w:t>
      </w:r>
      <w:r w:rsidRPr="00197A0E">
        <w:rPr>
          <w:i/>
          <w:noProof w:val="0"/>
          <w:sz w:val="28"/>
          <w:szCs w:val="22"/>
          <w:lang w:val="vi"/>
        </w:rPr>
        <w:t>ở</w:t>
      </w:r>
      <w:r w:rsidRPr="00197A0E">
        <w:rPr>
          <w:i/>
          <w:noProof w:val="0"/>
          <w:spacing w:val="-4"/>
          <w:sz w:val="28"/>
          <w:szCs w:val="22"/>
          <w:lang w:val="vi"/>
        </w:rPr>
        <w:t xml:space="preserve"> </w:t>
      </w:r>
      <w:r w:rsidRPr="00197A0E">
        <w:rPr>
          <w:i/>
          <w:noProof w:val="0"/>
          <w:sz w:val="28"/>
          <w:szCs w:val="22"/>
          <w:lang w:val="vi"/>
        </w:rPr>
        <w:t>Mục</w:t>
      </w:r>
      <w:r w:rsidRPr="00197A0E">
        <w:rPr>
          <w:i/>
          <w:noProof w:val="0"/>
          <w:spacing w:val="-2"/>
          <w:sz w:val="28"/>
          <w:szCs w:val="22"/>
          <w:lang w:val="vi"/>
        </w:rPr>
        <w:t xml:space="preserve"> </w:t>
      </w:r>
      <w:r w:rsidRPr="00197A0E">
        <w:rPr>
          <w:i/>
          <w:noProof w:val="0"/>
          <w:spacing w:val="-5"/>
          <w:sz w:val="28"/>
          <w:szCs w:val="22"/>
          <w:lang w:val="vi"/>
        </w:rPr>
        <w:t>C</w:t>
      </w:r>
      <w:r w:rsidRPr="00197A0E">
        <w:rPr>
          <w:noProof w:val="0"/>
          <w:spacing w:val="-5"/>
          <w:sz w:val="28"/>
          <w:szCs w:val="22"/>
          <w:lang w:val="vi"/>
        </w:rPr>
        <w:t>)</w:t>
      </w:r>
    </w:p>
    <w:p w14:paraId="732A85B8" w14:textId="77777777" w:rsidR="00197A0E" w:rsidRPr="00197A0E" w:rsidRDefault="00197A0E" w:rsidP="00197A0E">
      <w:pPr>
        <w:widowControl w:val="0"/>
        <w:autoSpaceDE w:val="0"/>
        <w:autoSpaceDN w:val="0"/>
        <w:spacing w:before="120" w:line="242" w:lineRule="auto"/>
        <w:rPr>
          <w:noProof w:val="0"/>
          <w:sz w:val="28"/>
          <w:szCs w:val="28"/>
          <w:lang w:val="vi"/>
        </w:rPr>
      </w:pPr>
      <w:r w:rsidRPr="00197A0E">
        <w:rPr>
          <w:noProof w:val="0"/>
          <w:sz w:val="28"/>
          <w:szCs w:val="28"/>
          <w:lang w:val="vi"/>
        </w:rPr>
        <w:t>Nội</w:t>
      </w:r>
      <w:r w:rsidRPr="00197A0E">
        <w:rPr>
          <w:noProof w:val="0"/>
          <w:spacing w:val="-8"/>
          <w:sz w:val="28"/>
          <w:szCs w:val="28"/>
          <w:lang w:val="vi"/>
        </w:rPr>
        <w:t xml:space="preserve"> </w:t>
      </w:r>
      <w:r w:rsidRPr="00197A0E">
        <w:rPr>
          <w:noProof w:val="0"/>
          <w:sz w:val="28"/>
          <w:szCs w:val="28"/>
          <w:lang w:val="vi"/>
        </w:rPr>
        <w:t>dung</w:t>
      </w:r>
      <w:r w:rsidRPr="00197A0E">
        <w:rPr>
          <w:noProof w:val="0"/>
          <w:spacing w:val="-8"/>
          <w:sz w:val="28"/>
          <w:szCs w:val="28"/>
          <w:lang w:val="vi"/>
        </w:rPr>
        <w:t xml:space="preserve"> </w:t>
      </w:r>
      <w:r w:rsidRPr="00197A0E">
        <w:rPr>
          <w:noProof w:val="0"/>
          <w:sz w:val="28"/>
          <w:szCs w:val="28"/>
          <w:lang w:val="vi"/>
        </w:rPr>
        <w:t>và</w:t>
      </w:r>
      <w:r w:rsidRPr="00197A0E">
        <w:rPr>
          <w:noProof w:val="0"/>
          <w:spacing w:val="-9"/>
          <w:sz w:val="28"/>
          <w:szCs w:val="28"/>
          <w:lang w:val="vi"/>
        </w:rPr>
        <w:t xml:space="preserve"> </w:t>
      </w:r>
      <w:r w:rsidRPr="00197A0E">
        <w:rPr>
          <w:noProof w:val="0"/>
          <w:sz w:val="28"/>
          <w:szCs w:val="28"/>
          <w:lang w:val="vi"/>
        </w:rPr>
        <w:t>bố</w:t>
      </w:r>
      <w:r w:rsidRPr="00197A0E">
        <w:rPr>
          <w:noProof w:val="0"/>
          <w:spacing w:val="-8"/>
          <w:sz w:val="28"/>
          <w:szCs w:val="28"/>
          <w:lang w:val="vi"/>
        </w:rPr>
        <w:t xml:space="preserve"> </w:t>
      </w:r>
      <w:r w:rsidRPr="00197A0E">
        <w:rPr>
          <w:noProof w:val="0"/>
          <w:sz w:val="28"/>
          <w:szCs w:val="28"/>
          <w:lang w:val="vi"/>
        </w:rPr>
        <w:t>cục</w:t>
      </w:r>
      <w:r w:rsidRPr="00197A0E">
        <w:rPr>
          <w:noProof w:val="0"/>
          <w:spacing w:val="-9"/>
          <w:sz w:val="28"/>
          <w:szCs w:val="28"/>
          <w:lang w:val="vi"/>
        </w:rPr>
        <w:t xml:space="preserve"> </w:t>
      </w:r>
      <w:r w:rsidRPr="00197A0E">
        <w:rPr>
          <w:noProof w:val="0"/>
          <w:sz w:val="28"/>
          <w:szCs w:val="28"/>
          <w:lang w:val="vi"/>
        </w:rPr>
        <w:t>tương</w:t>
      </w:r>
      <w:r w:rsidRPr="00197A0E">
        <w:rPr>
          <w:noProof w:val="0"/>
          <w:spacing w:val="-11"/>
          <w:sz w:val="28"/>
          <w:szCs w:val="28"/>
          <w:lang w:val="vi"/>
        </w:rPr>
        <w:t xml:space="preserve"> </w:t>
      </w:r>
      <w:r w:rsidRPr="00197A0E">
        <w:rPr>
          <w:noProof w:val="0"/>
          <w:sz w:val="28"/>
          <w:szCs w:val="28"/>
          <w:lang w:val="vi"/>
        </w:rPr>
        <w:t>tự</w:t>
      </w:r>
      <w:r w:rsidRPr="00197A0E">
        <w:rPr>
          <w:noProof w:val="0"/>
          <w:spacing w:val="-10"/>
          <w:sz w:val="28"/>
          <w:szCs w:val="28"/>
          <w:lang w:val="vi"/>
        </w:rPr>
        <w:t xml:space="preserve"> </w:t>
      </w:r>
      <w:r w:rsidRPr="00197A0E">
        <w:rPr>
          <w:noProof w:val="0"/>
          <w:sz w:val="28"/>
          <w:szCs w:val="28"/>
          <w:lang w:val="vi"/>
        </w:rPr>
        <w:t>như</w:t>
      </w:r>
      <w:r w:rsidRPr="00197A0E">
        <w:rPr>
          <w:noProof w:val="0"/>
          <w:spacing w:val="-10"/>
          <w:sz w:val="28"/>
          <w:szCs w:val="28"/>
          <w:lang w:val="vi"/>
        </w:rPr>
        <w:t xml:space="preserve"> </w:t>
      </w:r>
      <w:r w:rsidRPr="00197A0E">
        <w:rPr>
          <w:noProof w:val="0"/>
          <w:sz w:val="28"/>
          <w:szCs w:val="28"/>
          <w:lang w:val="vi"/>
        </w:rPr>
        <w:t>Trang</w:t>
      </w:r>
      <w:r w:rsidRPr="00197A0E">
        <w:rPr>
          <w:noProof w:val="0"/>
          <w:spacing w:val="-8"/>
          <w:sz w:val="28"/>
          <w:szCs w:val="28"/>
          <w:lang w:val="vi"/>
        </w:rPr>
        <w:t xml:space="preserve"> </w:t>
      </w:r>
      <w:r w:rsidRPr="00197A0E">
        <w:rPr>
          <w:noProof w:val="0"/>
          <w:sz w:val="28"/>
          <w:szCs w:val="28"/>
          <w:lang w:val="vi"/>
        </w:rPr>
        <w:t>bìa</w:t>
      </w:r>
      <w:r w:rsidRPr="00197A0E">
        <w:rPr>
          <w:noProof w:val="0"/>
          <w:spacing w:val="-9"/>
          <w:sz w:val="28"/>
          <w:szCs w:val="28"/>
          <w:lang w:val="vi"/>
        </w:rPr>
        <w:t xml:space="preserve"> </w:t>
      </w:r>
      <w:r w:rsidRPr="00197A0E">
        <w:rPr>
          <w:noProof w:val="0"/>
          <w:sz w:val="28"/>
          <w:szCs w:val="28"/>
          <w:lang w:val="vi"/>
        </w:rPr>
        <w:t>trước,</w:t>
      </w:r>
      <w:r w:rsidRPr="00197A0E">
        <w:rPr>
          <w:noProof w:val="0"/>
          <w:spacing w:val="-9"/>
          <w:sz w:val="28"/>
          <w:szCs w:val="28"/>
          <w:lang w:val="vi"/>
        </w:rPr>
        <w:t xml:space="preserve"> </w:t>
      </w:r>
      <w:r w:rsidRPr="00197A0E">
        <w:rPr>
          <w:noProof w:val="0"/>
          <w:sz w:val="28"/>
          <w:szCs w:val="28"/>
          <w:lang w:val="vi"/>
        </w:rPr>
        <w:t>bao</w:t>
      </w:r>
      <w:r w:rsidRPr="00197A0E">
        <w:rPr>
          <w:noProof w:val="0"/>
          <w:spacing w:val="-8"/>
          <w:sz w:val="28"/>
          <w:szCs w:val="28"/>
          <w:lang w:val="vi"/>
        </w:rPr>
        <w:t xml:space="preserve"> </w:t>
      </w:r>
      <w:r w:rsidRPr="00197A0E">
        <w:rPr>
          <w:noProof w:val="0"/>
          <w:sz w:val="28"/>
          <w:szCs w:val="28"/>
          <w:lang w:val="vi"/>
        </w:rPr>
        <w:t>gồm</w:t>
      </w:r>
      <w:r w:rsidRPr="00197A0E">
        <w:rPr>
          <w:noProof w:val="0"/>
          <w:spacing w:val="-12"/>
          <w:sz w:val="28"/>
          <w:szCs w:val="28"/>
          <w:lang w:val="vi"/>
        </w:rPr>
        <w:t xml:space="preserve"> </w:t>
      </w:r>
      <w:r w:rsidRPr="00197A0E">
        <w:rPr>
          <w:noProof w:val="0"/>
          <w:sz w:val="28"/>
          <w:szCs w:val="28"/>
          <w:lang w:val="vi"/>
        </w:rPr>
        <w:t>các</w:t>
      </w:r>
      <w:r w:rsidRPr="00197A0E">
        <w:rPr>
          <w:noProof w:val="0"/>
          <w:spacing w:val="-9"/>
          <w:sz w:val="28"/>
          <w:szCs w:val="28"/>
          <w:lang w:val="vi"/>
        </w:rPr>
        <w:t xml:space="preserve"> </w:t>
      </w:r>
      <w:r w:rsidRPr="00197A0E">
        <w:rPr>
          <w:noProof w:val="0"/>
          <w:sz w:val="28"/>
          <w:szCs w:val="28"/>
          <w:lang w:val="vi"/>
        </w:rPr>
        <w:t>thông</w:t>
      </w:r>
      <w:r w:rsidRPr="00197A0E">
        <w:rPr>
          <w:noProof w:val="0"/>
          <w:spacing w:val="-8"/>
          <w:sz w:val="28"/>
          <w:szCs w:val="28"/>
          <w:lang w:val="vi"/>
        </w:rPr>
        <w:t xml:space="preserve"> </w:t>
      </w:r>
      <w:r w:rsidRPr="00197A0E">
        <w:rPr>
          <w:noProof w:val="0"/>
          <w:sz w:val="28"/>
          <w:szCs w:val="28"/>
          <w:lang w:val="vi"/>
        </w:rPr>
        <w:t>tin,</w:t>
      </w:r>
      <w:r w:rsidRPr="00197A0E">
        <w:rPr>
          <w:noProof w:val="0"/>
          <w:spacing w:val="-10"/>
          <w:sz w:val="28"/>
          <w:szCs w:val="28"/>
          <w:lang w:val="vi"/>
        </w:rPr>
        <w:t xml:space="preserve"> </w:t>
      </w:r>
      <w:r w:rsidRPr="00197A0E">
        <w:rPr>
          <w:noProof w:val="0"/>
          <w:sz w:val="28"/>
          <w:szCs w:val="28"/>
          <w:lang w:val="vi"/>
        </w:rPr>
        <w:t>cụ thể như sau:</w:t>
      </w:r>
    </w:p>
    <w:p w14:paraId="4158DDAD" w14:textId="77777777" w:rsidR="00197A0E" w:rsidRPr="00197A0E" w:rsidRDefault="00197A0E" w:rsidP="00197A0E">
      <w:pPr>
        <w:widowControl w:val="0"/>
        <w:autoSpaceDE w:val="0"/>
        <w:autoSpaceDN w:val="0"/>
        <w:spacing w:line="242" w:lineRule="auto"/>
        <w:rPr>
          <w:noProof w:val="0"/>
          <w:sz w:val="28"/>
          <w:szCs w:val="28"/>
          <w:lang w:val="vi"/>
        </w:rPr>
        <w:sectPr w:rsidR="00197A0E" w:rsidRPr="00197A0E" w:rsidSect="00DD241B">
          <w:headerReference w:type="default" r:id="rId15"/>
          <w:pgSz w:w="11910" w:h="16850"/>
          <w:pgMar w:top="1500" w:right="992" w:bottom="280" w:left="1700" w:header="720" w:footer="0" w:gutter="0"/>
          <w:cols w:space="720"/>
          <w:docGrid w:linePitch="326"/>
        </w:sectPr>
      </w:pPr>
    </w:p>
    <w:p w14:paraId="093D1D2D" w14:textId="77777777" w:rsidR="00197A0E" w:rsidRPr="00197A0E" w:rsidRDefault="00197A0E" w:rsidP="00197A0E">
      <w:pPr>
        <w:widowControl w:val="0"/>
        <w:numPr>
          <w:ilvl w:val="2"/>
          <w:numId w:val="6"/>
        </w:numPr>
        <w:tabs>
          <w:tab w:val="left" w:pos="883"/>
        </w:tabs>
        <w:autoSpaceDE w:val="0"/>
        <w:autoSpaceDN w:val="0"/>
        <w:spacing w:before="88"/>
        <w:ind w:left="883" w:hanging="162"/>
        <w:rPr>
          <w:noProof w:val="0"/>
          <w:sz w:val="28"/>
          <w:szCs w:val="22"/>
          <w:lang w:val="vi"/>
        </w:rPr>
      </w:pPr>
      <w:r w:rsidRPr="00197A0E">
        <w:rPr>
          <w:noProof w:val="0"/>
          <w:sz w:val="28"/>
          <w:szCs w:val="22"/>
          <w:lang w:val="vi"/>
        </w:rPr>
        <w:lastRenderedPageBreak/>
        <w:t>Tên</w:t>
      </w:r>
      <w:r w:rsidRPr="00197A0E">
        <w:rPr>
          <w:noProof w:val="0"/>
          <w:spacing w:val="-1"/>
          <w:sz w:val="28"/>
          <w:szCs w:val="22"/>
          <w:lang w:val="vi"/>
        </w:rPr>
        <w:t xml:space="preserve"> </w:t>
      </w:r>
      <w:r w:rsidRPr="00197A0E">
        <w:rPr>
          <w:noProof w:val="0"/>
          <w:sz w:val="28"/>
          <w:szCs w:val="22"/>
          <w:lang w:val="vi"/>
        </w:rPr>
        <w:t>đề</w:t>
      </w:r>
      <w:r w:rsidRPr="00197A0E">
        <w:rPr>
          <w:noProof w:val="0"/>
          <w:spacing w:val="-3"/>
          <w:sz w:val="28"/>
          <w:szCs w:val="22"/>
          <w:lang w:val="vi"/>
        </w:rPr>
        <w:t xml:space="preserve"> </w:t>
      </w:r>
      <w:r w:rsidRPr="00197A0E">
        <w:rPr>
          <w:noProof w:val="0"/>
          <w:spacing w:val="-4"/>
          <w:sz w:val="28"/>
          <w:szCs w:val="22"/>
          <w:lang w:val="vi"/>
        </w:rPr>
        <w:t>tài:</w:t>
      </w:r>
    </w:p>
    <w:p w14:paraId="08950D56" w14:textId="77777777" w:rsidR="00197A0E" w:rsidRPr="00197A0E" w:rsidRDefault="00197A0E" w:rsidP="00197A0E">
      <w:pPr>
        <w:widowControl w:val="0"/>
        <w:numPr>
          <w:ilvl w:val="2"/>
          <w:numId w:val="6"/>
        </w:numPr>
        <w:tabs>
          <w:tab w:val="left" w:pos="883"/>
        </w:tabs>
        <w:autoSpaceDE w:val="0"/>
        <w:autoSpaceDN w:val="0"/>
        <w:spacing w:before="120"/>
        <w:ind w:left="883" w:hanging="162"/>
        <w:rPr>
          <w:noProof w:val="0"/>
          <w:sz w:val="28"/>
          <w:szCs w:val="22"/>
          <w:lang w:val="vi"/>
        </w:rPr>
      </w:pPr>
      <w:r w:rsidRPr="00197A0E">
        <w:rPr>
          <w:noProof w:val="0"/>
          <w:sz w:val="28"/>
          <w:szCs w:val="22"/>
          <w:lang w:val="vi"/>
        </w:rPr>
        <w:t>Tác</w:t>
      </w:r>
      <w:r w:rsidRPr="00197A0E">
        <w:rPr>
          <w:noProof w:val="0"/>
          <w:spacing w:val="-5"/>
          <w:sz w:val="28"/>
          <w:szCs w:val="22"/>
          <w:lang w:val="vi"/>
        </w:rPr>
        <w:t xml:space="preserve"> </w:t>
      </w:r>
      <w:r w:rsidRPr="00197A0E">
        <w:rPr>
          <w:noProof w:val="0"/>
          <w:sz w:val="28"/>
          <w:szCs w:val="22"/>
          <w:lang w:val="vi"/>
        </w:rPr>
        <w:t>giả/đồng</w:t>
      </w:r>
      <w:r w:rsidRPr="00197A0E">
        <w:rPr>
          <w:noProof w:val="0"/>
          <w:spacing w:val="-2"/>
          <w:sz w:val="28"/>
          <w:szCs w:val="22"/>
          <w:lang w:val="vi"/>
        </w:rPr>
        <w:t xml:space="preserve"> </w:t>
      </w:r>
      <w:r w:rsidRPr="00197A0E">
        <w:rPr>
          <w:noProof w:val="0"/>
          <w:sz w:val="28"/>
          <w:szCs w:val="22"/>
          <w:lang w:val="vi"/>
        </w:rPr>
        <w:t>tác</w:t>
      </w:r>
      <w:r w:rsidRPr="00197A0E">
        <w:rPr>
          <w:noProof w:val="0"/>
          <w:spacing w:val="-5"/>
          <w:sz w:val="28"/>
          <w:szCs w:val="22"/>
          <w:lang w:val="vi"/>
        </w:rPr>
        <w:t xml:space="preserve"> </w:t>
      </w:r>
      <w:r w:rsidRPr="00197A0E">
        <w:rPr>
          <w:noProof w:val="0"/>
          <w:sz w:val="28"/>
          <w:szCs w:val="22"/>
          <w:lang w:val="vi"/>
        </w:rPr>
        <w:t>giả:</w:t>
      </w:r>
      <w:r w:rsidRPr="00197A0E">
        <w:rPr>
          <w:noProof w:val="0"/>
          <w:spacing w:val="-2"/>
          <w:sz w:val="28"/>
          <w:szCs w:val="22"/>
          <w:lang w:val="vi"/>
        </w:rPr>
        <w:t xml:space="preserve"> </w:t>
      </w:r>
      <w:r w:rsidRPr="00197A0E">
        <w:rPr>
          <w:noProof w:val="0"/>
          <w:sz w:val="28"/>
          <w:szCs w:val="22"/>
          <w:lang w:val="vi"/>
        </w:rPr>
        <w:t>(Nêu</w:t>
      </w:r>
      <w:r w:rsidRPr="00197A0E">
        <w:rPr>
          <w:noProof w:val="0"/>
          <w:spacing w:val="-4"/>
          <w:sz w:val="28"/>
          <w:szCs w:val="22"/>
          <w:lang w:val="vi"/>
        </w:rPr>
        <w:t xml:space="preserve"> </w:t>
      </w:r>
      <w:r w:rsidRPr="00197A0E">
        <w:rPr>
          <w:noProof w:val="0"/>
          <w:sz w:val="28"/>
          <w:szCs w:val="22"/>
          <w:lang w:val="vi"/>
        </w:rPr>
        <w:t>tên,</w:t>
      </w:r>
      <w:r w:rsidRPr="00197A0E">
        <w:rPr>
          <w:noProof w:val="0"/>
          <w:spacing w:val="-7"/>
          <w:sz w:val="28"/>
          <w:szCs w:val="22"/>
          <w:lang w:val="vi"/>
        </w:rPr>
        <w:t xml:space="preserve"> </w:t>
      </w:r>
      <w:r w:rsidRPr="00197A0E">
        <w:rPr>
          <w:noProof w:val="0"/>
          <w:sz w:val="28"/>
          <w:szCs w:val="22"/>
          <w:lang w:val="vi"/>
        </w:rPr>
        <w:t>trường,</w:t>
      </w:r>
      <w:r w:rsidRPr="00197A0E">
        <w:rPr>
          <w:noProof w:val="0"/>
          <w:spacing w:val="-4"/>
          <w:sz w:val="28"/>
          <w:szCs w:val="22"/>
          <w:lang w:val="vi"/>
        </w:rPr>
        <w:t xml:space="preserve"> </w:t>
      </w:r>
      <w:r w:rsidRPr="00197A0E">
        <w:rPr>
          <w:noProof w:val="0"/>
          <w:sz w:val="28"/>
          <w:szCs w:val="22"/>
          <w:lang w:val="vi"/>
        </w:rPr>
        <w:t>lớp</w:t>
      </w:r>
      <w:r w:rsidRPr="00197A0E">
        <w:rPr>
          <w:noProof w:val="0"/>
          <w:spacing w:val="-2"/>
          <w:sz w:val="28"/>
          <w:szCs w:val="22"/>
          <w:lang w:val="vi"/>
        </w:rPr>
        <w:t xml:space="preserve"> </w:t>
      </w:r>
      <w:r w:rsidRPr="00197A0E">
        <w:rPr>
          <w:noProof w:val="0"/>
          <w:sz w:val="28"/>
          <w:szCs w:val="22"/>
          <w:lang w:val="vi"/>
        </w:rPr>
        <w:t>của</w:t>
      </w:r>
      <w:r w:rsidRPr="00197A0E">
        <w:rPr>
          <w:noProof w:val="0"/>
          <w:spacing w:val="-2"/>
          <w:sz w:val="28"/>
          <w:szCs w:val="22"/>
          <w:lang w:val="vi"/>
        </w:rPr>
        <w:t xml:space="preserve"> </w:t>
      </w:r>
      <w:r w:rsidRPr="00197A0E">
        <w:rPr>
          <w:noProof w:val="0"/>
          <w:sz w:val="28"/>
          <w:szCs w:val="22"/>
          <w:lang w:val="vi"/>
        </w:rPr>
        <w:t>các</w:t>
      </w:r>
      <w:r w:rsidRPr="00197A0E">
        <w:rPr>
          <w:noProof w:val="0"/>
          <w:spacing w:val="-3"/>
          <w:sz w:val="28"/>
          <w:szCs w:val="22"/>
          <w:lang w:val="vi"/>
        </w:rPr>
        <w:t xml:space="preserve"> </w:t>
      </w:r>
      <w:r w:rsidRPr="00197A0E">
        <w:rPr>
          <w:noProof w:val="0"/>
          <w:sz w:val="28"/>
          <w:szCs w:val="22"/>
          <w:lang w:val="vi"/>
        </w:rPr>
        <w:t>tác</w:t>
      </w:r>
      <w:r w:rsidRPr="00197A0E">
        <w:rPr>
          <w:noProof w:val="0"/>
          <w:spacing w:val="-3"/>
          <w:sz w:val="28"/>
          <w:szCs w:val="22"/>
          <w:lang w:val="vi"/>
        </w:rPr>
        <w:t xml:space="preserve"> </w:t>
      </w:r>
      <w:r w:rsidRPr="00197A0E">
        <w:rPr>
          <w:noProof w:val="0"/>
          <w:sz w:val="28"/>
          <w:szCs w:val="22"/>
          <w:lang w:val="vi"/>
        </w:rPr>
        <w:t>giả/đồng</w:t>
      </w:r>
      <w:r w:rsidRPr="00197A0E">
        <w:rPr>
          <w:noProof w:val="0"/>
          <w:spacing w:val="-2"/>
          <w:sz w:val="28"/>
          <w:szCs w:val="22"/>
          <w:lang w:val="vi"/>
        </w:rPr>
        <w:t xml:space="preserve"> </w:t>
      </w:r>
      <w:r w:rsidRPr="00197A0E">
        <w:rPr>
          <w:noProof w:val="0"/>
          <w:sz w:val="28"/>
          <w:szCs w:val="22"/>
          <w:lang w:val="vi"/>
        </w:rPr>
        <w:t>tác</w:t>
      </w:r>
      <w:r w:rsidRPr="00197A0E">
        <w:rPr>
          <w:noProof w:val="0"/>
          <w:spacing w:val="-2"/>
          <w:sz w:val="28"/>
          <w:szCs w:val="22"/>
          <w:lang w:val="vi"/>
        </w:rPr>
        <w:t xml:space="preserve"> giả);</w:t>
      </w:r>
    </w:p>
    <w:p w14:paraId="592D4261" w14:textId="77777777" w:rsidR="00197A0E" w:rsidRPr="00197A0E" w:rsidRDefault="00197A0E" w:rsidP="00197A0E">
      <w:pPr>
        <w:widowControl w:val="0"/>
        <w:numPr>
          <w:ilvl w:val="2"/>
          <w:numId w:val="6"/>
        </w:numPr>
        <w:tabs>
          <w:tab w:val="left" w:pos="883"/>
        </w:tabs>
        <w:autoSpaceDE w:val="0"/>
        <w:autoSpaceDN w:val="0"/>
        <w:spacing w:before="120"/>
        <w:ind w:left="883" w:hanging="162"/>
        <w:rPr>
          <w:i/>
          <w:noProof w:val="0"/>
          <w:sz w:val="28"/>
          <w:szCs w:val="22"/>
          <w:lang w:val="vi"/>
        </w:rPr>
      </w:pPr>
      <w:r w:rsidRPr="00197A0E">
        <w:rPr>
          <w:noProof w:val="0"/>
          <w:sz w:val="28"/>
          <w:szCs w:val="22"/>
          <w:lang w:val="vi"/>
        </w:rPr>
        <w:t>Giáo</w:t>
      </w:r>
      <w:r w:rsidRPr="00197A0E">
        <w:rPr>
          <w:noProof w:val="0"/>
          <w:spacing w:val="-5"/>
          <w:sz w:val="28"/>
          <w:szCs w:val="22"/>
          <w:lang w:val="vi"/>
        </w:rPr>
        <w:t xml:space="preserve"> </w:t>
      </w:r>
      <w:r w:rsidRPr="00197A0E">
        <w:rPr>
          <w:noProof w:val="0"/>
          <w:sz w:val="28"/>
          <w:szCs w:val="22"/>
          <w:lang w:val="vi"/>
        </w:rPr>
        <w:t>viên</w:t>
      </w:r>
      <w:r w:rsidRPr="00197A0E">
        <w:rPr>
          <w:noProof w:val="0"/>
          <w:spacing w:val="-6"/>
          <w:sz w:val="28"/>
          <w:szCs w:val="22"/>
          <w:lang w:val="vi"/>
        </w:rPr>
        <w:t xml:space="preserve"> </w:t>
      </w:r>
      <w:r w:rsidRPr="00197A0E">
        <w:rPr>
          <w:noProof w:val="0"/>
          <w:sz w:val="28"/>
          <w:szCs w:val="22"/>
          <w:lang w:val="vi"/>
        </w:rPr>
        <w:t>hướng</w:t>
      </w:r>
      <w:r w:rsidRPr="00197A0E">
        <w:rPr>
          <w:noProof w:val="0"/>
          <w:spacing w:val="-6"/>
          <w:sz w:val="28"/>
          <w:szCs w:val="22"/>
          <w:lang w:val="vi"/>
        </w:rPr>
        <w:t xml:space="preserve"> </w:t>
      </w:r>
      <w:r w:rsidRPr="00197A0E">
        <w:rPr>
          <w:noProof w:val="0"/>
          <w:sz w:val="28"/>
          <w:szCs w:val="22"/>
          <w:lang w:val="vi"/>
        </w:rPr>
        <w:t>dẫn</w:t>
      </w:r>
      <w:r w:rsidRPr="00197A0E">
        <w:rPr>
          <w:noProof w:val="0"/>
          <w:spacing w:val="-3"/>
          <w:sz w:val="28"/>
          <w:szCs w:val="22"/>
          <w:lang w:val="vi"/>
        </w:rPr>
        <w:t xml:space="preserve"> </w:t>
      </w:r>
      <w:r w:rsidRPr="00197A0E">
        <w:rPr>
          <w:i/>
          <w:noProof w:val="0"/>
          <w:sz w:val="28"/>
          <w:szCs w:val="22"/>
          <w:lang w:val="vi"/>
        </w:rPr>
        <w:t>(nếu</w:t>
      </w:r>
      <w:r w:rsidRPr="00197A0E">
        <w:rPr>
          <w:i/>
          <w:noProof w:val="0"/>
          <w:spacing w:val="-2"/>
          <w:sz w:val="28"/>
          <w:szCs w:val="22"/>
          <w:lang w:val="vi"/>
        </w:rPr>
        <w:t xml:space="preserve"> </w:t>
      </w:r>
      <w:r w:rsidRPr="00197A0E">
        <w:rPr>
          <w:i/>
          <w:noProof w:val="0"/>
          <w:sz w:val="28"/>
          <w:szCs w:val="22"/>
          <w:lang w:val="vi"/>
        </w:rPr>
        <w:t>có):</w:t>
      </w:r>
      <w:r w:rsidRPr="00197A0E">
        <w:rPr>
          <w:i/>
          <w:noProof w:val="0"/>
          <w:spacing w:val="-2"/>
          <w:sz w:val="28"/>
          <w:szCs w:val="22"/>
          <w:lang w:val="vi"/>
        </w:rPr>
        <w:t xml:space="preserve"> </w:t>
      </w:r>
      <w:r w:rsidRPr="00197A0E">
        <w:rPr>
          <w:i/>
          <w:noProof w:val="0"/>
          <w:sz w:val="28"/>
          <w:szCs w:val="22"/>
          <w:lang w:val="vi"/>
        </w:rPr>
        <w:t>Nêu</w:t>
      </w:r>
      <w:r w:rsidRPr="00197A0E">
        <w:rPr>
          <w:i/>
          <w:noProof w:val="0"/>
          <w:spacing w:val="-2"/>
          <w:sz w:val="28"/>
          <w:szCs w:val="22"/>
          <w:lang w:val="vi"/>
        </w:rPr>
        <w:t xml:space="preserve"> </w:t>
      </w:r>
      <w:r w:rsidRPr="00197A0E">
        <w:rPr>
          <w:i/>
          <w:noProof w:val="0"/>
          <w:sz w:val="28"/>
          <w:szCs w:val="22"/>
          <w:lang w:val="vi"/>
        </w:rPr>
        <w:t>tên,</w:t>
      </w:r>
      <w:r w:rsidRPr="00197A0E">
        <w:rPr>
          <w:i/>
          <w:noProof w:val="0"/>
          <w:spacing w:val="-4"/>
          <w:sz w:val="28"/>
          <w:szCs w:val="22"/>
          <w:lang w:val="vi"/>
        </w:rPr>
        <w:t xml:space="preserve"> </w:t>
      </w:r>
      <w:r w:rsidRPr="00197A0E">
        <w:rPr>
          <w:i/>
          <w:noProof w:val="0"/>
          <w:sz w:val="28"/>
          <w:szCs w:val="22"/>
          <w:lang w:val="vi"/>
        </w:rPr>
        <w:t>khoa,</w:t>
      </w:r>
      <w:r w:rsidRPr="00197A0E">
        <w:rPr>
          <w:i/>
          <w:noProof w:val="0"/>
          <w:spacing w:val="-4"/>
          <w:sz w:val="28"/>
          <w:szCs w:val="22"/>
          <w:lang w:val="vi"/>
        </w:rPr>
        <w:t xml:space="preserve"> </w:t>
      </w:r>
      <w:r w:rsidRPr="00197A0E">
        <w:rPr>
          <w:i/>
          <w:noProof w:val="0"/>
          <w:sz w:val="28"/>
          <w:szCs w:val="22"/>
          <w:lang w:val="vi"/>
        </w:rPr>
        <w:t>trường</w:t>
      </w:r>
      <w:r w:rsidRPr="00197A0E">
        <w:rPr>
          <w:i/>
          <w:noProof w:val="0"/>
          <w:spacing w:val="-2"/>
          <w:sz w:val="28"/>
          <w:szCs w:val="22"/>
          <w:lang w:val="vi"/>
        </w:rPr>
        <w:t xml:space="preserve"> </w:t>
      </w:r>
      <w:r w:rsidRPr="00197A0E">
        <w:rPr>
          <w:i/>
          <w:noProof w:val="0"/>
          <w:sz w:val="28"/>
          <w:szCs w:val="22"/>
          <w:lang w:val="vi"/>
        </w:rPr>
        <w:t>của</w:t>
      </w:r>
      <w:r w:rsidRPr="00197A0E">
        <w:rPr>
          <w:i/>
          <w:noProof w:val="0"/>
          <w:spacing w:val="-2"/>
          <w:sz w:val="28"/>
          <w:szCs w:val="22"/>
          <w:lang w:val="vi"/>
        </w:rPr>
        <w:t xml:space="preserve"> </w:t>
      </w:r>
      <w:r w:rsidRPr="00197A0E">
        <w:rPr>
          <w:i/>
          <w:noProof w:val="0"/>
          <w:sz w:val="28"/>
          <w:szCs w:val="22"/>
          <w:lang w:val="vi"/>
        </w:rPr>
        <w:t>giáo</w:t>
      </w:r>
      <w:r w:rsidRPr="00197A0E">
        <w:rPr>
          <w:i/>
          <w:noProof w:val="0"/>
          <w:spacing w:val="-5"/>
          <w:sz w:val="28"/>
          <w:szCs w:val="22"/>
          <w:lang w:val="vi"/>
        </w:rPr>
        <w:t xml:space="preserve"> </w:t>
      </w:r>
      <w:r w:rsidRPr="00197A0E">
        <w:rPr>
          <w:i/>
          <w:noProof w:val="0"/>
          <w:spacing w:val="-2"/>
          <w:sz w:val="28"/>
          <w:szCs w:val="22"/>
          <w:lang w:val="vi"/>
        </w:rPr>
        <w:t>viên.</w:t>
      </w:r>
    </w:p>
    <w:p w14:paraId="38586E89" w14:textId="77777777" w:rsidR="00197A0E" w:rsidRPr="00197A0E" w:rsidRDefault="00197A0E" w:rsidP="00197A0E">
      <w:pPr>
        <w:widowControl w:val="0"/>
        <w:numPr>
          <w:ilvl w:val="2"/>
          <w:numId w:val="6"/>
        </w:numPr>
        <w:tabs>
          <w:tab w:val="left" w:pos="902"/>
        </w:tabs>
        <w:autoSpaceDE w:val="0"/>
        <w:autoSpaceDN w:val="0"/>
        <w:spacing w:before="119"/>
        <w:ind w:left="2" w:right="25" w:firstLine="719"/>
        <w:rPr>
          <w:noProof w:val="0"/>
          <w:sz w:val="28"/>
          <w:szCs w:val="22"/>
          <w:lang w:val="vi"/>
        </w:rPr>
      </w:pPr>
      <w:r w:rsidRPr="00197A0E">
        <w:rPr>
          <w:noProof w:val="0"/>
          <w:sz w:val="28"/>
          <w:szCs w:val="22"/>
          <w:lang w:val="vi"/>
        </w:rPr>
        <w:t>Thuộc Chương trình sinh viên nghiên cứu khoa học thành phố Đà Nẵng năm 2021.</w:t>
      </w:r>
    </w:p>
    <w:p w14:paraId="33955BCE" w14:textId="77777777" w:rsidR="00197A0E" w:rsidRPr="00197A0E" w:rsidRDefault="00197A0E" w:rsidP="00197A0E">
      <w:pPr>
        <w:widowControl w:val="0"/>
        <w:numPr>
          <w:ilvl w:val="2"/>
          <w:numId w:val="6"/>
        </w:numPr>
        <w:tabs>
          <w:tab w:val="left" w:pos="883"/>
        </w:tabs>
        <w:autoSpaceDE w:val="0"/>
        <w:autoSpaceDN w:val="0"/>
        <w:spacing w:before="119"/>
        <w:ind w:left="883" w:hanging="162"/>
        <w:rPr>
          <w:noProof w:val="0"/>
          <w:sz w:val="28"/>
          <w:szCs w:val="22"/>
          <w:lang w:val="vi"/>
        </w:rPr>
      </w:pPr>
      <w:r w:rsidRPr="00197A0E">
        <w:rPr>
          <w:noProof w:val="0"/>
          <w:sz w:val="28"/>
          <w:szCs w:val="22"/>
          <w:lang w:val="vi"/>
        </w:rPr>
        <w:t>Lĩnh</w:t>
      </w:r>
      <w:r w:rsidRPr="00197A0E">
        <w:rPr>
          <w:noProof w:val="0"/>
          <w:spacing w:val="-4"/>
          <w:sz w:val="28"/>
          <w:szCs w:val="22"/>
          <w:lang w:val="vi"/>
        </w:rPr>
        <w:t xml:space="preserve"> </w:t>
      </w:r>
      <w:r w:rsidRPr="00197A0E">
        <w:rPr>
          <w:noProof w:val="0"/>
          <w:sz w:val="28"/>
          <w:szCs w:val="22"/>
          <w:lang w:val="vi"/>
        </w:rPr>
        <w:t>vực</w:t>
      </w:r>
      <w:r w:rsidRPr="00197A0E">
        <w:rPr>
          <w:noProof w:val="0"/>
          <w:spacing w:val="-2"/>
          <w:sz w:val="28"/>
          <w:szCs w:val="22"/>
          <w:lang w:val="vi"/>
        </w:rPr>
        <w:t xml:space="preserve"> </w:t>
      </w:r>
      <w:r w:rsidRPr="00197A0E">
        <w:rPr>
          <w:noProof w:val="0"/>
          <w:sz w:val="28"/>
          <w:szCs w:val="22"/>
          <w:lang w:val="vi"/>
        </w:rPr>
        <w:t>của</w:t>
      </w:r>
      <w:r w:rsidRPr="00197A0E">
        <w:rPr>
          <w:noProof w:val="0"/>
          <w:spacing w:val="-2"/>
          <w:sz w:val="28"/>
          <w:szCs w:val="22"/>
          <w:lang w:val="vi"/>
        </w:rPr>
        <w:t xml:space="preserve"> </w:t>
      </w:r>
      <w:r w:rsidRPr="00197A0E">
        <w:rPr>
          <w:noProof w:val="0"/>
          <w:sz w:val="28"/>
          <w:szCs w:val="22"/>
          <w:lang w:val="vi"/>
        </w:rPr>
        <w:t>đề</w:t>
      </w:r>
      <w:r w:rsidRPr="00197A0E">
        <w:rPr>
          <w:noProof w:val="0"/>
          <w:spacing w:val="-2"/>
          <w:sz w:val="28"/>
          <w:szCs w:val="22"/>
          <w:lang w:val="vi"/>
        </w:rPr>
        <w:t xml:space="preserve"> </w:t>
      </w:r>
      <w:r w:rsidRPr="00197A0E">
        <w:rPr>
          <w:noProof w:val="0"/>
          <w:spacing w:val="-4"/>
          <w:sz w:val="28"/>
          <w:szCs w:val="22"/>
          <w:lang w:val="vi"/>
        </w:rPr>
        <w:t>tài:</w:t>
      </w:r>
    </w:p>
    <w:p w14:paraId="03EFC61B" w14:textId="77777777" w:rsidR="00197A0E" w:rsidRPr="00197A0E" w:rsidRDefault="00197A0E" w:rsidP="00197A0E">
      <w:pPr>
        <w:widowControl w:val="0"/>
        <w:tabs>
          <w:tab w:val="left" w:pos="2925"/>
          <w:tab w:val="left" w:pos="7169"/>
          <w:tab w:val="left" w:pos="7337"/>
        </w:tabs>
        <w:autoSpaceDE w:val="0"/>
        <w:autoSpaceDN w:val="0"/>
        <w:spacing w:before="120" w:line="331" w:lineRule="auto"/>
        <w:ind w:right="1546"/>
        <w:rPr>
          <w:noProof w:val="0"/>
          <w:sz w:val="28"/>
          <w:szCs w:val="28"/>
          <w:lang w:val="vi"/>
        </w:rPr>
      </w:pPr>
      <w:r w:rsidRPr="00197A0E">
        <w:rPr>
          <w:noProof w:val="0"/>
          <w:sz w:val="28"/>
          <w:szCs w:val="28"/>
          <w:lang w:val="vi"/>
        </w:rPr>
        <w:t>Khoa học tự nhiên</w:t>
      </w:r>
      <w:r w:rsidRPr="00197A0E">
        <w:rPr>
          <w:noProof w:val="0"/>
          <w:spacing w:val="40"/>
          <w:sz w:val="28"/>
          <w:szCs w:val="28"/>
          <w:lang w:val="vi"/>
        </w:rPr>
        <w:t xml:space="preserve"> </w:t>
      </w:r>
      <w:r w:rsidRPr="00197A0E">
        <w:rPr>
          <w:rFonts w:ascii="Wingdings" w:hAnsi="Wingdings"/>
          <w:noProof w:val="0"/>
          <w:sz w:val="28"/>
          <w:szCs w:val="28"/>
          <w:lang w:val="vi"/>
        </w:rPr>
        <w:t></w:t>
      </w:r>
      <w:r w:rsidRPr="00197A0E">
        <w:rPr>
          <w:noProof w:val="0"/>
          <w:sz w:val="28"/>
          <w:szCs w:val="28"/>
          <w:lang w:val="vi"/>
        </w:rPr>
        <w:t>; Khoa học kỹ thuật và công nghệ</w:t>
      </w:r>
      <w:r w:rsidRPr="00197A0E">
        <w:rPr>
          <w:noProof w:val="0"/>
          <w:sz w:val="28"/>
          <w:szCs w:val="28"/>
          <w:lang w:val="vi"/>
        </w:rPr>
        <w:tab/>
      </w:r>
      <w:r w:rsidRPr="00197A0E">
        <w:rPr>
          <w:rFonts w:ascii="Wingdings" w:hAnsi="Wingdings"/>
          <w:noProof w:val="0"/>
          <w:spacing w:val="-6"/>
          <w:sz w:val="28"/>
          <w:szCs w:val="28"/>
          <w:lang w:val="vi"/>
        </w:rPr>
        <w:t></w:t>
      </w:r>
      <w:r w:rsidRPr="00197A0E">
        <w:rPr>
          <w:noProof w:val="0"/>
          <w:spacing w:val="-6"/>
          <w:sz w:val="28"/>
          <w:szCs w:val="28"/>
          <w:lang w:val="vi"/>
        </w:rPr>
        <w:t xml:space="preserve">; </w:t>
      </w:r>
      <w:r w:rsidRPr="00197A0E">
        <w:rPr>
          <w:noProof w:val="0"/>
          <w:sz w:val="28"/>
          <w:szCs w:val="28"/>
          <w:lang w:val="vi"/>
        </w:rPr>
        <w:t>Khoa học y, dược</w:t>
      </w:r>
      <w:r w:rsidRPr="00197A0E">
        <w:rPr>
          <w:noProof w:val="0"/>
          <w:sz w:val="28"/>
          <w:szCs w:val="28"/>
          <w:lang w:val="vi"/>
        </w:rPr>
        <w:tab/>
      </w:r>
      <w:r w:rsidRPr="00197A0E">
        <w:rPr>
          <w:rFonts w:ascii="Wingdings" w:hAnsi="Wingdings"/>
          <w:noProof w:val="0"/>
          <w:sz w:val="28"/>
          <w:szCs w:val="28"/>
          <w:lang w:val="vi"/>
        </w:rPr>
        <w:t></w:t>
      </w:r>
      <w:r w:rsidRPr="00197A0E">
        <w:rPr>
          <w:noProof w:val="0"/>
          <w:sz w:val="28"/>
          <w:szCs w:val="28"/>
          <w:lang w:val="vi"/>
        </w:rPr>
        <w:t>; Khoa học nông nghiệp</w:t>
      </w:r>
      <w:r w:rsidRPr="00197A0E">
        <w:rPr>
          <w:noProof w:val="0"/>
          <w:sz w:val="28"/>
          <w:szCs w:val="28"/>
          <w:lang w:val="vi"/>
        </w:rPr>
        <w:tab/>
      </w:r>
      <w:r w:rsidRPr="00197A0E">
        <w:rPr>
          <w:noProof w:val="0"/>
          <w:sz w:val="28"/>
          <w:szCs w:val="28"/>
          <w:lang w:val="vi"/>
        </w:rPr>
        <w:tab/>
      </w:r>
      <w:r w:rsidRPr="00197A0E">
        <w:rPr>
          <w:rFonts w:ascii="Wingdings" w:hAnsi="Wingdings"/>
          <w:noProof w:val="0"/>
          <w:spacing w:val="-6"/>
          <w:sz w:val="28"/>
          <w:szCs w:val="28"/>
          <w:lang w:val="vi"/>
        </w:rPr>
        <w:t></w:t>
      </w:r>
      <w:r w:rsidRPr="00197A0E">
        <w:rPr>
          <w:noProof w:val="0"/>
          <w:spacing w:val="-6"/>
          <w:sz w:val="28"/>
          <w:szCs w:val="28"/>
          <w:lang w:val="vi"/>
        </w:rPr>
        <w:t>;</w:t>
      </w:r>
    </w:p>
    <w:p w14:paraId="208FAC3D" w14:textId="77777777" w:rsidR="00197A0E" w:rsidRPr="00197A0E" w:rsidRDefault="00197A0E" w:rsidP="00197A0E">
      <w:pPr>
        <w:widowControl w:val="0"/>
        <w:tabs>
          <w:tab w:val="left" w:pos="2985"/>
          <w:tab w:val="left" w:pos="7371"/>
        </w:tabs>
        <w:autoSpaceDE w:val="0"/>
        <w:autoSpaceDN w:val="0"/>
        <w:spacing w:line="319" w:lineRule="exact"/>
        <w:rPr>
          <w:noProof w:val="0"/>
          <w:sz w:val="28"/>
          <w:szCs w:val="28"/>
          <w:lang w:val="vi"/>
        </w:rPr>
      </w:pPr>
      <w:r w:rsidRPr="00197A0E">
        <w:rPr>
          <w:noProof w:val="0"/>
          <w:sz w:val="28"/>
          <w:szCs w:val="28"/>
          <w:lang w:val="vi"/>
        </w:rPr>
        <w:t>Khoa</w:t>
      </w:r>
      <w:r w:rsidRPr="00197A0E">
        <w:rPr>
          <w:noProof w:val="0"/>
          <w:spacing w:val="-4"/>
          <w:sz w:val="28"/>
          <w:szCs w:val="28"/>
          <w:lang w:val="vi"/>
        </w:rPr>
        <w:t xml:space="preserve"> </w:t>
      </w:r>
      <w:r w:rsidRPr="00197A0E">
        <w:rPr>
          <w:noProof w:val="0"/>
          <w:sz w:val="28"/>
          <w:szCs w:val="28"/>
          <w:lang w:val="vi"/>
        </w:rPr>
        <w:t>học</w:t>
      </w:r>
      <w:r w:rsidRPr="00197A0E">
        <w:rPr>
          <w:noProof w:val="0"/>
          <w:spacing w:val="-2"/>
          <w:sz w:val="28"/>
          <w:szCs w:val="28"/>
          <w:lang w:val="vi"/>
        </w:rPr>
        <w:t xml:space="preserve"> </w:t>
      </w:r>
      <w:r w:rsidRPr="00197A0E">
        <w:rPr>
          <w:noProof w:val="0"/>
          <w:sz w:val="28"/>
          <w:szCs w:val="28"/>
          <w:lang w:val="vi"/>
        </w:rPr>
        <w:t>xã</w:t>
      </w:r>
      <w:r w:rsidRPr="00197A0E">
        <w:rPr>
          <w:noProof w:val="0"/>
          <w:spacing w:val="-3"/>
          <w:sz w:val="28"/>
          <w:szCs w:val="28"/>
          <w:lang w:val="vi"/>
        </w:rPr>
        <w:t xml:space="preserve"> </w:t>
      </w:r>
      <w:r w:rsidRPr="00197A0E">
        <w:rPr>
          <w:noProof w:val="0"/>
          <w:spacing w:val="-5"/>
          <w:sz w:val="28"/>
          <w:szCs w:val="28"/>
          <w:lang w:val="vi"/>
        </w:rPr>
        <w:t>hội</w:t>
      </w:r>
      <w:r w:rsidRPr="00197A0E">
        <w:rPr>
          <w:noProof w:val="0"/>
          <w:sz w:val="28"/>
          <w:szCs w:val="28"/>
          <w:lang w:val="vi"/>
        </w:rPr>
        <w:tab/>
      </w:r>
      <w:r w:rsidRPr="00197A0E">
        <w:rPr>
          <w:rFonts w:ascii="Wingdings" w:hAnsi="Wingdings"/>
          <w:noProof w:val="0"/>
          <w:sz w:val="28"/>
          <w:szCs w:val="28"/>
          <w:lang w:val="vi"/>
        </w:rPr>
        <w:t></w:t>
      </w:r>
      <w:r w:rsidRPr="00197A0E">
        <w:rPr>
          <w:noProof w:val="0"/>
          <w:sz w:val="28"/>
          <w:szCs w:val="28"/>
          <w:lang w:val="vi"/>
        </w:rPr>
        <w:t>;</w:t>
      </w:r>
      <w:r w:rsidRPr="00197A0E">
        <w:rPr>
          <w:noProof w:val="0"/>
          <w:spacing w:val="-2"/>
          <w:sz w:val="28"/>
          <w:szCs w:val="28"/>
          <w:lang w:val="vi"/>
        </w:rPr>
        <w:t xml:space="preserve"> </w:t>
      </w:r>
      <w:r w:rsidRPr="00197A0E">
        <w:rPr>
          <w:noProof w:val="0"/>
          <w:sz w:val="28"/>
          <w:szCs w:val="28"/>
          <w:lang w:val="vi"/>
        </w:rPr>
        <w:t>Khoa</w:t>
      </w:r>
      <w:r w:rsidRPr="00197A0E">
        <w:rPr>
          <w:noProof w:val="0"/>
          <w:spacing w:val="-2"/>
          <w:sz w:val="28"/>
          <w:szCs w:val="28"/>
          <w:lang w:val="vi"/>
        </w:rPr>
        <w:t xml:space="preserve"> </w:t>
      </w:r>
      <w:r w:rsidRPr="00197A0E">
        <w:rPr>
          <w:noProof w:val="0"/>
          <w:sz w:val="28"/>
          <w:szCs w:val="28"/>
          <w:lang w:val="vi"/>
        </w:rPr>
        <w:t>học</w:t>
      </w:r>
      <w:r w:rsidRPr="00197A0E">
        <w:rPr>
          <w:noProof w:val="0"/>
          <w:spacing w:val="-5"/>
          <w:sz w:val="28"/>
          <w:szCs w:val="28"/>
          <w:lang w:val="vi"/>
        </w:rPr>
        <w:t xml:space="preserve"> </w:t>
      </w:r>
      <w:r w:rsidRPr="00197A0E">
        <w:rPr>
          <w:noProof w:val="0"/>
          <w:sz w:val="28"/>
          <w:szCs w:val="28"/>
          <w:lang w:val="vi"/>
        </w:rPr>
        <w:t>nhân</w:t>
      </w:r>
      <w:r w:rsidRPr="00197A0E">
        <w:rPr>
          <w:noProof w:val="0"/>
          <w:spacing w:val="-5"/>
          <w:sz w:val="28"/>
          <w:szCs w:val="28"/>
          <w:lang w:val="vi"/>
        </w:rPr>
        <w:t xml:space="preserve"> văn</w:t>
      </w:r>
      <w:r w:rsidRPr="00197A0E">
        <w:rPr>
          <w:noProof w:val="0"/>
          <w:sz w:val="28"/>
          <w:szCs w:val="28"/>
          <w:lang w:val="vi"/>
        </w:rPr>
        <w:tab/>
      </w:r>
      <w:r w:rsidRPr="00197A0E">
        <w:rPr>
          <w:rFonts w:ascii="Wingdings" w:hAnsi="Wingdings"/>
          <w:noProof w:val="0"/>
          <w:spacing w:val="-5"/>
          <w:sz w:val="28"/>
          <w:szCs w:val="28"/>
          <w:lang w:val="vi"/>
        </w:rPr>
        <w:t></w:t>
      </w:r>
      <w:r w:rsidRPr="00197A0E">
        <w:rPr>
          <w:noProof w:val="0"/>
          <w:spacing w:val="-5"/>
          <w:sz w:val="28"/>
          <w:szCs w:val="28"/>
          <w:lang w:val="vi"/>
        </w:rPr>
        <w:t>.</w:t>
      </w:r>
    </w:p>
    <w:p w14:paraId="42CF5D01" w14:textId="77777777" w:rsidR="00197A0E" w:rsidRPr="00197A0E" w:rsidRDefault="00197A0E" w:rsidP="00197A0E">
      <w:pPr>
        <w:widowControl w:val="0"/>
        <w:numPr>
          <w:ilvl w:val="1"/>
          <w:numId w:val="6"/>
        </w:numPr>
        <w:tabs>
          <w:tab w:val="left" w:pos="1000"/>
        </w:tabs>
        <w:autoSpaceDE w:val="0"/>
        <w:autoSpaceDN w:val="0"/>
        <w:spacing w:before="120"/>
        <w:ind w:left="1000" w:hanging="279"/>
        <w:rPr>
          <w:noProof w:val="0"/>
          <w:sz w:val="28"/>
          <w:szCs w:val="22"/>
          <w:lang w:val="vi"/>
        </w:rPr>
      </w:pPr>
      <w:r w:rsidRPr="00197A0E">
        <w:rPr>
          <w:noProof w:val="0"/>
          <w:sz w:val="28"/>
          <w:szCs w:val="22"/>
          <w:lang w:val="vi"/>
        </w:rPr>
        <w:t>Lời</w:t>
      </w:r>
      <w:r w:rsidRPr="00197A0E">
        <w:rPr>
          <w:noProof w:val="0"/>
          <w:spacing w:val="-1"/>
          <w:sz w:val="28"/>
          <w:szCs w:val="22"/>
          <w:lang w:val="vi"/>
        </w:rPr>
        <w:t xml:space="preserve"> </w:t>
      </w:r>
      <w:r w:rsidRPr="00197A0E">
        <w:rPr>
          <w:noProof w:val="0"/>
          <w:sz w:val="28"/>
          <w:szCs w:val="22"/>
          <w:lang w:val="vi"/>
        </w:rPr>
        <w:t>cảm</w:t>
      </w:r>
      <w:r w:rsidRPr="00197A0E">
        <w:rPr>
          <w:noProof w:val="0"/>
          <w:spacing w:val="-6"/>
          <w:sz w:val="28"/>
          <w:szCs w:val="22"/>
          <w:lang w:val="vi"/>
        </w:rPr>
        <w:t xml:space="preserve"> </w:t>
      </w:r>
      <w:r w:rsidRPr="00197A0E">
        <w:rPr>
          <w:noProof w:val="0"/>
          <w:sz w:val="28"/>
          <w:szCs w:val="22"/>
          <w:lang w:val="vi"/>
        </w:rPr>
        <w:t>ơn</w:t>
      </w:r>
      <w:r w:rsidRPr="00197A0E">
        <w:rPr>
          <w:noProof w:val="0"/>
          <w:spacing w:val="-1"/>
          <w:sz w:val="28"/>
          <w:szCs w:val="22"/>
          <w:lang w:val="vi"/>
        </w:rPr>
        <w:t xml:space="preserve"> </w:t>
      </w:r>
      <w:r w:rsidRPr="00197A0E">
        <w:rPr>
          <w:noProof w:val="0"/>
          <w:sz w:val="28"/>
          <w:szCs w:val="22"/>
          <w:lang w:val="vi"/>
        </w:rPr>
        <w:t>(nếu</w:t>
      </w:r>
      <w:r w:rsidRPr="00197A0E">
        <w:rPr>
          <w:noProof w:val="0"/>
          <w:spacing w:val="-1"/>
          <w:sz w:val="28"/>
          <w:szCs w:val="22"/>
          <w:lang w:val="vi"/>
        </w:rPr>
        <w:t xml:space="preserve"> </w:t>
      </w:r>
      <w:r w:rsidRPr="00197A0E">
        <w:rPr>
          <w:noProof w:val="0"/>
          <w:sz w:val="28"/>
          <w:szCs w:val="22"/>
          <w:lang w:val="vi"/>
        </w:rPr>
        <w:t>thấy</w:t>
      </w:r>
      <w:r w:rsidRPr="00197A0E">
        <w:rPr>
          <w:noProof w:val="0"/>
          <w:spacing w:val="-5"/>
          <w:sz w:val="28"/>
          <w:szCs w:val="22"/>
          <w:lang w:val="vi"/>
        </w:rPr>
        <w:t xml:space="preserve"> </w:t>
      </w:r>
      <w:r w:rsidRPr="00197A0E">
        <w:rPr>
          <w:noProof w:val="0"/>
          <w:sz w:val="28"/>
          <w:szCs w:val="22"/>
          <w:lang w:val="vi"/>
        </w:rPr>
        <w:t xml:space="preserve">cần </w:t>
      </w:r>
      <w:r w:rsidRPr="00197A0E">
        <w:rPr>
          <w:noProof w:val="0"/>
          <w:spacing w:val="-2"/>
          <w:sz w:val="28"/>
          <w:szCs w:val="22"/>
          <w:lang w:val="vi"/>
        </w:rPr>
        <w:t>thiết)</w:t>
      </w:r>
    </w:p>
    <w:p w14:paraId="282FB5B9" w14:textId="77777777" w:rsidR="00197A0E" w:rsidRPr="00197A0E" w:rsidRDefault="00197A0E" w:rsidP="00197A0E">
      <w:pPr>
        <w:widowControl w:val="0"/>
        <w:autoSpaceDE w:val="0"/>
        <w:autoSpaceDN w:val="0"/>
        <w:spacing w:before="120"/>
        <w:ind w:right="23"/>
        <w:jc w:val="both"/>
        <w:rPr>
          <w:noProof w:val="0"/>
          <w:sz w:val="28"/>
          <w:szCs w:val="28"/>
          <w:lang w:val="vi"/>
        </w:rPr>
      </w:pPr>
      <w:r w:rsidRPr="00197A0E">
        <w:rPr>
          <w:noProof w:val="0"/>
          <w:sz w:val="28"/>
          <w:szCs w:val="28"/>
          <w:lang w:val="vi"/>
        </w:rPr>
        <w:t>Trình bày lời cảm ơn của Tác giả/tập thể tác giả đối với tổ chức, cá nhân giúp đỡ trong quá trình nghiên cứu.</w:t>
      </w:r>
    </w:p>
    <w:p w14:paraId="495B4330" w14:textId="77777777" w:rsidR="00197A0E" w:rsidRPr="00197A0E" w:rsidRDefault="00197A0E" w:rsidP="00197A0E">
      <w:pPr>
        <w:widowControl w:val="0"/>
        <w:numPr>
          <w:ilvl w:val="1"/>
          <w:numId w:val="6"/>
        </w:numPr>
        <w:tabs>
          <w:tab w:val="left" w:pos="1000"/>
        </w:tabs>
        <w:autoSpaceDE w:val="0"/>
        <w:autoSpaceDN w:val="0"/>
        <w:spacing w:before="119"/>
        <w:ind w:left="1000" w:hanging="279"/>
        <w:rPr>
          <w:noProof w:val="0"/>
          <w:sz w:val="28"/>
          <w:szCs w:val="22"/>
          <w:lang w:val="vi"/>
        </w:rPr>
      </w:pPr>
      <w:r w:rsidRPr="00197A0E">
        <w:rPr>
          <w:noProof w:val="0"/>
          <w:sz w:val="28"/>
          <w:szCs w:val="22"/>
          <w:lang w:val="vi"/>
        </w:rPr>
        <w:t>Mục</w:t>
      </w:r>
      <w:r w:rsidRPr="00197A0E">
        <w:rPr>
          <w:noProof w:val="0"/>
          <w:spacing w:val="-2"/>
          <w:sz w:val="28"/>
          <w:szCs w:val="22"/>
          <w:lang w:val="vi"/>
        </w:rPr>
        <w:t xml:space="preserve"> </w:t>
      </w:r>
      <w:r w:rsidRPr="00197A0E">
        <w:rPr>
          <w:noProof w:val="0"/>
          <w:spacing w:val="-5"/>
          <w:sz w:val="28"/>
          <w:szCs w:val="22"/>
          <w:lang w:val="vi"/>
        </w:rPr>
        <w:t>lục</w:t>
      </w:r>
    </w:p>
    <w:p w14:paraId="4D2D5F21" w14:textId="77777777" w:rsidR="00197A0E" w:rsidRPr="00197A0E" w:rsidRDefault="00197A0E" w:rsidP="00197A0E">
      <w:pPr>
        <w:widowControl w:val="0"/>
        <w:autoSpaceDE w:val="0"/>
        <w:autoSpaceDN w:val="0"/>
        <w:spacing w:before="122"/>
        <w:ind w:right="21"/>
        <w:jc w:val="both"/>
        <w:rPr>
          <w:noProof w:val="0"/>
          <w:sz w:val="28"/>
          <w:szCs w:val="28"/>
          <w:lang w:val="vi"/>
        </w:rPr>
      </w:pPr>
      <w:r w:rsidRPr="00197A0E">
        <w:rPr>
          <w:noProof w:val="0"/>
          <w:sz w:val="28"/>
          <w:szCs w:val="28"/>
          <w:lang w:val="vi"/>
        </w:rPr>
        <w:t>Mục lục bao gồm danh mục các phần chia nhỏ của báo cáo và các phụ lục cùng</w:t>
      </w:r>
      <w:r w:rsidRPr="00197A0E">
        <w:rPr>
          <w:noProof w:val="0"/>
          <w:spacing w:val="-11"/>
          <w:sz w:val="28"/>
          <w:szCs w:val="28"/>
          <w:lang w:val="vi"/>
        </w:rPr>
        <w:t xml:space="preserve"> </w:t>
      </w:r>
      <w:r w:rsidRPr="00197A0E">
        <w:rPr>
          <w:noProof w:val="0"/>
          <w:sz w:val="28"/>
          <w:szCs w:val="28"/>
          <w:lang w:val="vi"/>
        </w:rPr>
        <w:t>với</w:t>
      </w:r>
      <w:r w:rsidRPr="00197A0E">
        <w:rPr>
          <w:noProof w:val="0"/>
          <w:spacing w:val="-11"/>
          <w:sz w:val="28"/>
          <w:szCs w:val="28"/>
          <w:lang w:val="vi"/>
        </w:rPr>
        <w:t xml:space="preserve"> </w:t>
      </w:r>
      <w:r w:rsidRPr="00197A0E">
        <w:rPr>
          <w:noProof w:val="0"/>
          <w:sz w:val="28"/>
          <w:szCs w:val="28"/>
          <w:lang w:val="vi"/>
        </w:rPr>
        <w:t>số</w:t>
      </w:r>
      <w:r w:rsidRPr="00197A0E">
        <w:rPr>
          <w:noProof w:val="0"/>
          <w:spacing w:val="-10"/>
          <w:sz w:val="28"/>
          <w:szCs w:val="28"/>
          <w:lang w:val="vi"/>
        </w:rPr>
        <w:t xml:space="preserve"> </w:t>
      </w:r>
      <w:r w:rsidRPr="00197A0E">
        <w:rPr>
          <w:noProof w:val="0"/>
          <w:sz w:val="28"/>
          <w:szCs w:val="28"/>
          <w:lang w:val="vi"/>
        </w:rPr>
        <w:t>trang.Ngoài</w:t>
      </w:r>
      <w:r w:rsidRPr="00197A0E">
        <w:rPr>
          <w:noProof w:val="0"/>
          <w:spacing w:val="-10"/>
          <w:sz w:val="28"/>
          <w:szCs w:val="28"/>
          <w:lang w:val="vi"/>
        </w:rPr>
        <w:t xml:space="preserve"> </w:t>
      </w:r>
      <w:r w:rsidRPr="00197A0E">
        <w:rPr>
          <w:noProof w:val="0"/>
          <w:sz w:val="28"/>
          <w:szCs w:val="28"/>
          <w:lang w:val="vi"/>
        </w:rPr>
        <w:t>ra,</w:t>
      </w:r>
      <w:r w:rsidRPr="00197A0E">
        <w:rPr>
          <w:noProof w:val="0"/>
          <w:spacing w:val="-9"/>
          <w:sz w:val="28"/>
          <w:szCs w:val="28"/>
          <w:lang w:val="vi"/>
        </w:rPr>
        <w:t xml:space="preserve"> </w:t>
      </w:r>
      <w:r w:rsidRPr="00197A0E">
        <w:rPr>
          <w:noProof w:val="0"/>
          <w:sz w:val="28"/>
          <w:szCs w:val="28"/>
          <w:lang w:val="vi"/>
        </w:rPr>
        <w:t>mục</w:t>
      </w:r>
      <w:r w:rsidRPr="00197A0E">
        <w:rPr>
          <w:noProof w:val="0"/>
          <w:spacing w:val="-9"/>
          <w:sz w:val="28"/>
          <w:szCs w:val="28"/>
          <w:lang w:val="vi"/>
        </w:rPr>
        <w:t xml:space="preserve"> </w:t>
      </w:r>
      <w:r w:rsidRPr="00197A0E">
        <w:rPr>
          <w:noProof w:val="0"/>
          <w:sz w:val="28"/>
          <w:szCs w:val="28"/>
          <w:lang w:val="vi"/>
        </w:rPr>
        <w:t>lục</w:t>
      </w:r>
      <w:r w:rsidRPr="00197A0E">
        <w:rPr>
          <w:noProof w:val="0"/>
          <w:spacing w:val="-9"/>
          <w:sz w:val="28"/>
          <w:szCs w:val="28"/>
          <w:lang w:val="vi"/>
        </w:rPr>
        <w:t xml:space="preserve"> </w:t>
      </w:r>
      <w:r w:rsidRPr="00197A0E">
        <w:rPr>
          <w:noProof w:val="0"/>
          <w:sz w:val="28"/>
          <w:szCs w:val="28"/>
          <w:lang w:val="vi"/>
        </w:rPr>
        <w:t>có</w:t>
      </w:r>
      <w:r w:rsidRPr="00197A0E">
        <w:rPr>
          <w:noProof w:val="0"/>
          <w:spacing w:val="-11"/>
          <w:sz w:val="28"/>
          <w:szCs w:val="28"/>
          <w:lang w:val="vi"/>
        </w:rPr>
        <w:t xml:space="preserve"> </w:t>
      </w:r>
      <w:r w:rsidRPr="00197A0E">
        <w:rPr>
          <w:noProof w:val="0"/>
          <w:sz w:val="28"/>
          <w:szCs w:val="28"/>
          <w:lang w:val="vi"/>
        </w:rPr>
        <w:t>thể</w:t>
      </w:r>
      <w:r w:rsidRPr="00197A0E">
        <w:rPr>
          <w:noProof w:val="0"/>
          <w:spacing w:val="-11"/>
          <w:sz w:val="28"/>
          <w:szCs w:val="28"/>
          <w:lang w:val="vi"/>
        </w:rPr>
        <w:t xml:space="preserve"> </w:t>
      </w:r>
      <w:r w:rsidRPr="00197A0E">
        <w:rPr>
          <w:noProof w:val="0"/>
          <w:sz w:val="28"/>
          <w:szCs w:val="28"/>
          <w:lang w:val="vi"/>
        </w:rPr>
        <w:t>bao</w:t>
      </w:r>
      <w:r w:rsidRPr="00197A0E">
        <w:rPr>
          <w:noProof w:val="0"/>
          <w:spacing w:val="-8"/>
          <w:sz w:val="28"/>
          <w:szCs w:val="28"/>
          <w:lang w:val="vi"/>
        </w:rPr>
        <w:t xml:space="preserve"> </w:t>
      </w:r>
      <w:r w:rsidRPr="00197A0E">
        <w:rPr>
          <w:noProof w:val="0"/>
          <w:sz w:val="28"/>
          <w:szCs w:val="28"/>
          <w:lang w:val="vi"/>
        </w:rPr>
        <w:t>gồm</w:t>
      </w:r>
      <w:r w:rsidRPr="00197A0E">
        <w:rPr>
          <w:noProof w:val="0"/>
          <w:spacing w:val="-14"/>
          <w:sz w:val="28"/>
          <w:szCs w:val="28"/>
          <w:lang w:val="vi"/>
        </w:rPr>
        <w:t xml:space="preserve"> </w:t>
      </w:r>
      <w:r w:rsidRPr="00197A0E">
        <w:rPr>
          <w:noProof w:val="0"/>
          <w:sz w:val="28"/>
          <w:szCs w:val="28"/>
          <w:lang w:val="vi"/>
        </w:rPr>
        <w:t>cả</w:t>
      </w:r>
      <w:r w:rsidRPr="00197A0E">
        <w:rPr>
          <w:noProof w:val="0"/>
          <w:spacing w:val="-9"/>
          <w:sz w:val="28"/>
          <w:szCs w:val="28"/>
          <w:lang w:val="vi"/>
        </w:rPr>
        <w:t xml:space="preserve"> </w:t>
      </w:r>
      <w:r w:rsidRPr="00197A0E">
        <w:rPr>
          <w:noProof w:val="0"/>
          <w:sz w:val="28"/>
          <w:szCs w:val="28"/>
          <w:lang w:val="vi"/>
        </w:rPr>
        <w:t>danh</w:t>
      </w:r>
      <w:r w:rsidRPr="00197A0E">
        <w:rPr>
          <w:noProof w:val="0"/>
          <w:spacing w:val="-10"/>
          <w:sz w:val="28"/>
          <w:szCs w:val="28"/>
          <w:lang w:val="vi"/>
        </w:rPr>
        <w:t xml:space="preserve"> </w:t>
      </w:r>
      <w:r w:rsidRPr="00197A0E">
        <w:rPr>
          <w:noProof w:val="0"/>
          <w:sz w:val="28"/>
          <w:szCs w:val="28"/>
          <w:lang w:val="vi"/>
        </w:rPr>
        <w:t>mục</w:t>
      </w:r>
      <w:r w:rsidRPr="00197A0E">
        <w:rPr>
          <w:noProof w:val="0"/>
          <w:spacing w:val="-9"/>
          <w:sz w:val="28"/>
          <w:szCs w:val="28"/>
          <w:lang w:val="vi"/>
        </w:rPr>
        <w:t xml:space="preserve"> </w:t>
      </w:r>
      <w:r w:rsidRPr="00197A0E">
        <w:rPr>
          <w:noProof w:val="0"/>
          <w:sz w:val="28"/>
          <w:szCs w:val="28"/>
          <w:lang w:val="vi"/>
        </w:rPr>
        <w:t>các</w:t>
      </w:r>
      <w:r w:rsidRPr="00197A0E">
        <w:rPr>
          <w:noProof w:val="0"/>
          <w:spacing w:val="-11"/>
          <w:sz w:val="28"/>
          <w:szCs w:val="28"/>
          <w:lang w:val="vi"/>
        </w:rPr>
        <w:t xml:space="preserve"> </w:t>
      </w:r>
      <w:r w:rsidRPr="00197A0E">
        <w:rPr>
          <w:noProof w:val="0"/>
          <w:sz w:val="28"/>
          <w:szCs w:val="28"/>
          <w:lang w:val="vi"/>
        </w:rPr>
        <w:t>hình</w:t>
      </w:r>
      <w:r w:rsidRPr="00197A0E">
        <w:rPr>
          <w:noProof w:val="0"/>
          <w:spacing w:val="-11"/>
          <w:sz w:val="28"/>
          <w:szCs w:val="28"/>
          <w:lang w:val="vi"/>
        </w:rPr>
        <w:t xml:space="preserve"> </w:t>
      </w:r>
      <w:r w:rsidRPr="00197A0E">
        <w:rPr>
          <w:noProof w:val="0"/>
          <w:sz w:val="28"/>
          <w:szCs w:val="28"/>
          <w:lang w:val="vi"/>
        </w:rPr>
        <w:t>và</w:t>
      </w:r>
      <w:r w:rsidRPr="00197A0E">
        <w:rPr>
          <w:noProof w:val="0"/>
          <w:spacing w:val="-11"/>
          <w:sz w:val="28"/>
          <w:szCs w:val="28"/>
          <w:lang w:val="vi"/>
        </w:rPr>
        <w:t xml:space="preserve"> </w:t>
      </w:r>
      <w:r w:rsidRPr="00197A0E">
        <w:rPr>
          <w:noProof w:val="0"/>
          <w:sz w:val="28"/>
          <w:szCs w:val="28"/>
          <w:lang w:val="vi"/>
        </w:rPr>
        <w:t>bảng.</w:t>
      </w:r>
    </w:p>
    <w:p w14:paraId="60A754E5" w14:textId="77777777" w:rsidR="00197A0E" w:rsidRPr="00197A0E" w:rsidRDefault="00197A0E" w:rsidP="00197A0E">
      <w:pPr>
        <w:widowControl w:val="0"/>
        <w:numPr>
          <w:ilvl w:val="1"/>
          <w:numId w:val="6"/>
        </w:numPr>
        <w:tabs>
          <w:tab w:val="left" w:pos="1000"/>
        </w:tabs>
        <w:autoSpaceDE w:val="0"/>
        <w:autoSpaceDN w:val="0"/>
        <w:spacing w:before="119"/>
        <w:ind w:left="1000" w:hanging="279"/>
        <w:rPr>
          <w:noProof w:val="0"/>
          <w:sz w:val="28"/>
          <w:szCs w:val="22"/>
          <w:lang w:val="vi"/>
        </w:rPr>
      </w:pPr>
      <w:r w:rsidRPr="00197A0E">
        <w:rPr>
          <w:noProof w:val="0"/>
          <w:sz w:val="28"/>
          <w:szCs w:val="22"/>
          <w:lang w:val="vi"/>
        </w:rPr>
        <w:t>Danh</w:t>
      </w:r>
      <w:r w:rsidRPr="00197A0E">
        <w:rPr>
          <w:noProof w:val="0"/>
          <w:spacing w:val="-2"/>
          <w:sz w:val="28"/>
          <w:szCs w:val="22"/>
          <w:lang w:val="vi"/>
        </w:rPr>
        <w:t xml:space="preserve"> </w:t>
      </w:r>
      <w:r w:rsidRPr="00197A0E">
        <w:rPr>
          <w:noProof w:val="0"/>
          <w:sz w:val="28"/>
          <w:szCs w:val="22"/>
          <w:lang w:val="vi"/>
        </w:rPr>
        <w:t>mục</w:t>
      </w:r>
      <w:r w:rsidRPr="00197A0E">
        <w:rPr>
          <w:noProof w:val="0"/>
          <w:spacing w:val="-3"/>
          <w:sz w:val="28"/>
          <w:szCs w:val="22"/>
          <w:lang w:val="vi"/>
        </w:rPr>
        <w:t xml:space="preserve"> </w:t>
      </w:r>
      <w:r w:rsidRPr="00197A0E">
        <w:rPr>
          <w:noProof w:val="0"/>
          <w:sz w:val="28"/>
          <w:szCs w:val="22"/>
          <w:lang w:val="vi"/>
        </w:rPr>
        <w:t>bảng,</w:t>
      </w:r>
      <w:r w:rsidRPr="00197A0E">
        <w:rPr>
          <w:noProof w:val="0"/>
          <w:spacing w:val="-4"/>
          <w:sz w:val="28"/>
          <w:szCs w:val="22"/>
          <w:lang w:val="vi"/>
        </w:rPr>
        <w:t xml:space="preserve"> </w:t>
      </w:r>
      <w:r w:rsidRPr="00197A0E">
        <w:rPr>
          <w:noProof w:val="0"/>
          <w:sz w:val="28"/>
          <w:szCs w:val="22"/>
          <w:lang w:val="vi"/>
        </w:rPr>
        <w:t>biểu,</w:t>
      </w:r>
      <w:r w:rsidRPr="00197A0E">
        <w:rPr>
          <w:noProof w:val="0"/>
          <w:spacing w:val="-3"/>
          <w:sz w:val="28"/>
          <w:szCs w:val="22"/>
          <w:lang w:val="vi"/>
        </w:rPr>
        <w:t xml:space="preserve"> </w:t>
      </w:r>
      <w:r w:rsidRPr="00197A0E">
        <w:rPr>
          <w:noProof w:val="0"/>
          <w:spacing w:val="-4"/>
          <w:sz w:val="28"/>
          <w:szCs w:val="22"/>
          <w:lang w:val="vi"/>
        </w:rPr>
        <w:t>hình</w:t>
      </w:r>
    </w:p>
    <w:p w14:paraId="0E70C237" w14:textId="77777777" w:rsidR="00197A0E" w:rsidRPr="00197A0E" w:rsidRDefault="00197A0E" w:rsidP="00197A0E">
      <w:pPr>
        <w:widowControl w:val="0"/>
        <w:autoSpaceDE w:val="0"/>
        <w:autoSpaceDN w:val="0"/>
        <w:spacing w:before="120"/>
        <w:ind w:right="24"/>
        <w:jc w:val="both"/>
        <w:rPr>
          <w:noProof w:val="0"/>
          <w:sz w:val="28"/>
          <w:szCs w:val="28"/>
          <w:lang w:val="vi"/>
        </w:rPr>
      </w:pPr>
      <w:r w:rsidRPr="00197A0E">
        <w:rPr>
          <w:noProof w:val="0"/>
          <w:sz w:val="28"/>
          <w:szCs w:val="28"/>
          <w:lang w:val="vi"/>
        </w:rPr>
        <w:t>Bao gồm danh mục các bảng, biểu đồ, đồ thị, hình vẽ, hình ảnh sử dụng trong báo cáo cùng với số trang.</w:t>
      </w:r>
    </w:p>
    <w:p w14:paraId="16D77679" w14:textId="77777777" w:rsidR="00197A0E" w:rsidRPr="00197A0E" w:rsidRDefault="00197A0E" w:rsidP="00197A0E">
      <w:pPr>
        <w:widowControl w:val="0"/>
        <w:numPr>
          <w:ilvl w:val="1"/>
          <w:numId w:val="6"/>
        </w:numPr>
        <w:tabs>
          <w:tab w:val="left" w:pos="1000"/>
        </w:tabs>
        <w:autoSpaceDE w:val="0"/>
        <w:autoSpaceDN w:val="0"/>
        <w:spacing w:before="120"/>
        <w:ind w:left="1000" w:hanging="279"/>
        <w:rPr>
          <w:noProof w:val="0"/>
          <w:sz w:val="28"/>
          <w:szCs w:val="22"/>
          <w:lang w:val="vi"/>
        </w:rPr>
      </w:pPr>
      <w:r w:rsidRPr="00197A0E">
        <w:rPr>
          <w:noProof w:val="0"/>
          <w:sz w:val="28"/>
          <w:szCs w:val="22"/>
          <w:lang w:val="vi"/>
        </w:rPr>
        <w:t>Danh</w:t>
      </w:r>
      <w:r w:rsidRPr="00197A0E">
        <w:rPr>
          <w:noProof w:val="0"/>
          <w:spacing w:val="-2"/>
          <w:sz w:val="28"/>
          <w:szCs w:val="22"/>
          <w:lang w:val="vi"/>
        </w:rPr>
        <w:t xml:space="preserve"> </w:t>
      </w:r>
      <w:r w:rsidRPr="00197A0E">
        <w:rPr>
          <w:noProof w:val="0"/>
          <w:sz w:val="28"/>
          <w:szCs w:val="22"/>
          <w:lang w:val="vi"/>
        </w:rPr>
        <w:t>mục</w:t>
      </w:r>
      <w:r w:rsidRPr="00197A0E">
        <w:rPr>
          <w:noProof w:val="0"/>
          <w:spacing w:val="-3"/>
          <w:sz w:val="28"/>
          <w:szCs w:val="22"/>
          <w:lang w:val="vi"/>
        </w:rPr>
        <w:t xml:space="preserve"> </w:t>
      </w:r>
      <w:r w:rsidRPr="00197A0E">
        <w:rPr>
          <w:noProof w:val="0"/>
          <w:sz w:val="28"/>
          <w:szCs w:val="22"/>
          <w:lang w:val="vi"/>
        </w:rPr>
        <w:t>từ</w:t>
      </w:r>
      <w:r w:rsidRPr="00197A0E">
        <w:rPr>
          <w:noProof w:val="0"/>
          <w:spacing w:val="-4"/>
          <w:sz w:val="28"/>
          <w:szCs w:val="22"/>
          <w:lang w:val="vi"/>
        </w:rPr>
        <w:t xml:space="preserve"> </w:t>
      </w:r>
      <w:r w:rsidRPr="00197A0E">
        <w:rPr>
          <w:noProof w:val="0"/>
          <w:sz w:val="28"/>
          <w:szCs w:val="22"/>
          <w:lang w:val="vi"/>
        </w:rPr>
        <w:t>viết</w:t>
      </w:r>
      <w:r w:rsidRPr="00197A0E">
        <w:rPr>
          <w:noProof w:val="0"/>
          <w:spacing w:val="-2"/>
          <w:sz w:val="28"/>
          <w:szCs w:val="22"/>
          <w:lang w:val="vi"/>
        </w:rPr>
        <w:t xml:space="preserve"> </w:t>
      </w:r>
      <w:r w:rsidRPr="00197A0E">
        <w:rPr>
          <w:noProof w:val="0"/>
          <w:sz w:val="28"/>
          <w:szCs w:val="22"/>
          <w:lang w:val="vi"/>
        </w:rPr>
        <w:t>tắt,</w:t>
      </w:r>
      <w:r w:rsidRPr="00197A0E">
        <w:rPr>
          <w:noProof w:val="0"/>
          <w:spacing w:val="-3"/>
          <w:sz w:val="28"/>
          <w:szCs w:val="22"/>
          <w:lang w:val="vi"/>
        </w:rPr>
        <w:t xml:space="preserve"> </w:t>
      </w:r>
      <w:r w:rsidRPr="00197A0E">
        <w:rPr>
          <w:noProof w:val="0"/>
          <w:sz w:val="28"/>
          <w:szCs w:val="22"/>
          <w:lang w:val="vi"/>
        </w:rPr>
        <w:t>ký</w:t>
      </w:r>
      <w:r w:rsidRPr="00197A0E">
        <w:rPr>
          <w:noProof w:val="0"/>
          <w:spacing w:val="-2"/>
          <w:sz w:val="28"/>
          <w:szCs w:val="22"/>
          <w:lang w:val="vi"/>
        </w:rPr>
        <w:t xml:space="preserve"> </w:t>
      </w:r>
      <w:r w:rsidRPr="00197A0E">
        <w:rPr>
          <w:noProof w:val="0"/>
          <w:sz w:val="28"/>
          <w:szCs w:val="22"/>
          <w:lang w:val="vi"/>
        </w:rPr>
        <w:t>hiệu,</w:t>
      </w:r>
      <w:r w:rsidRPr="00197A0E">
        <w:rPr>
          <w:noProof w:val="0"/>
          <w:spacing w:val="-3"/>
          <w:sz w:val="28"/>
          <w:szCs w:val="22"/>
          <w:lang w:val="vi"/>
        </w:rPr>
        <w:t xml:space="preserve"> </w:t>
      </w:r>
      <w:r w:rsidRPr="00197A0E">
        <w:rPr>
          <w:noProof w:val="0"/>
          <w:sz w:val="28"/>
          <w:szCs w:val="22"/>
          <w:lang w:val="vi"/>
        </w:rPr>
        <w:t>thuật</w:t>
      </w:r>
      <w:r w:rsidRPr="00197A0E">
        <w:rPr>
          <w:noProof w:val="0"/>
          <w:spacing w:val="-5"/>
          <w:sz w:val="28"/>
          <w:szCs w:val="22"/>
          <w:lang w:val="vi"/>
        </w:rPr>
        <w:t xml:space="preserve"> </w:t>
      </w:r>
      <w:r w:rsidRPr="00197A0E">
        <w:rPr>
          <w:noProof w:val="0"/>
          <w:spacing w:val="-4"/>
          <w:sz w:val="28"/>
          <w:szCs w:val="22"/>
          <w:lang w:val="vi"/>
        </w:rPr>
        <w:t>ngữ…</w:t>
      </w:r>
    </w:p>
    <w:p w14:paraId="62E8C62A" w14:textId="77777777" w:rsidR="00197A0E" w:rsidRPr="00197A0E" w:rsidRDefault="00197A0E" w:rsidP="00197A0E">
      <w:pPr>
        <w:widowControl w:val="0"/>
        <w:autoSpaceDE w:val="0"/>
        <w:autoSpaceDN w:val="0"/>
        <w:spacing w:before="122"/>
        <w:ind w:right="21"/>
        <w:jc w:val="both"/>
        <w:rPr>
          <w:noProof w:val="0"/>
          <w:sz w:val="28"/>
          <w:szCs w:val="28"/>
          <w:lang w:val="vi"/>
        </w:rPr>
      </w:pPr>
      <w:r w:rsidRPr="00197A0E">
        <w:rPr>
          <w:noProof w:val="0"/>
          <w:sz w:val="28"/>
          <w:szCs w:val="28"/>
          <w:lang w:val="vi"/>
        </w:rPr>
        <w:t>Bao</w:t>
      </w:r>
      <w:r w:rsidRPr="00197A0E">
        <w:rPr>
          <w:noProof w:val="0"/>
          <w:spacing w:val="-12"/>
          <w:sz w:val="28"/>
          <w:szCs w:val="28"/>
          <w:lang w:val="vi"/>
        </w:rPr>
        <w:t xml:space="preserve"> </w:t>
      </w:r>
      <w:r w:rsidRPr="00197A0E">
        <w:rPr>
          <w:noProof w:val="0"/>
          <w:sz w:val="28"/>
          <w:szCs w:val="28"/>
          <w:lang w:val="vi"/>
        </w:rPr>
        <w:t>gồm</w:t>
      </w:r>
      <w:r w:rsidRPr="00197A0E">
        <w:rPr>
          <w:noProof w:val="0"/>
          <w:spacing w:val="-15"/>
          <w:sz w:val="28"/>
          <w:szCs w:val="28"/>
          <w:lang w:val="vi"/>
        </w:rPr>
        <w:t xml:space="preserve"> </w:t>
      </w:r>
      <w:r w:rsidRPr="00197A0E">
        <w:rPr>
          <w:noProof w:val="0"/>
          <w:sz w:val="28"/>
          <w:szCs w:val="28"/>
          <w:lang w:val="vi"/>
        </w:rPr>
        <w:t>bảng</w:t>
      </w:r>
      <w:r w:rsidRPr="00197A0E">
        <w:rPr>
          <w:noProof w:val="0"/>
          <w:spacing w:val="-10"/>
          <w:sz w:val="28"/>
          <w:szCs w:val="28"/>
          <w:lang w:val="vi"/>
        </w:rPr>
        <w:t xml:space="preserve"> </w:t>
      </w:r>
      <w:r w:rsidRPr="00197A0E">
        <w:rPr>
          <w:noProof w:val="0"/>
          <w:sz w:val="28"/>
          <w:szCs w:val="28"/>
          <w:lang w:val="vi"/>
        </w:rPr>
        <w:t>chú</w:t>
      </w:r>
      <w:r w:rsidRPr="00197A0E">
        <w:rPr>
          <w:noProof w:val="0"/>
          <w:spacing w:val="-12"/>
          <w:sz w:val="28"/>
          <w:szCs w:val="28"/>
          <w:lang w:val="vi"/>
        </w:rPr>
        <w:t xml:space="preserve"> </w:t>
      </w:r>
      <w:r w:rsidRPr="00197A0E">
        <w:rPr>
          <w:noProof w:val="0"/>
          <w:sz w:val="28"/>
          <w:szCs w:val="28"/>
          <w:lang w:val="vi"/>
        </w:rPr>
        <w:t>giải</w:t>
      </w:r>
      <w:r w:rsidRPr="00197A0E">
        <w:rPr>
          <w:noProof w:val="0"/>
          <w:spacing w:val="-10"/>
          <w:sz w:val="28"/>
          <w:szCs w:val="28"/>
          <w:lang w:val="vi"/>
        </w:rPr>
        <w:t xml:space="preserve"> </w:t>
      </w:r>
      <w:r w:rsidRPr="00197A0E">
        <w:rPr>
          <w:noProof w:val="0"/>
          <w:sz w:val="28"/>
          <w:szCs w:val="28"/>
          <w:lang w:val="vi"/>
        </w:rPr>
        <w:t>các</w:t>
      </w:r>
      <w:r w:rsidRPr="00197A0E">
        <w:rPr>
          <w:noProof w:val="0"/>
          <w:spacing w:val="-13"/>
          <w:sz w:val="28"/>
          <w:szCs w:val="28"/>
          <w:lang w:val="vi"/>
        </w:rPr>
        <w:t xml:space="preserve"> </w:t>
      </w:r>
      <w:r w:rsidRPr="00197A0E">
        <w:rPr>
          <w:noProof w:val="0"/>
          <w:sz w:val="28"/>
          <w:szCs w:val="28"/>
          <w:lang w:val="vi"/>
        </w:rPr>
        <w:t>từ</w:t>
      </w:r>
      <w:r w:rsidRPr="00197A0E">
        <w:rPr>
          <w:noProof w:val="0"/>
          <w:spacing w:val="-14"/>
          <w:sz w:val="28"/>
          <w:szCs w:val="28"/>
          <w:lang w:val="vi"/>
        </w:rPr>
        <w:t xml:space="preserve"> </w:t>
      </w:r>
      <w:r w:rsidRPr="00197A0E">
        <w:rPr>
          <w:noProof w:val="0"/>
          <w:sz w:val="28"/>
          <w:szCs w:val="28"/>
          <w:lang w:val="vi"/>
        </w:rPr>
        <w:t>viết</w:t>
      </w:r>
      <w:r w:rsidRPr="00197A0E">
        <w:rPr>
          <w:noProof w:val="0"/>
          <w:spacing w:val="-10"/>
          <w:sz w:val="28"/>
          <w:szCs w:val="28"/>
          <w:lang w:val="vi"/>
        </w:rPr>
        <w:t xml:space="preserve"> </w:t>
      </w:r>
      <w:r w:rsidRPr="00197A0E">
        <w:rPr>
          <w:noProof w:val="0"/>
          <w:sz w:val="28"/>
          <w:szCs w:val="28"/>
          <w:lang w:val="vi"/>
        </w:rPr>
        <w:t>tắt,</w:t>
      </w:r>
      <w:r w:rsidRPr="00197A0E">
        <w:rPr>
          <w:noProof w:val="0"/>
          <w:spacing w:val="-13"/>
          <w:sz w:val="28"/>
          <w:szCs w:val="28"/>
          <w:lang w:val="vi"/>
        </w:rPr>
        <w:t xml:space="preserve"> </w:t>
      </w:r>
      <w:r w:rsidRPr="00197A0E">
        <w:rPr>
          <w:noProof w:val="0"/>
          <w:sz w:val="28"/>
          <w:szCs w:val="28"/>
          <w:lang w:val="vi"/>
        </w:rPr>
        <w:t>ký</w:t>
      </w:r>
      <w:r w:rsidRPr="00197A0E">
        <w:rPr>
          <w:noProof w:val="0"/>
          <w:spacing w:val="-12"/>
          <w:sz w:val="28"/>
          <w:szCs w:val="28"/>
          <w:lang w:val="vi"/>
        </w:rPr>
        <w:t xml:space="preserve"> </w:t>
      </w:r>
      <w:r w:rsidRPr="00197A0E">
        <w:rPr>
          <w:noProof w:val="0"/>
          <w:sz w:val="28"/>
          <w:szCs w:val="28"/>
          <w:lang w:val="vi"/>
        </w:rPr>
        <w:t>hiệu</w:t>
      </w:r>
      <w:r w:rsidRPr="00197A0E">
        <w:rPr>
          <w:noProof w:val="0"/>
          <w:spacing w:val="-10"/>
          <w:sz w:val="28"/>
          <w:szCs w:val="28"/>
          <w:lang w:val="vi"/>
        </w:rPr>
        <w:t xml:space="preserve"> </w:t>
      </w:r>
      <w:r w:rsidRPr="00197A0E">
        <w:rPr>
          <w:noProof w:val="0"/>
          <w:sz w:val="28"/>
          <w:szCs w:val="28"/>
          <w:lang w:val="vi"/>
        </w:rPr>
        <w:t>chữ</w:t>
      </w:r>
      <w:r w:rsidRPr="00197A0E">
        <w:rPr>
          <w:noProof w:val="0"/>
          <w:spacing w:val="-11"/>
          <w:sz w:val="28"/>
          <w:szCs w:val="28"/>
          <w:lang w:val="vi"/>
        </w:rPr>
        <w:t xml:space="preserve"> </w:t>
      </w:r>
      <w:r w:rsidRPr="00197A0E">
        <w:rPr>
          <w:noProof w:val="0"/>
          <w:sz w:val="28"/>
          <w:szCs w:val="28"/>
          <w:lang w:val="vi"/>
        </w:rPr>
        <w:t>quy</w:t>
      </w:r>
      <w:r w:rsidRPr="00197A0E">
        <w:rPr>
          <w:noProof w:val="0"/>
          <w:spacing w:val="-14"/>
          <w:sz w:val="28"/>
          <w:szCs w:val="28"/>
          <w:lang w:val="vi"/>
        </w:rPr>
        <w:t xml:space="preserve"> </w:t>
      </w:r>
      <w:r w:rsidRPr="00197A0E">
        <w:rPr>
          <w:noProof w:val="0"/>
          <w:sz w:val="28"/>
          <w:szCs w:val="28"/>
          <w:lang w:val="vi"/>
        </w:rPr>
        <w:t>ước,</w:t>
      </w:r>
      <w:r w:rsidRPr="00197A0E">
        <w:rPr>
          <w:noProof w:val="0"/>
          <w:spacing w:val="-11"/>
          <w:sz w:val="28"/>
          <w:szCs w:val="28"/>
          <w:lang w:val="vi"/>
        </w:rPr>
        <w:t xml:space="preserve"> </w:t>
      </w:r>
      <w:r w:rsidRPr="00197A0E">
        <w:rPr>
          <w:noProof w:val="0"/>
          <w:sz w:val="28"/>
          <w:szCs w:val="28"/>
          <w:lang w:val="vi"/>
        </w:rPr>
        <w:t>ký</w:t>
      </w:r>
      <w:r w:rsidRPr="00197A0E">
        <w:rPr>
          <w:noProof w:val="0"/>
          <w:spacing w:val="-12"/>
          <w:sz w:val="28"/>
          <w:szCs w:val="28"/>
          <w:lang w:val="vi"/>
        </w:rPr>
        <w:t xml:space="preserve"> </w:t>
      </w:r>
      <w:r w:rsidRPr="00197A0E">
        <w:rPr>
          <w:noProof w:val="0"/>
          <w:sz w:val="28"/>
          <w:szCs w:val="28"/>
          <w:lang w:val="vi"/>
        </w:rPr>
        <w:t>hiệu</w:t>
      </w:r>
      <w:r w:rsidRPr="00197A0E">
        <w:rPr>
          <w:noProof w:val="0"/>
          <w:spacing w:val="-12"/>
          <w:sz w:val="28"/>
          <w:szCs w:val="28"/>
          <w:lang w:val="vi"/>
        </w:rPr>
        <w:t xml:space="preserve"> </w:t>
      </w:r>
      <w:r w:rsidRPr="00197A0E">
        <w:rPr>
          <w:noProof w:val="0"/>
          <w:sz w:val="28"/>
          <w:szCs w:val="28"/>
          <w:lang w:val="vi"/>
        </w:rPr>
        <w:t>dấu,</w:t>
      </w:r>
      <w:r w:rsidRPr="00197A0E">
        <w:rPr>
          <w:noProof w:val="0"/>
          <w:spacing w:val="-13"/>
          <w:sz w:val="28"/>
          <w:szCs w:val="28"/>
          <w:lang w:val="vi"/>
        </w:rPr>
        <w:t xml:space="preserve"> </w:t>
      </w:r>
      <w:r w:rsidRPr="00197A0E">
        <w:rPr>
          <w:noProof w:val="0"/>
          <w:sz w:val="28"/>
          <w:szCs w:val="28"/>
          <w:lang w:val="vi"/>
        </w:rPr>
        <w:t>đơn vị, thuật ngữ… dùng trong báo cáo. Lưu ý, trình bày ký hiệu và từ viết tắt trước (cột thứ nhất), từ đầy đủ sau (cột thứ 2).</w:t>
      </w:r>
    </w:p>
    <w:p w14:paraId="17071AAB" w14:textId="77777777" w:rsidR="00197A0E" w:rsidRPr="00197A0E" w:rsidRDefault="00197A0E" w:rsidP="00197A0E">
      <w:pPr>
        <w:widowControl w:val="0"/>
        <w:numPr>
          <w:ilvl w:val="0"/>
          <w:numId w:val="6"/>
        </w:numPr>
        <w:tabs>
          <w:tab w:val="left" w:pos="1078"/>
        </w:tabs>
        <w:autoSpaceDE w:val="0"/>
        <w:autoSpaceDN w:val="0"/>
        <w:spacing w:before="123"/>
        <w:ind w:left="1078" w:hanging="357"/>
        <w:outlineLvl w:val="0"/>
        <w:rPr>
          <w:b/>
          <w:bCs/>
          <w:noProof w:val="0"/>
          <w:sz w:val="28"/>
          <w:szCs w:val="28"/>
          <w:lang w:val="vi"/>
        </w:rPr>
      </w:pPr>
      <w:r w:rsidRPr="00197A0E">
        <w:rPr>
          <w:b/>
          <w:bCs/>
          <w:noProof w:val="0"/>
          <w:sz w:val="28"/>
          <w:szCs w:val="28"/>
          <w:lang w:val="vi"/>
        </w:rPr>
        <w:t>PHẦN</w:t>
      </w:r>
      <w:r w:rsidRPr="00197A0E">
        <w:rPr>
          <w:b/>
          <w:bCs/>
          <w:noProof w:val="0"/>
          <w:spacing w:val="-7"/>
          <w:sz w:val="28"/>
          <w:szCs w:val="28"/>
          <w:lang w:val="vi"/>
        </w:rPr>
        <w:t xml:space="preserve"> </w:t>
      </w:r>
      <w:r w:rsidRPr="00197A0E">
        <w:rPr>
          <w:b/>
          <w:bCs/>
          <w:noProof w:val="0"/>
          <w:spacing w:val="-4"/>
          <w:sz w:val="28"/>
          <w:szCs w:val="28"/>
          <w:lang w:val="vi"/>
        </w:rPr>
        <w:t>CHÍNH</w:t>
      </w:r>
    </w:p>
    <w:p w14:paraId="0696CAB2" w14:textId="77777777" w:rsidR="00197A0E" w:rsidRPr="00197A0E" w:rsidRDefault="00197A0E" w:rsidP="00197A0E">
      <w:pPr>
        <w:widowControl w:val="0"/>
        <w:numPr>
          <w:ilvl w:val="1"/>
          <w:numId w:val="6"/>
        </w:numPr>
        <w:tabs>
          <w:tab w:val="left" w:pos="1000"/>
        </w:tabs>
        <w:autoSpaceDE w:val="0"/>
        <w:autoSpaceDN w:val="0"/>
        <w:spacing w:before="115"/>
        <w:ind w:left="1000" w:hanging="279"/>
        <w:rPr>
          <w:noProof w:val="0"/>
          <w:sz w:val="28"/>
          <w:szCs w:val="22"/>
          <w:lang w:val="vi"/>
        </w:rPr>
      </w:pPr>
      <w:r w:rsidRPr="00197A0E">
        <w:rPr>
          <w:noProof w:val="0"/>
          <w:sz w:val="28"/>
          <w:szCs w:val="22"/>
          <w:lang w:val="vi"/>
        </w:rPr>
        <w:t>Mở</w:t>
      </w:r>
      <w:r w:rsidRPr="00197A0E">
        <w:rPr>
          <w:noProof w:val="0"/>
          <w:spacing w:val="-1"/>
          <w:sz w:val="28"/>
          <w:szCs w:val="22"/>
          <w:lang w:val="vi"/>
        </w:rPr>
        <w:t xml:space="preserve"> </w:t>
      </w:r>
      <w:r w:rsidRPr="00197A0E">
        <w:rPr>
          <w:noProof w:val="0"/>
          <w:spacing w:val="-5"/>
          <w:sz w:val="28"/>
          <w:szCs w:val="22"/>
          <w:lang w:val="vi"/>
        </w:rPr>
        <w:t>đầu</w:t>
      </w:r>
    </w:p>
    <w:p w14:paraId="61EAC775" w14:textId="77777777" w:rsidR="00197A0E" w:rsidRPr="00197A0E" w:rsidRDefault="00197A0E" w:rsidP="00197A0E">
      <w:pPr>
        <w:widowControl w:val="0"/>
        <w:autoSpaceDE w:val="0"/>
        <w:autoSpaceDN w:val="0"/>
        <w:spacing w:before="120"/>
        <w:ind w:right="25"/>
        <w:jc w:val="both"/>
        <w:rPr>
          <w:noProof w:val="0"/>
          <w:sz w:val="28"/>
          <w:szCs w:val="28"/>
          <w:lang w:val="vi"/>
        </w:rPr>
      </w:pPr>
      <w:r w:rsidRPr="00197A0E">
        <w:rPr>
          <w:noProof w:val="0"/>
          <w:sz w:val="28"/>
          <w:szCs w:val="28"/>
          <w:lang w:val="vi"/>
        </w:rPr>
        <w:t>Giới thiệu vắn tắt về sự hình thành đề tài, mục tiêu, nội dung, ý nghĩa khoa học và ý nghĩa thực tiễn</w:t>
      </w:r>
    </w:p>
    <w:p w14:paraId="06F2C792" w14:textId="77777777" w:rsidR="00197A0E" w:rsidRPr="00197A0E" w:rsidRDefault="00197A0E" w:rsidP="00197A0E">
      <w:pPr>
        <w:widowControl w:val="0"/>
        <w:numPr>
          <w:ilvl w:val="1"/>
          <w:numId w:val="6"/>
        </w:numPr>
        <w:tabs>
          <w:tab w:val="left" w:pos="995"/>
        </w:tabs>
        <w:autoSpaceDE w:val="0"/>
        <w:autoSpaceDN w:val="0"/>
        <w:spacing w:before="122"/>
        <w:ind w:left="2" w:right="24" w:firstLine="719"/>
        <w:rPr>
          <w:noProof w:val="0"/>
          <w:sz w:val="28"/>
          <w:szCs w:val="22"/>
          <w:lang w:val="vi"/>
        </w:rPr>
      </w:pPr>
      <w:r w:rsidRPr="00197A0E">
        <w:rPr>
          <w:noProof w:val="0"/>
          <w:sz w:val="28"/>
          <w:szCs w:val="22"/>
          <w:lang w:val="vi"/>
        </w:rPr>
        <w:t>Tổng</w:t>
      </w:r>
      <w:r w:rsidRPr="00197A0E">
        <w:rPr>
          <w:noProof w:val="0"/>
          <w:spacing w:val="-8"/>
          <w:sz w:val="28"/>
          <w:szCs w:val="22"/>
          <w:lang w:val="vi"/>
        </w:rPr>
        <w:t xml:space="preserve"> </w:t>
      </w:r>
      <w:r w:rsidRPr="00197A0E">
        <w:rPr>
          <w:noProof w:val="0"/>
          <w:sz w:val="28"/>
          <w:szCs w:val="22"/>
          <w:lang w:val="vi"/>
        </w:rPr>
        <w:t>quan</w:t>
      </w:r>
      <w:r w:rsidRPr="00197A0E">
        <w:rPr>
          <w:noProof w:val="0"/>
          <w:spacing w:val="-8"/>
          <w:sz w:val="28"/>
          <w:szCs w:val="22"/>
          <w:lang w:val="vi"/>
        </w:rPr>
        <w:t xml:space="preserve"> </w:t>
      </w:r>
      <w:r w:rsidRPr="00197A0E">
        <w:rPr>
          <w:noProof w:val="0"/>
          <w:sz w:val="28"/>
          <w:szCs w:val="22"/>
          <w:lang w:val="vi"/>
        </w:rPr>
        <w:t>tình</w:t>
      </w:r>
      <w:r w:rsidRPr="00197A0E">
        <w:rPr>
          <w:noProof w:val="0"/>
          <w:spacing w:val="-6"/>
          <w:sz w:val="28"/>
          <w:szCs w:val="22"/>
          <w:lang w:val="vi"/>
        </w:rPr>
        <w:t xml:space="preserve"> </w:t>
      </w:r>
      <w:r w:rsidRPr="00197A0E">
        <w:rPr>
          <w:noProof w:val="0"/>
          <w:sz w:val="28"/>
          <w:szCs w:val="22"/>
          <w:lang w:val="vi"/>
        </w:rPr>
        <w:t>hình</w:t>
      </w:r>
      <w:r w:rsidRPr="00197A0E">
        <w:rPr>
          <w:noProof w:val="0"/>
          <w:spacing w:val="-6"/>
          <w:sz w:val="28"/>
          <w:szCs w:val="22"/>
          <w:lang w:val="vi"/>
        </w:rPr>
        <w:t xml:space="preserve"> </w:t>
      </w:r>
      <w:r w:rsidRPr="00197A0E">
        <w:rPr>
          <w:noProof w:val="0"/>
          <w:sz w:val="28"/>
          <w:szCs w:val="22"/>
          <w:lang w:val="vi"/>
        </w:rPr>
        <w:t>nghiên</w:t>
      </w:r>
      <w:r w:rsidRPr="00197A0E">
        <w:rPr>
          <w:noProof w:val="0"/>
          <w:spacing w:val="-6"/>
          <w:sz w:val="28"/>
          <w:szCs w:val="22"/>
          <w:lang w:val="vi"/>
        </w:rPr>
        <w:t xml:space="preserve"> </w:t>
      </w:r>
      <w:r w:rsidRPr="00197A0E">
        <w:rPr>
          <w:noProof w:val="0"/>
          <w:sz w:val="28"/>
          <w:szCs w:val="22"/>
          <w:lang w:val="vi"/>
        </w:rPr>
        <w:t>cứu,</w:t>
      </w:r>
      <w:r w:rsidRPr="00197A0E">
        <w:rPr>
          <w:noProof w:val="0"/>
          <w:spacing w:val="-7"/>
          <w:sz w:val="28"/>
          <w:szCs w:val="22"/>
          <w:lang w:val="vi"/>
        </w:rPr>
        <w:t xml:space="preserve"> </w:t>
      </w:r>
      <w:r w:rsidRPr="00197A0E">
        <w:rPr>
          <w:noProof w:val="0"/>
          <w:sz w:val="28"/>
          <w:szCs w:val="22"/>
          <w:lang w:val="vi"/>
        </w:rPr>
        <w:t>luận</w:t>
      </w:r>
      <w:r w:rsidRPr="00197A0E">
        <w:rPr>
          <w:noProof w:val="0"/>
          <w:spacing w:val="-8"/>
          <w:sz w:val="28"/>
          <w:szCs w:val="22"/>
          <w:lang w:val="vi"/>
        </w:rPr>
        <w:t xml:space="preserve"> </w:t>
      </w:r>
      <w:r w:rsidRPr="00197A0E">
        <w:rPr>
          <w:noProof w:val="0"/>
          <w:sz w:val="28"/>
          <w:szCs w:val="22"/>
          <w:lang w:val="vi"/>
        </w:rPr>
        <w:t>giải</w:t>
      </w:r>
      <w:r w:rsidRPr="00197A0E">
        <w:rPr>
          <w:noProof w:val="0"/>
          <w:spacing w:val="-6"/>
          <w:sz w:val="28"/>
          <w:szCs w:val="22"/>
          <w:lang w:val="vi"/>
        </w:rPr>
        <w:t xml:space="preserve"> </w:t>
      </w:r>
      <w:r w:rsidRPr="00197A0E">
        <w:rPr>
          <w:noProof w:val="0"/>
          <w:sz w:val="28"/>
          <w:szCs w:val="22"/>
          <w:lang w:val="vi"/>
        </w:rPr>
        <w:t>về</w:t>
      </w:r>
      <w:r w:rsidRPr="00197A0E">
        <w:rPr>
          <w:noProof w:val="0"/>
          <w:spacing w:val="-7"/>
          <w:sz w:val="28"/>
          <w:szCs w:val="22"/>
          <w:lang w:val="vi"/>
        </w:rPr>
        <w:t xml:space="preserve"> </w:t>
      </w:r>
      <w:r w:rsidRPr="00197A0E">
        <w:rPr>
          <w:noProof w:val="0"/>
          <w:sz w:val="28"/>
          <w:szCs w:val="22"/>
          <w:lang w:val="vi"/>
        </w:rPr>
        <w:t>mục</w:t>
      </w:r>
      <w:r w:rsidRPr="00197A0E">
        <w:rPr>
          <w:noProof w:val="0"/>
          <w:spacing w:val="-7"/>
          <w:sz w:val="28"/>
          <w:szCs w:val="22"/>
          <w:lang w:val="vi"/>
        </w:rPr>
        <w:t xml:space="preserve"> </w:t>
      </w:r>
      <w:r w:rsidRPr="00197A0E">
        <w:rPr>
          <w:noProof w:val="0"/>
          <w:sz w:val="28"/>
          <w:szCs w:val="22"/>
          <w:lang w:val="vi"/>
        </w:rPr>
        <w:t>tiêu</w:t>
      </w:r>
      <w:r w:rsidRPr="00197A0E">
        <w:rPr>
          <w:noProof w:val="0"/>
          <w:spacing w:val="-8"/>
          <w:sz w:val="28"/>
          <w:szCs w:val="22"/>
          <w:lang w:val="vi"/>
        </w:rPr>
        <w:t xml:space="preserve"> </w:t>
      </w:r>
      <w:r w:rsidRPr="00197A0E">
        <w:rPr>
          <w:noProof w:val="0"/>
          <w:sz w:val="28"/>
          <w:szCs w:val="22"/>
          <w:lang w:val="vi"/>
        </w:rPr>
        <w:t>và</w:t>
      </w:r>
      <w:r w:rsidRPr="00197A0E">
        <w:rPr>
          <w:noProof w:val="0"/>
          <w:spacing w:val="-9"/>
          <w:sz w:val="28"/>
          <w:szCs w:val="22"/>
          <w:lang w:val="vi"/>
        </w:rPr>
        <w:t xml:space="preserve"> </w:t>
      </w:r>
      <w:r w:rsidRPr="00197A0E">
        <w:rPr>
          <w:noProof w:val="0"/>
          <w:sz w:val="28"/>
          <w:szCs w:val="22"/>
          <w:lang w:val="vi"/>
        </w:rPr>
        <w:t>những</w:t>
      </w:r>
      <w:r w:rsidRPr="00197A0E">
        <w:rPr>
          <w:noProof w:val="0"/>
          <w:spacing w:val="-8"/>
          <w:sz w:val="28"/>
          <w:szCs w:val="22"/>
          <w:lang w:val="vi"/>
        </w:rPr>
        <w:t xml:space="preserve"> </w:t>
      </w:r>
      <w:r w:rsidRPr="00197A0E">
        <w:rPr>
          <w:noProof w:val="0"/>
          <w:sz w:val="28"/>
          <w:szCs w:val="22"/>
          <w:lang w:val="vi"/>
        </w:rPr>
        <w:t>nội</w:t>
      </w:r>
      <w:r w:rsidRPr="00197A0E">
        <w:rPr>
          <w:noProof w:val="0"/>
          <w:spacing w:val="-8"/>
          <w:sz w:val="28"/>
          <w:szCs w:val="22"/>
          <w:lang w:val="vi"/>
        </w:rPr>
        <w:t xml:space="preserve"> </w:t>
      </w:r>
      <w:r w:rsidRPr="00197A0E">
        <w:rPr>
          <w:noProof w:val="0"/>
          <w:sz w:val="28"/>
          <w:szCs w:val="22"/>
          <w:lang w:val="vi"/>
        </w:rPr>
        <w:t>dung nghiên cứu của đề tài</w:t>
      </w:r>
    </w:p>
    <w:p w14:paraId="2ADEED61" w14:textId="77777777" w:rsidR="00197A0E" w:rsidRPr="00197A0E" w:rsidRDefault="00197A0E" w:rsidP="00197A0E">
      <w:pPr>
        <w:widowControl w:val="0"/>
        <w:autoSpaceDE w:val="0"/>
        <w:autoSpaceDN w:val="0"/>
        <w:spacing w:before="119"/>
        <w:ind w:right="22"/>
        <w:jc w:val="both"/>
        <w:rPr>
          <w:noProof w:val="0"/>
          <w:sz w:val="28"/>
          <w:szCs w:val="28"/>
          <w:lang w:val="vi"/>
        </w:rPr>
      </w:pPr>
      <w:r w:rsidRPr="00197A0E">
        <w:rPr>
          <w:noProof w:val="0"/>
          <w:sz w:val="28"/>
          <w:szCs w:val="28"/>
          <w:lang w:val="vi"/>
        </w:rPr>
        <w:t>Đánh giá tổng quan tình hình nghiên cứu thuộc lĩnh vực của đề tài, từ đó luận</w:t>
      </w:r>
      <w:r w:rsidRPr="00197A0E">
        <w:rPr>
          <w:noProof w:val="0"/>
          <w:spacing w:val="-11"/>
          <w:sz w:val="28"/>
          <w:szCs w:val="28"/>
          <w:lang w:val="vi"/>
        </w:rPr>
        <w:t xml:space="preserve"> </w:t>
      </w:r>
      <w:r w:rsidRPr="00197A0E">
        <w:rPr>
          <w:noProof w:val="0"/>
          <w:sz w:val="28"/>
          <w:szCs w:val="28"/>
          <w:lang w:val="vi"/>
        </w:rPr>
        <w:t>giải</w:t>
      </w:r>
      <w:r w:rsidRPr="00197A0E">
        <w:rPr>
          <w:noProof w:val="0"/>
          <w:spacing w:val="-11"/>
          <w:sz w:val="28"/>
          <w:szCs w:val="28"/>
          <w:lang w:val="vi"/>
        </w:rPr>
        <w:t xml:space="preserve"> </w:t>
      </w:r>
      <w:r w:rsidRPr="00197A0E">
        <w:rPr>
          <w:noProof w:val="0"/>
          <w:sz w:val="28"/>
          <w:szCs w:val="28"/>
          <w:lang w:val="vi"/>
        </w:rPr>
        <w:t>những</w:t>
      </w:r>
      <w:r w:rsidRPr="00197A0E">
        <w:rPr>
          <w:noProof w:val="0"/>
          <w:spacing w:val="-11"/>
          <w:sz w:val="28"/>
          <w:szCs w:val="28"/>
          <w:lang w:val="vi"/>
        </w:rPr>
        <w:t xml:space="preserve"> </w:t>
      </w:r>
      <w:r w:rsidRPr="00197A0E">
        <w:rPr>
          <w:noProof w:val="0"/>
          <w:sz w:val="28"/>
          <w:szCs w:val="28"/>
          <w:lang w:val="vi"/>
        </w:rPr>
        <w:t>vấn</w:t>
      </w:r>
      <w:r w:rsidRPr="00197A0E">
        <w:rPr>
          <w:noProof w:val="0"/>
          <w:spacing w:val="-11"/>
          <w:sz w:val="28"/>
          <w:szCs w:val="28"/>
          <w:lang w:val="vi"/>
        </w:rPr>
        <w:t xml:space="preserve"> </w:t>
      </w:r>
      <w:r w:rsidRPr="00197A0E">
        <w:rPr>
          <w:noProof w:val="0"/>
          <w:sz w:val="28"/>
          <w:szCs w:val="28"/>
          <w:lang w:val="vi"/>
        </w:rPr>
        <w:t>đề</w:t>
      </w:r>
      <w:r w:rsidRPr="00197A0E">
        <w:rPr>
          <w:noProof w:val="0"/>
          <w:spacing w:val="-11"/>
          <w:sz w:val="28"/>
          <w:szCs w:val="28"/>
          <w:lang w:val="vi"/>
        </w:rPr>
        <w:t xml:space="preserve"> </w:t>
      </w:r>
      <w:r w:rsidRPr="00197A0E">
        <w:rPr>
          <w:noProof w:val="0"/>
          <w:sz w:val="28"/>
          <w:szCs w:val="28"/>
          <w:lang w:val="vi"/>
        </w:rPr>
        <w:t>tài</w:t>
      </w:r>
      <w:r w:rsidRPr="00197A0E">
        <w:rPr>
          <w:noProof w:val="0"/>
          <w:spacing w:val="-13"/>
          <w:sz w:val="28"/>
          <w:szCs w:val="28"/>
          <w:lang w:val="vi"/>
        </w:rPr>
        <w:t xml:space="preserve"> </w:t>
      </w:r>
      <w:r w:rsidRPr="00197A0E">
        <w:rPr>
          <w:noProof w:val="0"/>
          <w:sz w:val="28"/>
          <w:szCs w:val="28"/>
          <w:lang w:val="vi"/>
        </w:rPr>
        <w:t>kế</w:t>
      </w:r>
      <w:r w:rsidRPr="00197A0E">
        <w:rPr>
          <w:noProof w:val="0"/>
          <w:spacing w:val="-11"/>
          <w:sz w:val="28"/>
          <w:szCs w:val="28"/>
          <w:lang w:val="vi"/>
        </w:rPr>
        <w:t xml:space="preserve"> </w:t>
      </w:r>
      <w:r w:rsidRPr="00197A0E">
        <w:rPr>
          <w:noProof w:val="0"/>
          <w:sz w:val="28"/>
          <w:szCs w:val="28"/>
          <w:lang w:val="vi"/>
        </w:rPr>
        <w:t>thừa</w:t>
      </w:r>
      <w:r w:rsidRPr="00197A0E">
        <w:rPr>
          <w:noProof w:val="0"/>
          <w:spacing w:val="-11"/>
          <w:sz w:val="28"/>
          <w:szCs w:val="28"/>
          <w:lang w:val="vi"/>
        </w:rPr>
        <w:t xml:space="preserve"> </w:t>
      </w:r>
      <w:r w:rsidRPr="00197A0E">
        <w:rPr>
          <w:noProof w:val="0"/>
          <w:sz w:val="28"/>
          <w:szCs w:val="28"/>
          <w:lang w:val="vi"/>
        </w:rPr>
        <w:t>và</w:t>
      </w:r>
      <w:r w:rsidRPr="00197A0E">
        <w:rPr>
          <w:noProof w:val="0"/>
          <w:spacing w:val="-11"/>
          <w:sz w:val="28"/>
          <w:szCs w:val="28"/>
          <w:lang w:val="vi"/>
        </w:rPr>
        <w:t xml:space="preserve"> </w:t>
      </w:r>
      <w:r w:rsidRPr="00197A0E">
        <w:rPr>
          <w:noProof w:val="0"/>
          <w:sz w:val="28"/>
          <w:szCs w:val="28"/>
          <w:lang w:val="vi"/>
        </w:rPr>
        <w:t>những</w:t>
      </w:r>
      <w:r w:rsidRPr="00197A0E">
        <w:rPr>
          <w:noProof w:val="0"/>
          <w:spacing w:val="-13"/>
          <w:sz w:val="28"/>
          <w:szCs w:val="28"/>
          <w:lang w:val="vi"/>
        </w:rPr>
        <w:t xml:space="preserve"> </w:t>
      </w:r>
      <w:r w:rsidRPr="00197A0E">
        <w:rPr>
          <w:noProof w:val="0"/>
          <w:sz w:val="28"/>
          <w:szCs w:val="28"/>
          <w:lang w:val="vi"/>
        </w:rPr>
        <w:t>vấn</w:t>
      </w:r>
      <w:r w:rsidRPr="00197A0E">
        <w:rPr>
          <w:noProof w:val="0"/>
          <w:spacing w:val="-11"/>
          <w:sz w:val="28"/>
          <w:szCs w:val="28"/>
          <w:lang w:val="vi"/>
        </w:rPr>
        <w:t xml:space="preserve"> </w:t>
      </w:r>
      <w:r w:rsidRPr="00197A0E">
        <w:rPr>
          <w:noProof w:val="0"/>
          <w:sz w:val="28"/>
          <w:szCs w:val="28"/>
          <w:lang w:val="vi"/>
        </w:rPr>
        <w:t>đề</w:t>
      </w:r>
      <w:r w:rsidRPr="00197A0E">
        <w:rPr>
          <w:noProof w:val="0"/>
          <w:spacing w:val="-11"/>
          <w:sz w:val="28"/>
          <w:szCs w:val="28"/>
          <w:lang w:val="vi"/>
        </w:rPr>
        <w:t xml:space="preserve"> </w:t>
      </w:r>
      <w:r w:rsidRPr="00197A0E">
        <w:rPr>
          <w:noProof w:val="0"/>
          <w:sz w:val="28"/>
          <w:szCs w:val="28"/>
          <w:lang w:val="vi"/>
        </w:rPr>
        <w:t>đề</w:t>
      </w:r>
      <w:r w:rsidRPr="00197A0E">
        <w:rPr>
          <w:noProof w:val="0"/>
          <w:spacing w:val="-11"/>
          <w:sz w:val="28"/>
          <w:szCs w:val="28"/>
          <w:lang w:val="vi"/>
        </w:rPr>
        <w:t xml:space="preserve"> </w:t>
      </w:r>
      <w:r w:rsidRPr="00197A0E">
        <w:rPr>
          <w:noProof w:val="0"/>
          <w:sz w:val="28"/>
          <w:szCs w:val="28"/>
          <w:lang w:val="vi"/>
        </w:rPr>
        <w:t>tài</w:t>
      </w:r>
      <w:r w:rsidRPr="00197A0E">
        <w:rPr>
          <w:noProof w:val="0"/>
          <w:spacing w:val="-11"/>
          <w:sz w:val="28"/>
          <w:szCs w:val="28"/>
          <w:lang w:val="vi"/>
        </w:rPr>
        <w:t xml:space="preserve"> </w:t>
      </w:r>
      <w:r w:rsidRPr="00197A0E">
        <w:rPr>
          <w:noProof w:val="0"/>
          <w:sz w:val="28"/>
          <w:szCs w:val="28"/>
          <w:lang w:val="vi"/>
        </w:rPr>
        <w:t>tập</w:t>
      </w:r>
      <w:r w:rsidRPr="00197A0E">
        <w:rPr>
          <w:noProof w:val="0"/>
          <w:spacing w:val="-11"/>
          <w:sz w:val="28"/>
          <w:szCs w:val="28"/>
          <w:lang w:val="vi"/>
        </w:rPr>
        <w:t xml:space="preserve"> </w:t>
      </w:r>
      <w:r w:rsidRPr="00197A0E">
        <w:rPr>
          <w:noProof w:val="0"/>
          <w:sz w:val="28"/>
          <w:szCs w:val="28"/>
          <w:lang w:val="vi"/>
        </w:rPr>
        <w:t>trung</w:t>
      </w:r>
      <w:r w:rsidRPr="00197A0E">
        <w:rPr>
          <w:noProof w:val="0"/>
          <w:spacing w:val="-11"/>
          <w:sz w:val="28"/>
          <w:szCs w:val="28"/>
          <w:lang w:val="vi"/>
        </w:rPr>
        <w:t xml:space="preserve"> </w:t>
      </w:r>
      <w:r w:rsidRPr="00197A0E">
        <w:rPr>
          <w:noProof w:val="0"/>
          <w:sz w:val="28"/>
          <w:szCs w:val="28"/>
          <w:lang w:val="vi"/>
        </w:rPr>
        <w:t>giải</w:t>
      </w:r>
      <w:r w:rsidRPr="00197A0E">
        <w:rPr>
          <w:noProof w:val="0"/>
          <w:spacing w:val="-13"/>
          <w:sz w:val="28"/>
          <w:szCs w:val="28"/>
          <w:lang w:val="vi"/>
        </w:rPr>
        <w:t xml:space="preserve"> </w:t>
      </w:r>
      <w:r w:rsidRPr="00197A0E">
        <w:rPr>
          <w:noProof w:val="0"/>
          <w:sz w:val="28"/>
          <w:szCs w:val="28"/>
          <w:lang w:val="vi"/>
        </w:rPr>
        <w:t>quyết</w:t>
      </w:r>
      <w:r w:rsidRPr="00197A0E">
        <w:rPr>
          <w:noProof w:val="0"/>
          <w:spacing w:val="40"/>
          <w:sz w:val="28"/>
          <w:szCs w:val="28"/>
          <w:lang w:val="vi"/>
        </w:rPr>
        <w:t xml:space="preserve"> </w:t>
      </w:r>
      <w:r w:rsidRPr="00197A0E">
        <w:rPr>
          <w:noProof w:val="0"/>
          <w:sz w:val="28"/>
          <w:szCs w:val="28"/>
          <w:lang w:val="vi"/>
        </w:rPr>
        <w:t>cũng như tính cần thiết, ý nghĩa khoa học, ý nghĩa thực tiễn của đề tài</w:t>
      </w:r>
    </w:p>
    <w:p w14:paraId="454564B3" w14:textId="77777777" w:rsidR="00197A0E" w:rsidRPr="00197A0E" w:rsidRDefault="00197A0E" w:rsidP="00197A0E">
      <w:pPr>
        <w:widowControl w:val="0"/>
        <w:numPr>
          <w:ilvl w:val="1"/>
          <w:numId w:val="6"/>
        </w:numPr>
        <w:tabs>
          <w:tab w:val="left" w:pos="1000"/>
        </w:tabs>
        <w:autoSpaceDE w:val="0"/>
        <w:autoSpaceDN w:val="0"/>
        <w:spacing w:before="119"/>
        <w:ind w:left="1000" w:hanging="279"/>
        <w:rPr>
          <w:noProof w:val="0"/>
          <w:sz w:val="28"/>
          <w:szCs w:val="22"/>
          <w:lang w:val="vi"/>
        </w:rPr>
      </w:pPr>
      <w:r w:rsidRPr="00197A0E">
        <w:rPr>
          <w:noProof w:val="0"/>
          <w:sz w:val="28"/>
          <w:szCs w:val="22"/>
          <w:lang w:val="vi"/>
        </w:rPr>
        <w:t>Phương</w:t>
      </w:r>
      <w:r w:rsidRPr="00197A0E">
        <w:rPr>
          <w:noProof w:val="0"/>
          <w:spacing w:val="-7"/>
          <w:sz w:val="28"/>
          <w:szCs w:val="22"/>
          <w:lang w:val="vi"/>
        </w:rPr>
        <w:t xml:space="preserve"> </w:t>
      </w:r>
      <w:r w:rsidRPr="00197A0E">
        <w:rPr>
          <w:noProof w:val="0"/>
          <w:sz w:val="28"/>
          <w:szCs w:val="22"/>
          <w:lang w:val="vi"/>
        </w:rPr>
        <w:t>pháp</w:t>
      </w:r>
      <w:r w:rsidRPr="00197A0E">
        <w:rPr>
          <w:noProof w:val="0"/>
          <w:spacing w:val="-3"/>
          <w:sz w:val="28"/>
          <w:szCs w:val="22"/>
          <w:lang w:val="vi"/>
        </w:rPr>
        <w:t xml:space="preserve"> </w:t>
      </w:r>
      <w:r w:rsidRPr="00197A0E">
        <w:rPr>
          <w:noProof w:val="0"/>
          <w:sz w:val="28"/>
          <w:szCs w:val="22"/>
          <w:lang w:val="vi"/>
        </w:rPr>
        <w:t>tiếp</w:t>
      </w:r>
      <w:r w:rsidRPr="00197A0E">
        <w:rPr>
          <w:noProof w:val="0"/>
          <w:spacing w:val="-3"/>
          <w:sz w:val="28"/>
          <w:szCs w:val="22"/>
          <w:lang w:val="vi"/>
        </w:rPr>
        <w:t xml:space="preserve"> </w:t>
      </w:r>
      <w:r w:rsidRPr="00197A0E">
        <w:rPr>
          <w:noProof w:val="0"/>
          <w:sz w:val="28"/>
          <w:szCs w:val="22"/>
          <w:lang w:val="vi"/>
        </w:rPr>
        <w:t>cận,</w:t>
      </w:r>
      <w:r w:rsidRPr="00197A0E">
        <w:rPr>
          <w:noProof w:val="0"/>
          <w:spacing w:val="-5"/>
          <w:sz w:val="28"/>
          <w:szCs w:val="22"/>
          <w:lang w:val="vi"/>
        </w:rPr>
        <w:t xml:space="preserve"> </w:t>
      </w:r>
      <w:r w:rsidRPr="00197A0E">
        <w:rPr>
          <w:noProof w:val="0"/>
          <w:sz w:val="28"/>
          <w:szCs w:val="22"/>
          <w:lang w:val="vi"/>
        </w:rPr>
        <w:t>phương</w:t>
      </w:r>
      <w:r w:rsidRPr="00197A0E">
        <w:rPr>
          <w:noProof w:val="0"/>
          <w:spacing w:val="-7"/>
          <w:sz w:val="28"/>
          <w:szCs w:val="22"/>
          <w:lang w:val="vi"/>
        </w:rPr>
        <w:t xml:space="preserve"> </w:t>
      </w:r>
      <w:r w:rsidRPr="00197A0E">
        <w:rPr>
          <w:noProof w:val="0"/>
          <w:sz w:val="28"/>
          <w:szCs w:val="22"/>
          <w:lang w:val="vi"/>
        </w:rPr>
        <w:t>pháp</w:t>
      </w:r>
      <w:r w:rsidRPr="00197A0E">
        <w:rPr>
          <w:noProof w:val="0"/>
          <w:spacing w:val="-6"/>
          <w:sz w:val="28"/>
          <w:szCs w:val="22"/>
          <w:lang w:val="vi"/>
        </w:rPr>
        <w:t xml:space="preserve"> </w:t>
      </w:r>
      <w:r w:rsidRPr="00197A0E">
        <w:rPr>
          <w:noProof w:val="0"/>
          <w:sz w:val="28"/>
          <w:szCs w:val="22"/>
          <w:lang w:val="vi"/>
        </w:rPr>
        <w:t>nghiên</w:t>
      </w:r>
      <w:r w:rsidRPr="00197A0E">
        <w:rPr>
          <w:noProof w:val="0"/>
          <w:spacing w:val="-2"/>
          <w:sz w:val="28"/>
          <w:szCs w:val="22"/>
          <w:lang w:val="vi"/>
        </w:rPr>
        <w:t xml:space="preserve"> </w:t>
      </w:r>
      <w:r w:rsidRPr="00197A0E">
        <w:rPr>
          <w:noProof w:val="0"/>
          <w:spacing w:val="-5"/>
          <w:sz w:val="28"/>
          <w:szCs w:val="22"/>
          <w:lang w:val="vi"/>
        </w:rPr>
        <w:t>cứu</w:t>
      </w:r>
    </w:p>
    <w:p w14:paraId="1235054A" w14:textId="77777777" w:rsidR="00197A0E" w:rsidRPr="00197A0E" w:rsidRDefault="00197A0E" w:rsidP="00197A0E">
      <w:pPr>
        <w:widowControl w:val="0"/>
        <w:numPr>
          <w:ilvl w:val="2"/>
          <w:numId w:val="6"/>
        </w:numPr>
        <w:tabs>
          <w:tab w:val="left" w:pos="1013"/>
        </w:tabs>
        <w:autoSpaceDE w:val="0"/>
        <w:autoSpaceDN w:val="0"/>
        <w:spacing w:before="122"/>
        <w:ind w:left="2" w:right="22" w:firstLine="851"/>
        <w:jc w:val="both"/>
        <w:rPr>
          <w:noProof w:val="0"/>
          <w:sz w:val="28"/>
          <w:szCs w:val="22"/>
          <w:lang w:val="vi"/>
        </w:rPr>
      </w:pPr>
      <w:r w:rsidRPr="00197A0E">
        <w:rPr>
          <w:noProof w:val="0"/>
          <w:sz w:val="28"/>
          <w:szCs w:val="22"/>
          <w:lang w:val="vi"/>
        </w:rPr>
        <w:t>Cách</w:t>
      </w:r>
      <w:r w:rsidRPr="00197A0E">
        <w:rPr>
          <w:noProof w:val="0"/>
          <w:spacing w:val="-6"/>
          <w:sz w:val="28"/>
          <w:szCs w:val="22"/>
          <w:lang w:val="vi"/>
        </w:rPr>
        <w:t xml:space="preserve"> </w:t>
      </w:r>
      <w:r w:rsidRPr="00197A0E">
        <w:rPr>
          <w:noProof w:val="0"/>
          <w:sz w:val="28"/>
          <w:szCs w:val="22"/>
          <w:lang w:val="vi"/>
        </w:rPr>
        <w:t>tiếp</w:t>
      </w:r>
      <w:r w:rsidRPr="00197A0E">
        <w:rPr>
          <w:noProof w:val="0"/>
          <w:spacing w:val="-4"/>
          <w:sz w:val="28"/>
          <w:szCs w:val="22"/>
          <w:lang w:val="vi"/>
        </w:rPr>
        <w:t xml:space="preserve"> </w:t>
      </w:r>
      <w:r w:rsidRPr="00197A0E">
        <w:rPr>
          <w:noProof w:val="0"/>
          <w:sz w:val="28"/>
          <w:szCs w:val="22"/>
          <w:lang w:val="vi"/>
        </w:rPr>
        <w:t>cận:</w:t>
      </w:r>
      <w:r w:rsidRPr="00197A0E">
        <w:rPr>
          <w:noProof w:val="0"/>
          <w:spacing w:val="-3"/>
          <w:sz w:val="28"/>
          <w:szCs w:val="22"/>
          <w:lang w:val="vi"/>
        </w:rPr>
        <w:t xml:space="preserve"> </w:t>
      </w:r>
      <w:r w:rsidRPr="00197A0E">
        <w:rPr>
          <w:noProof w:val="0"/>
          <w:sz w:val="28"/>
          <w:szCs w:val="22"/>
          <w:lang w:val="vi"/>
        </w:rPr>
        <w:t>Nêu</w:t>
      </w:r>
      <w:r w:rsidRPr="00197A0E">
        <w:rPr>
          <w:noProof w:val="0"/>
          <w:spacing w:val="-6"/>
          <w:sz w:val="28"/>
          <w:szCs w:val="22"/>
          <w:lang w:val="vi"/>
        </w:rPr>
        <w:t xml:space="preserve"> </w:t>
      </w:r>
      <w:r w:rsidRPr="00197A0E">
        <w:rPr>
          <w:noProof w:val="0"/>
          <w:sz w:val="28"/>
          <w:szCs w:val="22"/>
          <w:lang w:val="vi"/>
        </w:rPr>
        <w:t>phương</w:t>
      </w:r>
      <w:r w:rsidRPr="00197A0E">
        <w:rPr>
          <w:noProof w:val="0"/>
          <w:spacing w:val="-4"/>
          <w:sz w:val="28"/>
          <w:szCs w:val="22"/>
          <w:lang w:val="vi"/>
        </w:rPr>
        <w:t xml:space="preserve"> </w:t>
      </w:r>
      <w:r w:rsidRPr="00197A0E">
        <w:rPr>
          <w:noProof w:val="0"/>
          <w:sz w:val="28"/>
          <w:szCs w:val="22"/>
          <w:lang w:val="vi"/>
        </w:rPr>
        <w:t>pháp</w:t>
      </w:r>
      <w:r w:rsidRPr="00197A0E">
        <w:rPr>
          <w:noProof w:val="0"/>
          <w:spacing w:val="-6"/>
          <w:sz w:val="28"/>
          <w:szCs w:val="22"/>
          <w:lang w:val="vi"/>
        </w:rPr>
        <w:t xml:space="preserve"> </w:t>
      </w:r>
      <w:r w:rsidRPr="00197A0E">
        <w:rPr>
          <w:noProof w:val="0"/>
          <w:sz w:val="28"/>
          <w:szCs w:val="22"/>
          <w:lang w:val="vi"/>
        </w:rPr>
        <w:t>luận,</w:t>
      </w:r>
      <w:r w:rsidRPr="00197A0E">
        <w:rPr>
          <w:noProof w:val="0"/>
          <w:spacing w:val="-7"/>
          <w:sz w:val="28"/>
          <w:szCs w:val="22"/>
          <w:lang w:val="vi"/>
        </w:rPr>
        <w:t xml:space="preserve"> </w:t>
      </w:r>
      <w:r w:rsidRPr="00197A0E">
        <w:rPr>
          <w:noProof w:val="0"/>
          <w:sz w:val="28"/>
          <w:szCs w:val="22"/>
          <w:lang w:val="vi"/>
        </w:rPr>
        <w:t>quan</w:t>
      </w:r>
      <w:r w:rsidRPr="00197A0E">
        <w:rPr>
          <w:noProof w:val="0"/>
          <w:spacing w:val="-6"/>
          <w:sz w:val="28"/>
          <w:szCs w:val="22"/>
          <w:lang w:val="vi"/>
        </w:rPr>
        <w:t xml:space="preserve"> </w:t>
      </w:r>
      <w:r w:rsidRPr="00197A0E">
        <w:rPr>
          <w:noProof w:val="0"/>
          <w:sz w:val="28"/>
          <w:szCs w:val="22"/>
          <w:lang w:val="vi"/>
        </w:rPr>
        <w:t>điểm</w:t>
      </w:r>
      <w:r w:rsidRPr="00197A0E">
        <w:rPr>
          <w:noProof w:val="0"/>
          <w:spacing w:val="-9"/>
          <w:sz w:val="28"/>
          <w:szCs w:val="22"/>
          <w:lang w:val="vi"/>
        </w:rPr>
        <w:t xml:space="preserve"> </w:t>
      </w:r>
      <w:r w:rsidRPr="00197A0E">
        <w:rPr>
          <w:noProof w:val="0"/>
          <w:sz w:val="28"/>
          <w:szCs w:val="22"/>
          <w:lang w:val="vi"/>
        </w:rPr>
        <w:t>và</w:t>
      </w:r>
      <w:r w:rsidRPr="00197A0E">
        <w:rPr>
          <w:noProof w:val="0"/>
          <w:spacing w:val="-4"/>
          <w:sz w:val="28"/>
          <w:szCs w:val="22"/>
          <w:lang w:val="vi"/>
        </w:rPr>
        <w:t xml:space="preserve"> </w:t>
      </w:r>
      <w:r w:rsidRPr="00197A0E">
        <w:rPr>
          <w:noProof w:val="0"/>
          <w:sz w:val="28"/>
          <w:szCs w:val="22"/>
          <w:lang w:val="vi"/>
        </w:rPr>
        <w:t>cách</w:t>
      </w:r>
      <w:r w:rsidRPr="00197A0E">
        <w:rPr>
          <w:noProof w:val="0"/>
          <w:spacing w:val="-4"/>
          <w:sz w:val="28"/>
          <w:szCs w:val="22"/>
          <w:lang w:val="vi"/>
        </w:rPr>
        <w:t xml:space="preserve"> </w:t>
      </w:r>
      <w:r w:rsidRPr="00197A0E">
        <w:rPr>
          <w:noProof w:val="0"/>
          <w:sz w:val="28"/>
          <w:szCs w:val="22"/>
          <w:lang w:val="vi"/>
        </w:rPr>
        <w:t>thức</w:t>
      </w:r>
      <w:r w:rsidRPr="00197A0E">
        <w:rPr>
          <w:noProof w:val="0"/>
          <w:spacing w:val="-7"/>
          <w:sz w:val="28"/>
          <w:szCs w:val="22"/>
          <w:lang w:val="vi"/>
        </w:rPr>
        <w:t xml:space="preserve"> </w:t>
      </w:r>
      <w:r w:rsidRPr="00197A0E">
        <w:rPr>
          <w:noProof w:val="0"/>
          <w:sz w:val="28"/>
          <w:szCs w:val="22"/>
          <w:lang w:val="vi"/>
        </w:rPr>
        <w:t>giải</w:t>
      </w:r>
      <w:r w:rsidRPr="00197A0E">
        <w:rPr>
          <w:noProof w:val="0"/>
          <w:spacing w:val="-6"/>
          <w:sz w:val="28"/>
          <w:szCs w:val="22"/>
          <w:lang w:val="vi"/>
        </w:rPr>
        <w:t xml:space="preserve"> </w:t>
      </w:r>
      <w:r w:rsidRPr="00197A0E">
        <w:rPr>
          <w:noProof w:val="0"/>
          <w:sz w:val="28"/>
          <w:szCs w:val="22"/>
          <w:lang w:val="vi"/>
        </w:rPr>
        <w:t>quyết vấn đề. Quá trình tổ chức triển khai thực hiện.</w:t>
      </w:r>
    </w:p>
    <w:p w14:paraId="1718AEB1" w14:textId="77777777" w:rsidR="00197A0E" w:rsidRPr="00197A0E" w:rsidRDefault="00197A0E" w:rsidP="00197A0E">
      <w:pPr>
        <w:widowControl w:val="0"/>
        <w:numPr>
          <w:ilvl w:val="2"/>
          <w:numId w:val="6"/>
        </w:numPr>
        <w:tabs>
          <w:tab w:val="left" w:pos="1010"/>
        </w:tabs>
        <w:autoSpaceDE w:val="0"/>
        <w:autoSpaceDN w:val="0"/>
        <w:spacing w:before="119"/>
        <w:ind w:left="2" w:right="22" w:firstLine="851"/>
        <w:jc w:val="both"/>
        <w:rPr>
          <w:noProof w:val="0"/>
          <w:sz w:val="28"/>
          <w:szCs w:val="22"/>
          <w:lang w:val="vi"/>
        </w:rPr>
      </w:pPr>
      <w:r w:rsidRPr="00197A0E">
        <w:rPr>
          <w:noProof w:val="0"/>
          <w:sz w:val="28"/>
          <w:szCs w:val="22"/>
          <w:lang w:val="vi"/>
        </w:rPr>
        <w:t>Phương</w:t>
      </w:r>
      <w:r w:rsidRPr="00197A0E">
        <w:rPr>
          <w:noProof w:val="0"/>
          <w:spacing w:val="-5"/>
          <w:sz w:val="28"/>
          <w:szCs w:val="22"/>
          <w:lang w:val="vi"/>
        </w:rPr>
        <w:t xml:space="preserve"> </w:t>
      </w:r>
      <w:r w:rsidRPr="00197A0E">
        <w:rPr>
          <w:noProof w:val="0"/>
          <w:sz w:val="28"/>
          <w:szCs w:val="22"/>
          <w:lang w:val="vi"/>
        </w:rPr>
        <w:t>pháp</w:t>
      </w:r>
      <w:r w:rsidRPr="00197A0E">
        <w:rPr>
          <w:noProof w:val="0"/>
          <w:spacing w:val="-5"/>
          <w:sz w:val="28"/>
          <w:szCs w:val="22"/>
          <w:lang w:val="vi"/>
        </w:rPr>
        <w:t xml:space="preserve"> </w:t>
      </w:r>
      <w:r w:rsidRPr="00197A0E">
        <w:rPr>
          <w:noProof w:val="0"/>
          <w:sz w:val="28"/>
          <w:szCs w:val="22"/>
          <w:lang w:val="vi"/>
        </w:rPr>
        <w:t>nghiên</w:t>
      </w:r>
      <w:r w:rsidRPr="00197A0E">
        <w:rPr>
          <w:noProof w:val="0"/>
          <w:spacing w:val="-5"/>
          <w:sz w:val="28"/>
          <w:szCs w:val="22"/>
          <w:lang w:val="vi"/>
        </w:rPr>
        <w:t xml:space="preserve"> </w:t>
      </w:r>
      <w:r w:rsidRPr="00197A0E">
        <w:rPr>
          <w:noProof w:val="0"/>
          <w:sz w:val="28"/>
          <w:szCs w:val="22"/>
          <w:lang w:val="vi"/>
        </w:rPr>
        <w:t>cứu,</w:t>
      </w:r>
      <w:r w:rsidRPr="00197A0E">
        <w:rPr>
          <w:noProof w:val="0"/>
          <w:spacing w:val="-6"/>
          <w:sz w:val="28"/>
          <w:szCs w:val="22"/>
          <w:lang w:val="vi"/>
        </w:rPr>
        <w:t xml:space="preserve"> </w:t>
      </w:r>
      <w:r w:rsidRPr="00197A0E">
        <w:rPr>
          <w:noProof w:val="0"/>
          <w:sz w:val="28"/>
          <w:szCs w:val="22"/>
          <w:lang w:val="vi"/>
        </w:rPr>
        <w:t>kỹ</w:t>
      </w:r>
      <w:r w:rsidRPr="00197A0E">
        <w:rPr>
          <w:noProof w:val="0"/>
          <w:spacing w:val="-7"/>
          <w:sz w:val="28"/>
          <w:szCs w:val="22"/>
          <w:lang w:val="vi"/>
        </w:rPr>
        <w:t xml:space="preserve"> </w:t>
      </w:r>
      <w:r w:rsidRPr="00197A0E">
        <w:rPr>
          <w:noProof w:val="0"/>
          <w:sz w:val="28"/>
          <w:szCs w:val="22"/>
          <w:lang w:val="vi"/>
        </w:rPr>
        <w:t>thuật</w:t>
      </w:r>
      <w:r w:rsidRPr="00197A0E">
        <w:rPr>
          <w:noProof w:val="0"/>
          <w:spacing w:val="-5"/>
          <w:sz w:val="28"/>
          <w:szCs w:val="22"/>
          <w:lang w:val="vi"/>
        </w:rPr>
        <w:t xml:space="preserve"> </w:t>
      </w:r>
      <w:r w:rsidRPr="00197A0E">
        <w:rPr>
          <w:noProof w:val="0"/>
          <w:sz w:val="28"/>
          <w:szCs w:val="22"/>
          <w:lang w:val="vi"/>
        </w:rPr>
        <w:t>sử</w:t>
      </w:r>
      <w:r w:rsidRPr="00197A0E">
        <w:rPr>
          <w:noProof w:val="0"/>
          <w:spacing w:val="-7"/>
          <w:sz w:val="28"/>
          <w:szCs w:val="22"/>
          <w:lang w:val="vi"/>
        </w:rPr>
        <w:t xml:space="preserve"> </w:t>
      </w:r>
      <w:r w:rsidRPr="00197A0E">
        <w:rPr>
          <w:noProof w:val="0"/>
          <w:sz w:val="28"/>
          <w:szCs w:val="22"/>
          <w:lang w:val="vi"/>
        </w:rPr>
        <w:t>dụng:</w:t>
      </w:r>
      <w:r w:rsidRPr="00197A0E">
        <w:rPr>
          <w:noProof w:val="0"/>
          <w:spacing w:val="-5"/>
          <w:sz w:val="28"/>
          <w:szCs w:val="22"/>
          <w:lang w:val="vi"/>
        </w:rPr>
        <w:t xml:space="preserve"> </w:t>
      </w:r>
      <w:r w:rsidRPr="00197A0E">
        <w:rPr>
          <w:noProof w:val="0"/>
          <w:sz w:val="28"/>
          <w:szCs w:val="22"/>
          <w:lang w:val="vi"/>
        </w:rPr>
        <w:t>Mô</w:t>
      </w:r>
      <w:r w:rsidRPr="00197A0E">
        <w:rPr>
          <w:noProof w:val="0"/>
          <w:spacing w:val="-5"/>
          <w:sz w:val="28"/>
          <w:szCs w:val="22"/>
          <w:lang w:val="vi"/>
        </w:rPr>
        <w:t xml:space="preserve"> </w:t>
      </w:r>
      <w:r w:rsidRPr="00197A0E">
        <w:rPr>
          <w:noProof w:val="0"/>
          <w:sz w:val="28"/>
          <w:szCs w:val="22"/>
          <w:lang w:val="vi"/>
        </w:rPr>
        <w:t>tả</w:t>
      </w:r>
      <w:r w:rsidRPr="00197A0E">
        <w:rPr>
          <w:noProof w:val="0"/>
          <w:spacing w:val="-6"/>
          <w:sz w:val="28"/>
          <w:szCs w:val="22"/>
          <w:lang w:val="vi"/>
        </w:rPr>
        <w:t xml:space="preserve"> </w:t>
      </w:r>
      <w:r w:rsidRPr="00197A0E">
        <w:rPr>
          <w:noProof w:val="0"/>
          <w:sz w:val="28"/>
          <w:szCs w:val="22"/>
          <w:lang w:val="vi"/>
        </w:rPr>
        <w:t>phương</w:t>
      </w:r>
      <w:r w:rsidRPr="00197A0E">
        <w:rPr>
          <w:noProof w:val="0"/>
          <w:spacing w:val="-5"/>
          <w:sz w:val="28"/>
          <w:szCs w:val="22"/>
          <w:lang w:val="vi"/>
        </w:rPr>
        <w:t xml:space="preserve"> </w:t>
      </w:r>
      <w:r w:rsidRPr="00197A0E">
        <w:rPr>
          <w:noProof w:val="0"/>
          <w:sz w:val="28"/>
          <w:szCs w:val="22"/>
          <w:lang w:val="vi"/>
        </w:rPr>
        <w:t>pháp,</w:t>
      </w:r>
      <w:r w:rsidRPr="00197A0E">
        <w:rPr>
          <w:noProof w:val="0"/>
          <w:spacing w:val="-6"/>
          <w:sz w:val="28"/>
          <w:szCs w:val="22"/>
          <w:lang w:val="vi"/>
        </w:rPr>
        <w:t xml:space="preserve"> </w:t>
      </w:r>
      <w:r w:rsidRPr="00197A0E">
        <w:rPr>
          <w:noProof w:val="0"/>
          <w:sz w:val="28"/>
          <w:szCs w:val="22"/>
          <w:lang w:val="vi"/>
        </w:rPr>
        <w:t>kỹ</w:t>
      </w:r>
      <w:r w:rsidRPr="00197A0E">
        <w:rPr>
          <w:noProof w:val="0"/>
          <w:spacing w:val="-9"/>
          <w:sz w:val="28"/>
          <w:szCs w:val="22"/>
          <w:lang w:val="vi"/>
        </w:rPr>
        <w:t xml:space="preserve"> </w:t>
      </w:r>
      <w:r w:rsidRPr="00197A0E">
        <w:rPr>
          <w:noProof w:val="0"/>
          <w:sz w:val="28"/>
          <w:szCs w:val="22"/>
          <w:lang w:val="vi"/>
        </w:rPr>
        <w:t>thuật sử dụng, tính mới, tính sáng tạo…</w:t>
      </w:r>
    </w:p>
    <w:p w14:paraId="28F288BB" w14:textId="77777777" w:rsidR="00197A0E" w:rsidRPr="00197A0E" w:rsidRDefault="00197A0E" w:rsidP="00197A0E">
      <w:pPr>
        <w:widowControl w:val="0"/>
        <w:autoSpaceDE w:val="0"/>
        <w:autoSpaceDN w:val="0"/>
        <w:spacing w:before="154"/>
        <w:ind w:right="22"/>
        <w:jc w:val="right"/>
        <w:rPr>
          <w:noProof w:val="0"/>
          <w:sz w:val="28"/>
          <w:szCs w:val="28"/>
          <w:lang w:val="vi"/>
        </w:rPr>
      </w:pPr>
      <w:r w:rsidRPr="00197A0E">
        <w:rPr>
          <w:noProof w:val="0"/>
          <w:color w:val="001F5F"/>
          <w:spacing w:val="-10"/>
          <w:sz w:val="28"/>
          <w:szCs w:val="28"/>
          <w:lang w:val="vi"/>
        </w:rPr>
        <w:t>2</w:t>
      </w:r>
    </w:p>
    <w:p w14:paraId="7B742BE5" w14:textId="77777777" w:rsidR="00197A0E" w:rsidRPr="00197A0E" w:rsidRDefault="00197A0E" w:rsidP="00197A0E">
      <w:pPr>
        <w:widowControl w:val="0"/>
        <w:autoSpaceDE w:val="0"/>
        <w:autoSpaceDN w:val="0"/>
        <w:jc w:val="right"/>
        <w:rPr>
          <w:noProof w:val="0"/>
          <w:sz w:val="28"/>
          <w:szCs w:val="28"/>
          <w:lang w:val="vi"/>
        </w:rPr>
        <w:sectPr w:rsidR="00197A0E" w:rsidRPr="00197A0E">
          <w:headerReference w:type="default" r:id="rId16"/>
          <w:pgSz w:w="11910" w:h="16850"/>
          <w:pgMar w:top="1200" w:right="992" w:bottom="280" w:left="1700" w:header="722" w:footer="0" w:gutter="0"/>
          <w:pgNumType w:start="2"/>
          <w:cols w:space="720"/>
        </w:sectPr>
      </w:pPr>
    </w:p>
    <w:p w14:paraId="32C4F8B6" w14:textId="77777777" w:rsidR="00197A0E" w:rsidRPr="00197A0E" w:rsidRDefault="00197A0E" w:rsidP="00197A0E">
      <w:pPr>
        <w:widowControl w:val="0"/>
        <w:autoSpaceDE w:val="0"/>
        <w:autoSpaceDN w:val="0"/>
        <w:spacing w:before="88"/>
        <w:rPr>
          <w:noProof w:val="0"/>
          <w:sz w:val="28"/>
          <w:szCs w:val="28"/>
          <w:lang w:val="vi"/>
        </w:rPr>
      </w:pPr>
      <w:r w:rsidRPr="00197A0E">
        <w:rPr>
          <w:noProof w:val="0"/>
          <w:sz w:val="28"/>
          <w:szCs w:val="28"/>
          <w:lang w:val="vi"/>
        </w:rPr>
        <w:lastRenderedPageBreak/>
        <w:t>Ví dụ các</w:t>
      </w:r>
      <w:r w:rsidRPr="00197A0E">
        <w:rPr>
          <w:noProof w:val="0"/>
          <w:spacing w:val="-1"/>
          <w:sz w:val="28"/>
          <w:szCs w:val="28"/>
          <w:lang w:val="vi"/>
        </w:rPr>
        <w:t xml:space="preserve"> </w:t>
      </w:r>
      <w:r w:rsidRPr="00197A0E">
        <w:rPr>
          <w:noProof w:val="0"/>
          <w:sz w:val="28"/>
          <w:szCs w:val="28"/>
          <w:lang w:val="vi"/>
        </w:rPr>
        <w:t>nội dung có tính điều tra, khảo sát, thu thập số liệu, cần trình bày cơ sở lựa chọn mẫu, phương pháp điều tra, đánh giá, phương pháp xử lý số liệu.</w:t>
      </w:r>
    </w:p>
    <w:p w14:paraId="49863628" w14:textId="77777777" w:rsidR="00197A0E" w:rsidRPr="00197A0E" w:rsidRDefault="00197A0E" w:rsidP="00197A0E">
      <w:pPr>
        <w:widowControl w:val="0"/>
        <w:autoSpaceDE w:val="0"/>
        <w:autoSpaceDN w:val="0"/>
        <w:spacing w:before="120"/>
        <w:rPr>
          <w:noProof w:val="0"/>
          <w:sz w:val="28"/>
          <w:szCs w:val="28"/>
          <w:lang w:val="vi"/>
        </w:rPr>
      </w:pPr>
      <w:r w:rsidRPr="00197A0E">
        <w:rPr>
          <w:noProof w:val="0"/>
          <w:sz w:val="28"/>
          <w:szCs w:val="28"/>
          <w:lang w:val="vi"/>
        </w:rPr>
        <w:t>Với</w:t>
      </w:r>
      <w:r w:rsidRPr="00197A0E">
        <w:rPr>
          <w:noProof w:val="0"/>
          <w:spacing w:val="-18"/>
          <w:sz w:val="28"/>
          <w:szCs w:val="28"/>
          <w:lang w:val="vi"/>
        </w:rPr>
        <w:t xml:space="preserve"> </w:t>
      </w:r>
      <w:r w:rsidRPr="00197A0E">
        <w:rPr>
          <w:noProof w:val="0"/>
          <w:sz w:val="28"/>
          <w:szCs w:val="28"/>
          <w:lang w:val="vi"/>
        </w:rPr>
        <w:t>những</w:t>
      </w:r>
      <w:r w:rsidRPr="00197A0E">
        <w:rPr>
          <w:noProof w:val="0"/>
          <w:spacing w:val="-17"/>
          <w:sz w:val="28"/>
          <w:szCs w:val="28"/>
          <w:lang w:val="vi"/>
        </w:rPr>
        <w:t xml:space="preserve"> </w:t>
      </w:r>
      <w:r w:rsidRPr="00197A0E">
        <w:rPr>
          <w:noProof w:val="0"/>
          <w:sz w:val="28"/>
          <w:szCs w:val="28"/>
          <w:lang w:val="vi"/>
        </w:rPr>
        <w:t>nội</w:t>
      </w:r>
      <w:r w:rsidRPr="00197A0E">
        <w:rPr>
          <w:noProof w:val="0"/>
          <w:spacing w:val="-18"/>
          <w:sz w:val="28"/>
          <w:szCs w:val="28"/>
          <w:lang w:val="vi"/>
        </w:rPr>
        <w:t xml:space="preserve"> </w:t>
      </w:r>
      <w:r w:rsidRPr="00197A0E">
        <w:rPr>
          <w:noProof w:val="0"/>
          <w:sz w:val="28"/>
          <w:szCs w:val="28"/>
          <w:lang w:val="vi"/>
        </w:rPr>
        <w:t>dung</w:t>
      </w:r>
      <w:r w:rsidRPr="00197A0E">
        <w:rPr>
          <w:noProof w:val="0"/>
          <w:spacing w:val="-17"/>
          <w:sz w:val="28"/>
          <w:szCs w:val="28"/>
          <w:lang w:val="vi"/>
        </w:rPr>
        <w:t xml:space="preserve"> </w:t>
      </w:r>
      <w:r w:rsidRPr="00197A0E">
        <w:rPr>
          <w:noProof w:val="0"/>
          <w:sz w:val="28"/>
          <w:szCs w:val="28"/>
          <w:lang w:val="vi"/>
        </w:rPr>
        <w:t>thí</w:t>
      </w:r>
      <w:r w:rsidRPr="00197A0E">
        <w:rPr>
          <w:noProof w:val="0"/>
          <w:spacing w:val="-18"/>
          <w:sz w:val="28"/>
          <w:szCs w:val="28"/>
          <w:lang w:val="vi"/>
        </w:rPr>
        <w:t xml:space="preserve"> </w:t>
      </w:r>
      <w:r w:rsidRPr="00197A0E">
        <w:rPr>
          <w:noProof w:val="0"/>
          <w:sz w:val="28"/>
          <w:szCs w:val="28"/>
          <w:lang w:val="vi"/>
        </w:rPr>
        <w:t>nghiệm,</w:t>
      </w:r>
      <w:r w:rsidRPr="00197A0E">
        <w:rPr>
          <w:noProof w:val="0"/>
          <w:spacing w:val="-17"/>
          <w:sz w:val="28"/>
          <w:szCs w:val="28"/>
          <w:lang w:val="vi"/>
        </w:rPr>
        <w:t xml:space="preserve"> </w:t>
      </w:r>
      <w:r w:rsidRPr="00197A0E">
        <w:rPr>
          <w:noProof w:val="0"/>
          <w:sz w:val="28"/>
          <w:szCs w:val="28"/>
          <w:lang w:val="vi"/>
        </w:rPr>
        <w:t>cần</w:t>
      </w:r>
      <w:r w:rsidRPr="00197A0E">
        <w:rPr>
          <w:noProof w:val="0"/>
          <w:spacing w:val="-17"/>
          <w:sz w:val="28"/>
          <w:szCs w:val="28"/>
          <w:lang w:val="vi"/>
        </w:rPr>
        <w:t xml:space="preserve"> </w:t>
      </w:r>
      <w:r w:rsidRPr="00197A0E">
        <w:rPr>
          <w:noProof w:val="0"/>
          <w:sz w:val="28"/>
          <w:szCs w:val="28"/>
          <w:lang w:val="vi"/>
        </w:rPr>
        <w:t>trình</w:t>
      </w:r>
      <w:r w:rsidRPr="00197A0E">
        <w:rPr>
          <w:noProof w:val="0"/>
          <w:spacing w:val="-16"/>
          <w:sz w:val="28"/>
          <w:szCs w:val="28"/>
          <w:lang w:val="vi"/>
        </w:rPr>
        <w:t xml:space="preserve"> </w:t>
      </w:r>
      <w:r w:rsidRPr="00197A0E">
        <w:rPr>
          <w:noProof w:val="0"/>
          <w:sz w:val="28"/>
          <w:szCs w:val="28"/>
          <w:lang w:val="vi"/>
        </w:rPr>
        <w:t>bày</w:t>
      </w:r>
      <w:r w:rsidRPr="00197A0E">
        <w:rPr>
          <w:noProof w:val="0"/>
          <w:spacing w:val="-19"/>
          <w:sz w:val="28"/>
          <w:szCs w:val="28"/>
          <w:lang w:val="vi"/>
        </w:rPr>
        <w:t xml:space="preserve"> </w:t>
      </w:r>
      <w:r w:rsidRPr="00197A0E">
        <w:rPr>
          <w:noProof w:val="0"/>
          <w:sz w:val="28"/>
          <w:szCs w:val="28"/>
          <w:lang w:val="vi"/>
        </w:rPr>
        <w:t>cách</w:t>
      </w:r>
      <w:r w:rsidRPr="00197A0E">
        <w:rPr>
          <w:noProof w:val="0"/>
          <w:spacing w:val="-16"/>
          <w:sz w:val="28"/>
          <w:szCs w:val="28"/>
          <w:lang w:val="vi"/>
        </w:rPr>
        <w:t xml:space="preserve"> </w:t>
      </w:r>
      <w:r w:rsidRPr="00197A0E">
        <w:rPr>
          <w:noProof w:val="0"/>
          <w:sz w:val="28"/>
          <w:szCs w:val="28"/>
          <w:lang w:val="vi"/>
        </w:rPr>
        <w:t>bố</w:t>
      </w:r>
      <w:r w:rsidRPr="00197A0E">
        <w:rPr>
          <w:noProof w:val="0"/>
          <w:spacing w:val="-18"/>
          <w:sz w:val="28"/>
          <w:szCs w:val="28"/>
          <w:lang w:val="vi"/>
        </w:rPr>
        <w:t xml:space="preserve"> </w:t>
      </w:r>
      <w:r w:rsidRPr="00197A0E">
        <w:rPr>
          <w:noProof w:val="0"/>
          <w:sz w:val="28"/>
          <w:szCs w:val="28"/>
          <w:lang w:val="vi"/>
        </w:rPr>
        <w:t>trí</w:t>
      </w:r>
      <w:r w:rsidRPr="00197A0E">
        <w:rPr>
          <w:noProof w:val="0"/>
          <w:spacing w:val="-16"/>
          <w:sz w:val="28"/>
          <w:szCs w:val="28"/>
          <w:lang w:val="vi"/>
        </w:rPr>
        <w:t xml:space="preserve"> </w:t>
      </w:r>
      <w:r w:rsidRPr="00197A0E">
        <w:rPr>
          <w:noProof w:val="0"/>
          <w:sz w:val="28"/>
          <w:szCs w:val="28"/>
          <w:lang w:val="vi"/>
        </w:rPr>
        <w:t>thí</w:t>
      </w:r>
      <w:r w:rsidRPr="00197A0E">
        <w:rPr>
          <w:noProof w:val="0"/>
          <w:spacing w:val="-16"/>
          <w:sz w:val="28"/>
          <w:szCs w:val="28"/>
          <w:lang w:val="vi"/>
        </w:rPr>
        <w:t xml:space="preserve"> </w:t>
      </w:r>
      <w:r w:rsidRPr="00197A0E">
        <w:rPr>
          <w:noProof w:val="0"/>
          <w:sz w:val="28"/>
          <w:szCs w:val="28"/>
          <w:lang w:val="vi"/>
        </w:rPr>
        <w:t>nghiệm,</w:t>
      </w:r>
      <w:r w:rsidRPr="00197A0E">
        <w:rPr>
          <w:noProof w:val="0"/>
          <w:spacing w:val="-18"/>
          <w:sz w:val="28"/>
          <w:szCs w:val="28"/>
          <w:lang w:val="vi"/>
        </w:rPr>
        <w:t xml:space="preserve"> </w:t>
      </w:r>
      <w:r w:rsidRPr="00197A0E">
        <w:rPr>
          <w:noProof w:val="0"/>
          <w:sz w:val="28"/>
          <w:szCs w:val="28"/>
          <w:lang w:val="vi"/>
        </w:rPr>
        <w:t>phương pháp thí nghiệm, số mẫu hoặc số lần thử nghiệm, các chỉ tiêu theo dõi …</w:t>
      </w:r>
    </w:p>
    <w:p w14:paraId="3CD886C8" w14:textId="77777777" w:rsidR="00197A0E" w:rsidRPr="00197A0E" w:rsidRDefault="00197A0E" w:rsidP="00197A0E">
      <w:pPr>
        <w:widowControl w:val="0"/>
        <w:numPr>
          <w:ilvl w:val="1"/>
          <w:numId w:val="6"/>
        </w:numPr>
        <w:tabs>
          <w:tab w:val="left" w:pos="995"/>
        </w:tabs>
        <w:autoSpaceDE w:val="0"/>
        <w:autoSpaceDN w:val="0"/>
        <w:spacing w:before="119"/>
        <w:ind w:left="995" w:hanging="274"/>
        <w:rPr>
          <w:noProof w:val="0"/>
          <w:sz w:val="28"/>
          <w:szCs w:val="22"/>
          <w:lang w:val="vi"/>
        </w:rPr>
      </w:pPr>
      <w:r w:rsidRPr="00197A0E">
        <w:rPr>
          <w:noProof w:val="0"/>
          <w:sz w:val="28"/>
          <w:szCs w:val="22"/>
          <w:lang w:val="vi"/>
        </w:rPr>
        <w:t>Đối</w:t>
      </w:r>
      <w:r w:rsidRPr="00197A0E">
        <w:rPr>
          <w:noProof w:val="0"/>
          <w:spacing w:val="-10"/>
          <w:sz w:val="28"/>
          <w:szCs w:val="22"/>
          <w:lang w:val="vi"/>
        </w:rPr>
        <w:t xml:space="preserve"> </w:t>
      </w:r>
      <w:r w:rsidRPr="00197A0E">
        <w:rPr>
          <w:noProof w:val="0"/>
          <w:sz w:val="28"/>
          <w:szCs w:val="22"/>
          <w:lang w:val="vi"/>
        </w:rPr>
        <w:t>tượng</w:t>
      </w:r>
      <w:r w:rsidRPr="00197A0E">
        <w:rPr>
          <w:noProof w:val="0"/>
          <w:spacing w:val="-9"/>
          <w:sz w:val="28"/>
          <w:szCs w:val="22"/>
          <w:lang w:val="vi"/>
        </w:rPr>
        <w:t xml:space="preserve"> </w:t>
      </w:r>
      <w:r w:rsidRPr="00197A0E">
        <w:rPr>
          <w:noProof w:val="0"/>
          <w:sz w:val="28"/>
          <w:szCs w:val="22"/>
          <w:lang w:val="vi"/>
        </w:rPr>
        <w:t>nghiên</w:t>
      </w:r>
      <w:r w:rsidRPr="00197A0E">
        <w:rPr>
          <w:noProof w:val="0"/>
          <w:spacing w:val="-8"/>
          <w:sz w:val="28"/>
          <w:szCs w:val="22"/>
          <w:lang w:val="vi"/>
        </w:rPr>
        <w:t xml:space="preserve"> </w:t>
      </w:r>
      <w:r w:rsidRPr="00197A0E">
        <w:rPr>
          <w:noProof w:val="0"/>
          <w:sz w:val="28"/>
          <w:szCs w:val="22"/>
          <w:lang w:val="vi"/>
        </w:rPr>
        <w:t>cứu,</w:t>
      </w:r>
      <w:r w:rsidRPr="00197A0E">
        <w:rPr>
          <w:noProof w:val="0"/>
          <w:spacing w:val="-8"/>
          <w:sz w:val="28"/>
          <w:szCs w:val="22"/>
          <w:lang w:val="vi"/>
        </w:rPr>
        <w:t xml:space="preserve"> </w:t>
      </w:r>
      <w:r w:rsidRPr="00197A0E">
        <w:rPr>
          <w:noProof w:val="0"/>
          <w:sz w:val="28"/>
          <w:szCs w:val="22"/>
          <w:lang w:val="vi"/>
        </w:rPr>
        <w:t>phạm</w:t>
      </w:r>
      <w:r w:rsidRPr="00197A0E">
        <w:rPr>
          <w:noProof w:val="0"/>
          <w:spacing w:val="-13"/>
          <w:sz w:val="28"/>
          <w:szCs w:val="22"/>
          <w:lang w:val="vi"/>
        </w:rPr>
        <w:t xml:space="preserve"> </w:t>
      </w:r>
      <w:r w:rsidRPr="00197A0E">
        <w:rPr>
          <w:noProof w:val="0"/>
          <w:sz w:val="28"/>
          <w:szCs w:val="22"/>
          <w:lang w:val="vi"/>
        </w:rPr>
        <w:t>vi</w:t>
      </w:r>
      <w:r w:rsidRPr="00197A0E">
        <w:rPr>
          <w:noProof w:val="0"/>
          <w:spacing w:val="-9"/>
          <w:sz w:val="28"/>
          <w:szCs w:val="22"/>
          <w:lang w:val="vi"/>
        </w:rPr>
        <w:t xml:space="preserve"> </w:t>
      </w:r>
      <w:r w:rsidRPr="00197A0E">
        <w:rPr>
          <w:noProof w:val="0"/>
          <w:sz w:val="28"/>
          <w:szCs w:val="22"/>
          <w:lang w:val="vi"/>
        </w:rPr>
        <w:t>nghiên</w:t>
      </w:r>
      <w:r w:rsidRPr="00197A0E">
        <w:rPr>
          <w:noProof w:val="0"/>
          <w:spacing w:val="-8"/>
          <w:sz w:val="28"/>
          <w:szCs w:val="22"/>
          <w:lang w:val="vi"/>
        </w:rPr>
        <w:t xml:space="preserve"> </w:t>
      </w:r>
      <w:r w:rsidRPr="00197A0E">
        <w:rPr>
          <w:noProof w:val="0"/>
          <w:sz w:val="28"/>
          <w:szCs w:val="22"/>
          <w:lang w:val="vi"/>
        </w:rPr>
        <w:t>cứu,</w:t>
      </w:r>
      <w:r w:rsidRPr="00197A0E">
        <w:rPr>
          <w:noProof w:val="0"/>
          <w:spacing w:val="-8"/>
          <w:sz w:val="28"/>
          <w:szCs w:val="22"/>
          <w:lang w:val="vi"/>
        </w:rPr>
        <w:t xml:space="preserve"> </w:t>
      </w:r>
      <w:r w:rsidRPr="00197A0E">
        <w:rPr>
          <w:noProof w:val="0"/>
          <w:sz w:val="28"/>
          <w:szCs w:val="22"/>
          <w:lang w:val="vi"/>
        </w:rPr>
        <w:t>đối</w:t>
      </w:r>
      <w:r w:rsidRPr="00197A0E">
        <w:rPr>
          <w:noProof w:val="0"/>
          <w:spacing w:val="-9"/>
          <w:sz w:val="28"/>
          <w:szCs w:val="22"/>
          <w:lang w:val="vi"/>
        </w:rPr>
        <w:t xml:space="preserve"> </w:t>
      </w:r>
      <w:r w:rsidRPr="00197A0E">
        <w:rPr>
          <w:noProof w:val="0"/>
          <w:sz w:val="28"/>
          <w:szCs w:val="22"/>
          <w:lang w:val="vi"/>
        </w:rPr>
        <w:t>tượng</w:t>
      </w:r>
      <w:r w:rsidRPr="00197A0E">
        <w:rPr>
          <w:noProof w:val="0"/>
          <w:spacing w:val="-10"/>
          <w:sz w:val="28"/>
          <w:szCs w:val="22"/>
          <w:lang w:val="vi"/>
        </w:rPr>
        <w:t xml:space="preserve"> </w:t>
      </w:r>
      <w:r w:rsidRPr="00197A0E">
        <w:rPr>
          <w:noProof w:val="0"/>
          <w:sz w:val="28"/>
          <w:szCs w:val="22"/>
          <w:lang w:val="vi"/>
        </w:rPr>
        <w:t>khảo</w:t>
      </w:r>
      <w:r w:rsidRPr="00197A0E">
        <w:rPr>
          <w:noProof w:val="0"/>
          <w:spacing w:val="-9"/>
          <w:sz w:val="28"/>
          <w:szCs w:val="22"/>
          <w:lang w:val="vi"/>
        </w:rPr>
        <w:t xml:space="preserve"> </w:t>
      </w:r>
      <w:r w:rsidRPr="00197A0E">
        <w:rPr>
          <w:noProof w:val="0"/>
          <w:sz w:val="28"/>
          <w:szCs w:val="22"/>
          <w:lang w:val="vi"/>
        </w:rPr>
        <w:t>sát</w:t>
      </w:r>
      <w:r w:rsidRPr="00197A0E">
        <w:rPr>
          <w:noProof w:val="0"/>
          <w:spacing w:val="-8"/>
          <w:sz w:val="28"/>
          <w:szCs w:val="22"/>
          <w:lang w:val="vi"/>
        </w:rPr>
        <w:t xml:space="preserve"> </w:t>
      </w:r>
      <w:r w:rsidRPr="00197A0E">
        <w:rPr>
          <w:noProof w:val="0"/>
          <w:sz w:val="28"/>
          <w:szCs w:val="22"/>
          <w:lang w:val="vi"/>
        </w:rPr>
        <w:t>của</w:t>
      </w:r>
      <w:r w:rsidRPr="00197A0E">
        <w:rPr>
          <w:noProof w:val="0"/>
          <w:spacing w:val="-10"/>
          <w:sz w:val="28"/>
          <w:szCs w:val="22"/>
          <w:lang w:val="vi"/>
        </w:rPr>
        <w:t xml:space="preserve"> </w:t>
      </w:r>
      <w:r w:rsidRPr="00197A0E">
        <w:rPr>
          <w:noProof w:val="0"/>
          <w:sz w:val="28"/>
          <w:szCs w:val="22"/>
          <w:lang w:val="vi"/>
        </w:rPr>
        <w:t>đề</w:t>
      </w:r>
      <w:r w:rsidRPr="00197A0E">
        <w:rPr>
          <w:noProof w:val="0"/>
          <w:spacing w:val="-10"/>
          <w:sz w:val="28"/>
          <w:szCs w:val="22"/>
          <w:lang w:val="vi"/>
        </w:rPr>
        <w:t xml:space="preserve"> </w:t>
      </w:r>
      <w:r w:rsidRPr="00197A0E">
        <w:rPr>
          <w:noProof w:val="0"/>
          <w:spacing w:val="-4"/>
          <w:sz w:val="28"/>
          <w:szCs w:val="22"/>
          <w:lang w:val="vi"/>
        </w:rPr>
        <w:t>tài:</w:t>
      </w:r>
    </w:p>
    <w:p w14:paraId="59B76FDC" w14:textId="77777777" w:rsidR="00197A0E" w:rsidRPr="00197A0E" w:rsidRDefault="00197A0E" w:rsidP="00197A0E">
      <w:pPr>
        <w:widowControl w:val="0"/>
        <w:numPr>
          <w:ilvl w:val="2"/>
          <w:numId w:val="6"/>
        </w:numPr>
        <w:tabs>
          <w:tab w:val="left" w:pos="883"/>
        </w:tabs>
        <w:autoSpaceDE w:val="0"/>
        <w:autoSpaceDN w:val="0"/>
        <w:spacing w:before="119"/>
        <w:ind w:left="883" w:hanging="162"/>
        <w:rPr>
          <w:noProof w:val="0"/>
          <w:sz w:val="28"/>
          <w:szCs w:val="22"/>
          <w:lang w:val="vi"/>
        </w:rPr>
      </w:pPr>
      <w:r w:rsidRPr="00197A0E">
        <w:rPr>
          <w:noProof w:val="0"/>
          <w:sz w:val="28"/>
          <w:szCs w:val="22"/>
          <w:lang w:val="vi"/>
        </w:rPr>
        <w:t>Đối</w:t>
      </w:r>
      <w:r w:rsidRPr="00197A0E">
        <w:rPr>
          <w:noProof w:val="0"/>
          <w:spacing w:val="-6"/>
          <w:sz w:val="28"/>
          <w:szCs w:val="22"/>
          <w:lang w:val="vi"/>
        </w:rPr>
        <w:t xml:space="preserve"> </w:t>
      </w:r>
      <w:r w:rsidRPr="00197A0E">
        <w:rPr>
          <w:noProof w:val="0"/>
          <w:sz w:val="28"/>
          <w:szCs w:val="22"/>
          <w:lang w:val="vi"/>
        </w:rPr>
        <w:t>tượng</w:t>
      </w:r>
      <w:r w:rsidRPr="00197A0E">
        <w:rPr>
          <w:noProof w:val="0"/>
          <w:spacing w:val="-4"/>
          <w:sz w:val="28"/>
          <w:szCs w:val="22"/>
          <w:lang w:val="vi"/>
        </w:rPr>
        <w:t xml:space="preserve"> </w:t>
      </w:r>
      <w:r w:rsidRPr="00197A0E">
        <w:rPr>
          <w:noProof w:val="0"/>
          <w:sz w:val="28"/>
          <w:szCs w:val="22"/>
          <w:lang w:val="vi"/>
        </w:rPr>
        <w:t>nghiên</w:t>
      </w:r>
      <w:r w:rsidRPr="00197A0E">
        <w:rPr>
          <w:noProof w:val="0"/>
          <w:spacing w:val="-3"/>
          <w:sz w:val="28"/>
          <w:szCs w:val="22"/>
          <w:lang w:val="vi"/>
        </w:rPr>
        <w:t xml:space="preserve"> </w:t>
      </w:r>
      <w:r w:rsidRPr="00197A0E">
        <w:rPr>
          <w:noProof w:val="0"/>
          <w:spacing w:val="-4"/>
          <w:sz w:val="28"/>
          <w:szCs w:val="22"/>
          <w:lang w:val="vi"/>
        </w:rPr>
        <w:t>cứu:</w:t>
      </w:r>
    </w:p>
    <w:p w14:paraId="6D4B3684" w14:textId="77777777" w:rsidR="00197A0E" w:rsidRPr="00197A0E" w:rsidRDefault="00197A0E" w:rsidP="00197A0E">
      <w:pPr>
        <w:widowControl w:val="0"/>
        <w:numPr>
          <w:ilvl w:val="2"/>
          <w:numId w:val="6"/>
        </w:numPr>
        <w:tabs>
          <w:tab w:val="left" w:pos="883"/>
        </w:tabs>
        <w:autoSpaceDE w:val="0"/>
        <w:autoSpaceDN w:val="0"/>
        <w:spacing w:before="120"/>
        <w:ind w:left="883" w:hanging="162"/>
        <w:rPr>
          <w:noProof w:val="0"/>
          <w:sz w:val="28"/>
          <w:szCs w:val="22"/>
          <w:lang w:val="vi"/>
        </w:rPr>
      </w:pPr>
      <w:r w:rsidRPr="00197A0E">
        <w:rPr>
          <w:noProof w:val="0"/>
          <w:sz w:val="28"/>
          <w:szCs w:val="22"/>
          <w:lang w:val="vi"/>
        </w:rPr>
        <w:t>Phạm</w:t>
      </w:r>
      <w:r w:rsidRPr="00197A0E">
        <w:rPr>
          <w:noProof w:val="0"/>
          <w:spacing w:val="-9"/>
          <w:sz w:val="28"/>
          <w:szCs w:val="22"/>
          <w:lang w:val="vi"/>
        </w:rPr>
        <w:t xml:space="preserve"> </w:t>
      </w:r>
      <w:r w:rsidRPr="00197A0E">
        <w:rPr>
          <w:noProof w:val="0"/>
          <w:sz w:val="28"/>
          <w:szCs w:val="22"/>
          <w:lang w:val="vi"/>
        </w:rPr>
        <w:t>vi</w:t>
      </w:r>
      <w:r w:rsidRPr="00197A0E">
        <w:rPr>
          <w:noProof w:val="0"/>
          <w:spacing w:val="-1"/>
          <w:sz w:val="28"/>
          <w:szCs w:val="22"/>
          <w:lang w:val="vi"/>
        </w:rPr>
        <w:t xml:space="preserve"> </w:t>
      </w:r>
      <w:r w:rsidRPr="00197A0E">
        <w:rPr>
          <w:noProof w:val="0"/>
          <w:sz w:val="28"/>
          <w:szCs w:val="22"/>
          <w:lang w:val="vi"/>
        </w:rPr>
        <w:t xml:space="preserve">nghiên </w:t>
      </w:r>
      <w:r w:rsidRPr="00197A0E">
        <w:rPr>
          <w:noProof w:val="0"/>
          <w:spacing w:val="-4"/>
          <w:sz w:val="28"/>
          <w:szCs w:val="22"/>
          <w:lang w:val="vi"/>
        </w:rPr>
        <w:t>cứu:</w:t>
      </w:r>
    </w:p>
    <w:p w14:paraId="79775FDC" w14:textId="77777777" w:rsidR="00197A0E" w:rsidRPr="00197A0E" w:rsidRDefault="00197A0E" w:rsidP="00197A0E">
      <w:pPr>
        <w:widowControl w:val="0"/>
        <w:numPr>
          <w:ilvl w:val="2"/>
          <w:numId w:val="6"/>
        </w:numPr>
        <w:tabs>
          <w:tab w:val="left" w:pos="883"/>
        </w:tabs>
        <w:autoSpaceDE w:val="0"/>
        <w:autoSpaceDN w:val="0"/>
        <w:spacing w:before="122"/>
        <w:ind w:left="883" w:hanging="162"/>
        <w:rPr>
          <w:noProof w:val="0"/>
          <w:sz w:val="28"/>
          <w:szCs w:val="22"/>
          <w:lang w:val="vi"/>
        </w:rPr>
      </w:pPr>
      <w:r w:rsidRPr="00197A0E">
        <w:rPr>
          <w:noProof w:val="0"/>
          <w:sz w:val="28"/>
          <w:szCs w:val="22"/>
          <w:lang w:val="vi"/>
        </w:rPr>
        <w:t>Đối</w:t>
      </w:r>
      <w:r w:rsidRPr="00197A0E">
        <w:rPr>
          <w:noProof w:val="0"/>
          <w:spacing w:val="-5"/>
          <w:sz w:val="28"/>
          <w:szCs w:val="22"/>
          <w:lang w:val="vi"/>
        </w:rPr>
        <w:t xml:space="preserve"> </w:t>
      </w:r>
      <w:r w:rsidRPr="00197A0E">
        <w:rPr>
          <w:noProof w:val="0"/>
          <w:sz w:val="28"/>
          <w:szCs w:val="22"/>
          <w:lang w:val="vi"/>
        </w:rPr>
        <w:t>tượng</w:t>
      </w:r>
      <w:r w:rsidRPr="00197A0E">
        <w:rPr>
          <w:noProof w:val="0"/>
          <w:spacing w:val="-3"/>
          <w:sz w:val="28"/>
          <w:szCs w:val="22"/>
          <w:lang w:val="vi"/>
        </w:rPr>
        <w:t xml:space="preserve"> </w:t>
      </w:r>
      <w:r w:rsidRPr="00197A0E">
        <w:rPr>
          <w:noProof w:val="0"/>
          <w:sz w:val="28"/>
          <w:szCs w:val="22"/>
          <w:lang w:val="vi"/>
        </w:rPr>
        <w:t>khảo</w:t>
      </w:r>
      <w:r w:rsidRPr="00197A0E">
        <w:rPr>
          <w:noProof w:val="0"/>
          <w:spacing w:val="-2"/>
          <w:sz w:val="28"/>
          <w:szCs w:val="22"/>
          <w:lang w:val="vi"/>
        </w:rPr>
        <w:t xml:space="preserve"> </w:t>
      </w:r>
      <w:r w:rsidRPr="00197A0E">
        <w:rPr>
          <w:noProof w:val="0"/>
          <w:spacing w:val="-4"/>
          <w:sz w:val="28"/>
          <w:szCs w:val="22"/>
          <w:lang w:val="vi"/>
        </w:rPr>
        <w:t>sát:</w:t>
      </w:r>
    </w:p>
    <w:p w14:paraId="73A56923" w14:textId="77777777" w:rsidR="00197A0E" w:rsidRPr="00197A0E" w:rsidRDefault="00197A0E" w:rsidP="00197A0E">
      <w:pPr>
        <w:widowControl w:val="0"/>
        <w:numPr>
          <w:ilvl w:val="1"/>
          <w:numId w:val="6"/>
        </w:numPr>
        <w:tabs>
          <w:tab w:val="left" w:pos="1000"/>
        </w:tabs>
        <w:autoSpaceDE w:val="0"/>
        <w:autoSpaceDN w:val="0"/>
        <w:spacing w:before="120"/>
        <w:ind w:left="1000" w:hanging="279"/>
        <w:rPr>
          <w:noProof w:val="0"/>
          <w:sz w:val="28"/>
          <w:szCs w:val="22"/>
          <w:lang w:val="vi"/>
        </w:rPr>
      </w:pPr>
      <w:r w:rsidRPr="00197A0E">
        <w:rPr>
          <w:noProof w:val="0"/>
          <w:sz w:val="28"/>
          <w:szCs w:val="22"/>
          <w:lang w:val="vi"/>
        </w:rPr>
        <w:t>Kết</w:t>
      </w:r>
      <w:r w:rsidRPr="00197A0E">
        <w:rPr>
          <w:noProof w:val="0"/>
          <w:spacing w:val="-3"/>
          <w:sz w:val="28"/>
          <w:szCs w:val="22"/>
          <w:lang w:val="vi"/>
        </w:rPr>
        <w:t xml:space="preserve"> </w:t>
      </w:r>
      <w:r w:rsidRPr="00197A0E">
        <w:rPr>
          <w:noProof w:val="0"/>
          <w:sz w:val="28"/>
          <w:szCs w:val="22"/>
          <w:lang w:val="vi"/>
        </w:rPr>
        <w:t>quả</w:t>
      </w:r>
      <w:r w:rsidRPr="00197A0E">
        <w:rPr>
          <w:noProof w:val="0"/>
          <w:spacing w:val="-5"/>
          <w:sz w:val="28"/>
          <w:szCs w:val="22"/>
          <w:lang w:val="vi"/>
        </w:rPr>
        <w:t xml:space="preserve"> </w:t>
      </w:r>
      <w:r w:rsidRPr="00197A0E">
        <w:rPr>
          <w:noProof w:val="0"/>
          <w:sz w:val="28"/>
          <w:szCs w:val="22"/>
          <w:lang w:val="vi"/>
        </w:rPr>
        <w:t>nghiên</w:t>
      </w:r>
      <w:r w:rsidRPr="00197A0E">
        <w:rPr>
          <w:noProof w:val="0"/>
          <w:spacing w:val="-1"/>
          <w:sz w:val="28"/>
          <w:szCs w:val="22"/>
          <w:lang w:val="vi"/>
        </w:rPr>
        <w:t xml:space="preserve"> </w:t>
      </w:r>
      <w:r w:rsidRPr="00197A0E">
        <w:rPr>
          <w:noProof w:val="0"/>
          <w:sz w:val="28"/>
          <w:szCs w:val="22"/>
          <w:lang w:val="vi"/>
        </w:rPr>
        <w:t>cứu và</w:t>
      </w:r>
      <w:r w:rsidRPr="00197A0E">
        <w:rPr>
          <w:noProof w:val="0"/>
          <w:spacing w:val="-4"/>
          <w:sz w:val="28"/>
          <w:szCs w:val="22"/>
          <w:lang w:val="vi"/>
        </w:rPr>
        <w:t xml:space="preserve"> </w:t>
      </w:r>
      <w:r w:rsidRPr="00197A0E">
        <w:rPr>
          <w:noProof w:val="0"/>
          <w:sz w:val="28"/>
          <w:szCs w:val="22"/>
          <w:lang w:val="vi"/>
        </w:rPr>
        <w:t>thảo</w:t>
      </w:r>
      <w:r w:rsidRPr="00197A0E">
        <w:rPr>
          <w:noProof w:val="0"/>
          <w:spacing w:val="-4"/>
          <w:sz w:val="28"/>
          <w:szCs w:val="22"/>
          <w:lang w:val="vi"/>
        </w:rPr>
        <w:t xml:space="preserve"> luận</w:t>
      </w:r>
    </w:p>
    <w:p w14:paraId="2BBF6B69" w14:textId="77777777" w:rsidR="00197A0E" w:rsidRPr="00197A0E" w:rsidRDefault="00197A0E" w:rsidP="00197A0E">
      <w:pPr>
        <w:widowControl w:val="0"/>
        <w:numPr>
          <w:ilvl w:val="2"/>
          <w:numId w:val="6"/>
        </w:numPr>
        <w:tabs>
          <w:tab w:val="left" w:pos="852"/>
        </w:tabs>
        <w:autoSpaceDE w:val="0"/>
        <w:autoSpaceDN w:val="0"/>
        <w:spacing w:before="120"/>
        <w:ind w:left="2" w:right="22" w:firstLine="707"/>
        <w:jc w:val="both"/>
        <w:rPr>
          <w:noProof w:val="0"/>
          <w:sz w:val="28"/>
          <w:szCs w:val="22"/>
          <w:lang w:val="vi"/>
        </w:rPr>
      </w:pPr>
      <w:r w:rsidRPr="00197A0E">
        <w:rPr>
          <w:noProof w:val="0"/>
          <w:sz w:val="28"/>
          <w:szCs w:val="22"/>
          <w:lang w:val="vi"/>
        </w:rPr>
        <w:t>Trình</w:t>
      </w:r>
      <w:r w:rsidRPr="00197A0E">
        <w:rPr>
          <w:noProof w:val="0"/>
          <w:spacing w:val="-13"/>
          <w:sz w:val="28"/>
          <w:szCs w:val="22"/>
          <w:lang w:val="vi"/>
        </w:rPr>
        <w:t xml:space="preserve"> </w:t>
      </w:r>
      <w:r w:rsidRPr="00197A0E">
        <w:rPr>
          <w:noProof w:val="0"/>
          <w:sz w:val="28"/>
          <w:szCs w:val="22"/>
          <w:lang w:val="vi"/>
        </w:rPr>
        <w:t>bày</w:t>
      </w:r>
      <w:r w:rsidRPr="00197A0E">
        <w:rPr>
          <w:noProof w:val="0"/>
          <w:spacing w:val="-17"/>
          <w:sz w:val="28"/>
          <w:szCs w:val="22"/>
          <w:lang w:val="vi"/>
        </w:rPr>
        <w:t xml:space="preserve"> </w:t>
      </w:r>
      <w:r w:rsidRPr="00197A0E">
        <w:rPr>
          <w:noProof w:val="0"/>
          <w:sz w:val="28"/>
          <w:szCs w:val="22"/>
          <w:lang w:val="vi"/>
        </w:rPr>
        <w:t>các</w:t>
      </w:r>
      <w:r w:rsidRPr="00197A0E">
        <w:rPr>
          <w:noProof w:val="0"/>
          <w:spacing w:val="-14"/>
          <w:sz w:val="28"/>
          <w:szCs w:val="22"/>
          <w:lang w:val="vi"/>
        </w:rPr>
        <w:t xml:space="preserve"> </w:t>
      </w:r>
      <w:r w:rsidRPr="00197A0E">
        <w:rPr>
          <w:noProof w:val="0"/>
          <w:sz w:val="28"/>
          <w:szCs w:val="22"/>
          <w:lang w:val="vi"/>
        </w:rPr>
        <w:t>nội</w:t>
      </w:r>
      <w:r w:rsidRPr="00197A0E">
        <w:rPr>
          <w:noProof w:val="0"/>
          <w:spacing w:val="-15"/>
          <w:sz w:val="28"/>
          <w:szCs w:val="22"/>
          <w:lang w:val="vi"/>
        </w:rPr>
        <w:t xml:space="preserve"> </w:t>
      </w:r>
      <w:r w:rsidRPr="00197A0E">
        <w:rPr>
          <w:noProof w:val="0"/>
          <w:sz w:val="28"/>
          <w:szCs w:val="22"/>
          <w:lang w:val="vi"/>
        </w:rPr>
        <w:t>dung</w:t>
      </w:r>
      <w:r w:rsidRPr="00197A0E">
        <w:rPr>
          <w:noProof w:val="0"/>
          <w:spacing w:val="-13"/>
          <w:sz w:val="28"/>
          <w:szCs w:val="22"/>
          <w:lang w:val="vi"/>
        </w:rPr>
        <w:t xml:space="preserve"> </w:t>
      </w:r>
      <w:r w:rsidRPr="00197A0E">
        <w:rPr>
          <w:noProof w:val="0"/>
          <w:sz w:val="28"/>
          <w:szCs w:val="22"/>
          <w:lang w:val="vi"/>
        </w:rPr>
        <w:t>nghiên</w:t>
      </w:r>
      <w:r w:rsidRPr="00197A0E">
        <w:rPr>
          <w:noProof w:val="0"/>
          <w:spacing w:val="-13"/>
          <w:sz w:val="28"/>
          <w:szCs w:val="22"/>
          <w:lang w:val="vi"/>
        </w:rPr>
        <w:t xml:space="preserve"> </w:t>
      </w:r>
      <w:r w:rsidRPr="00197A0E">
        <w:rPr>
          <w:noProof w:val="0"/>
          <w:sz w:val="28"/>
          <w:szCs w:val="22"/>
          <w:lang w:val="vi"/>
        </w:rPr>
        <w:t>cứu</w:t>
      </w:r>
      <w:r w:rsidRPr="00197A0E">
        <w:rPr>
          <w:noProof w:val="0"/>
          <w:spacing w:val="-13"/>
          <w:sz w:val="28"/>
          <w:szCs w:val="22"/>
          <w:lang w:val="vi"/>
        </w:rPr>
        <w:t xml:space="preserve"> </w:t>
      </w:r>
      <w:r w:rsidRPr="00197A0E">
        <w:rPr>
          <w:noProof w:val="0"/>
          <w:sz w:val="28"/>
          <w:szCs w:val="22"/>
          <w:lang w:val="vi"/>
        </w:rPr>
        <w:t>đã</w:t>
      </w:r>
      <w:r w:rsidRPr="00197A0E">
        <w:rPr>
          <w:noProof w:val="0"/>
          <w:spacing w:val="-14"/>
          <w:sz w:val="28"/>
          <w:szCs w:val="22"/>
          <w:lang w:val="vi"/>
        </w:rPr>
        <w:t xml:space="preserve"> </w:t>
      </w:r>
      <w:r w:rsidRPr="00197A0E">
        <w:rPr>
          <w:noProof w:val="0"/>
          <w:sz w:val="28"/>
          <w:szCs w:val="22"/>
          <w:lang w:val="vi"/>
        </w:rPr>
        <w:t>được</w:t>
      </w:r>
      <w:r w:rsidRPr="00197A0E">
        <w:rPr>
          <w:noProof w:val="0"/>
          <w:spacing w:val="-14"/>
          <w:sz w:val="28"/>
          <w:szCs w:val="22"/>
          <w:lang w:val="vi"/>
        </w:rPr>
        <w:t xml:space="preserve"> </w:t>
      </w:r>
      <w:r w:rsidRPr="00197A0E">
        <w:rPr>
          <w:noProof w:val="0"/>
          <w:sz w:val="28"/>
          <w:szCs w:val="22"/>
          <w:lang w:val="vi"/>
        </w:rPr>
        <w:t>thực</w:t>
      </w:r>
      <w:r w:rsidRPr="00197A0E">
        <w:rPr>
          <w:noProof w:val="0"/>
          <w:spacing w:val="-14"/>
          <w:sz w:val="28"/>
          <w:szCs w:val="22"/>
          <w:lang w:val="vi"/>
        </w:rPr>
        <w:t xml:space="preserve"> </w:t>
      </w:r>
      <w:r w:rsidRPr="00197A0E">
        <w:rPr>
          <w:noProof w:val="0"/>
          <w:sz w:val="28"/>
          <w:szCs w:val="22"/>
          <w:lang w:val="vi"/>
        </w:rPr>
        <w:t>hiện,</w:t>
      </w:r>
      <w:r w:rsidRPr="00197A0E">
        <w:rPr>
          <w:noProof w:val="0"/>
          <w:spacing w:val="-14"/>
          <w:sz w:val="28"/>
          <w:szCs w:val="22"/>
          <w:lang w:val="vi"/>
        </w:rPr>
        <w:t xml:space="preserve"> </w:t>
      </w:r>
      <w:r w:rsidRPr="00197A0E">
        <w:rPr>
          <w:noProof w:val="0"/>
          <w:sz w:val="28"/>
          <w:szCs w:val="22"/>
          <w:lang w:val="vi"/>
        </w:rPr>
        <w:t>những</w:t>
      </w:r>
      <w:r w:rsidRPr="00197A0E">
        <w:rPr>
          <w:noProof w:val="0"/>
          <w:spacing w:val="-13"/>
          <w:sz w:val="28"/>
          <w:szCs w:val="22"/>
          <w:lang w:val="vi"/>
        </w:rPr>
        <w:t xml:space="preserve"> </w:t>
      </w:r>
      <w:r w:rsidRPr="00197A0E">
        <w:rPr>
          <w:noProof w:val="0"/>
          <w:sz w:val="28"/>
          <w:szCs w:val="22"/>
          <w:lang w:val="vi"/>
        </w:rPr>
        <w:t>hạng</w:t>
      </w:r>
      <w:r w:rsidRPr="00197A0E">
        <w:rPr>
          <w:noProof w:val="0"/>
          <w:spacing w:val="-11"/>
          <w:sz w:val="28"/>
          <w:szCs w:val="22"/>
          <w:lang w:val="vi"/>
        </w:rPr>
        <w:t xml:space="preserve"> </w:t>
      </w:r>
      <w:r w:rsidRPr="00197A0E">
        <w:rPr>
          <w:noProof w:val="0"/>
          <w:sz w:val="28"/>
          <w:szCs w:val="22"/>
          <w:lang w:val="vi"/>
        </w:rPr>
        <w:t>mục</w:t>
      </w:r>
      <w:r w:rsidRPr="00197A0E">
        <w:rPr>
          <w:noProof w:val="0"/>
          <w:spacing w:val="-14"/>
          <w:sz w:val="28"/>
          <w:szCs w:val="22"/>
          <w:lang w:val="vi"/>
        </w:rPr>
        <w:t xml:space="preserve"> </w:t>
      </w:r>
      <w:r w:rsidRPr="00197A0E">
        <w:rPr>
          <w:noProof w:val="0"/>
          <w:sz w:val="28"/>
          <w:szCs w:val="22"/>
          <w:lang w:val="vi"/>
        </w:rPr>
        <w:t>chủ yếu đã được tiến hành.</w:t>
      </w:r>
    </w:p>
    <w:p w14:paraId="6988732F" w14:textId="77777777" w:rsidR="00197A0E" w:rsidRPr="00197A0E" w:rsidRDefault="00197A0E" w:rsidP="00197A0E">
      <w:pPr>
        <w:widowControl w:val="0"/>
        <w:numPr>
          <w:ilvl w:val="2"/>
          <w:numId w:val="6"/>
        </w:numPr>
        <w:tabs>
          <w:tab w:val="left" w:pos="853"/>
        </w:tabs>
        <w:autoSpaceDE w:val="0"/>
        <w:autoSpaceDN w:val="0"/>
        <w:spacing w:before="119"/>
        <w:ind w:left="853" w:hanging="143"/>
        <w:jc w:val="both"/>
        <w:rPr>
          <w:noProof w:val="0"/>
          <w:sz w:val="28"/>
          <w:szCs w:val="22"/>
          <w:lang w:val="vi"/>
        </w:rPr>
      </w:pPr>
      <w:r w:rsidRPr="00197A0E">
        <w:rPr>
          <w:noProof w:val="0"/>
          <w:sz w:val="28"/>
          <w:szCs w:val="22"/>
          <w:lang w:val="vi"/>
        </w:rPr>
        <w:t>Trình</w:t>
      </w:r>
      <w:r w:rsidRPr="00197A0E">
        <w:rPr>
          <w:noProof w:val="0"/>
          <w:spacing w:val="-2"/>
          <w:sz w:val="28"/>
          <w:szCs w:val="22"/>
          <w:lang w:val="vi"/>
        </w:rPr>
        <w:t xml:space="preserve"> </w:t>
      </w:r>
      <w:r w:rsidRPr="00197A0E">
        <w:rPr>
          <w:noProof w:val="0"/>
          <w:sz w:val="28"/>
          <w:szCs w:val="22"/>
          <w:lang w:val="vi"/>
        </w:rPr>
        <w:t>bày</w:t>
      </w:r>
      <w:r w:rsidRPr="00197A0E">
        <w:rPr>
          <w:noProof w:val="0"/>
          <w:spacing w:val="-5"/>
          <w:sz w:val="28"/>
          <w:szCs w:val="22"/>
          <w:lang w:val="vi"/>
        </w:rPr>
        <w:t xml:space="preserve"> </w:t>
      </w:r>
      <w:r w:rsidRPr="00197A0E">
        <w:rPr>
          <w:noProof w:val="0"/>
          <w:sz w:val="28"/>
          <w:szCs w:val="22"/>
          <w:lang w:val="vi"/>
        </w:rPr>
        <w:t>quá</w:t>
      </w:r>
      <w:r w:rsidRPr="00197A0E">
        <w:rPr>
          <w:noProof w:val="0"/>
          <w:spacing w:val="-3"/>
          <w:sz w:val="28"/>
          <w:szCs w:val="22"/>
          <w:lang w:val="vi"/>
        </w:rPr>
        <w:t xml:space="preserve"> </w:t>
      </w:r>
      <w:r w:rsidRPr="00197A0E">
        <w:rPr>
          <w:noProof w:val="0"/>
          <w:sz w:val="28"/>
          <w:szCs w:val="22"/>
          <w:lang w:val="vi"/>
        </w:rPr>
        <w:t>trình</w:t>
      </w:r>
      <w:r w:rsidRPr="00197A0E">
        <w:rPr>
          <w:noProof w:val="0"/>
          <w:spacing w:val="-2"/>
          <w:sz w:val="28"/>
          <w:szCs w:val="22"/>
          <w:lang w:val="vi"/>
        </w:rPr>
        <w:t xml:space="preserve"> </w:t>
      </w:r>
      <w:r w:rsidRPr="00197A0E">
        <w:rPr>
          <w:noProof w:val="0"/>
          <w:sz w:val="28"/>
          <w:szCs w:val="22"/>
          <w:lang w:val="vi"/>
        </w:rPr>
        <w:t>hoàn</w:t>
      </w:r>
      <w:r w:rsidRPr="00197A0E">
        <w:rPr>
          <w:noProof w:val="0"/>
          <w:spacing w:val="-1"/>
          <w:sz w:val="28"/>
          <w:szCs w:val="22"/>
          <w:lang w:val="vi"/>
        </w:rPr>
        <w:t xml:space="preserve"> </w:t>
      </w:r>
      <w:r w:rsidRPr="00197A0E">
        <w:rPr>
          <w:noProof w:val="0"/>
          <w:sz w:val="28"/>
          <w:szCs w:val="22"/>
          <w:lang w:val="vi"/>
        </w:rPr>
        <w:t>thiện</w:t>
      </w:r>
      <w:r w:rsidRPr="00197A0E">
        <w:rPr>
          <w:noProof w:val="0"/>
          <w:spacing w:val="-2"/>
          <w:sz w:val="28"/>
          <w:szCs w:val="22"/>
          <w:lang w:val="vi"/>
        </w:rPr>
        <w:t xml:space="preserve"> </w:t>
      </w:r>
      <w:r w:rsidRPr="00197A0E">
        <w:rPr>
          <w:noProof w:val="0"/>
          <w:sz w:val="28"/>
          <w:szCs w:val="22"/>
          <w:lang w:val="vi"/>
        </w:rPr>
        <w:t>công</w:t>
      </w:r>
      <w:r w:rsidRPr="00197A0E">
        <w:rPr>
          <w:noProof w:val="0"/>
          <w:spacing w:val="-5"/>
          <w:sz w:val="28"/>
          <w:szCs w:val="22"/>
          <w:lang w:val="vi"/>
        </w:rPr>
        <w:t xml:space="preserve"> </w:t>
      </w:r>
      <w:r w:rsidRPr="00197A0E">
        <w:rPr>
          <w:noProof w:val="0"/>
          <w:sz w:val="28"/>
          <w:szCs w:val="22"/>
          <w:lang w:val="vi"/>
        </w:rPr>
        <w:t>nghệ/</w:t>
      </w:r>
      <w:r w:rsidRPr="00197A0E">
        <w:rPr>
          <w:noProof w:val="0"/>
          <w:spacing w:val="-4"/>
          <w:sz w:val="28"/>
          <w:szCs w:val="22"/>
          <w:lang w:val="vi"/>
        </w:rPr>
        <w:t xml:space="preserve"> </w:t>
      </w:r>
      <w:r w:rsidRPr="00197A0E">
        <w:rPr>
          <w:noProof w:val="0"/>
          <w:sz w:val="28"/>
          <w:szCs w:val="22"/>
          <w:lang w:val="vi"/>
        </w:rPr>
        <w:t>các</w:t>
      </w:r>
      <w:r w:rsidRPr="00197A0E">
        <w:rPr>
          <w:noProof w:val="0"/>
          <w:spacing w:val="-2"/>
          <w:sz w:val="28"/>
          <w:szCs w:val="22"/>
          <w:lang w:val="vi"/>
        </w:rPr>
        <w:t xml:space="preserve"> </w:t>
      </w:r>
      <w:r w:rsidRPr="00197A0E">
        <w:rPr>
          <w:noProof w:val="0"/>
          <w:sz w:val="28"/>
          <w:szCs w:val="22"/>
          <w:lang w:val="vi"/>
        </w:rPr>
        <w:t>thử</w:t>
      </w:r>
      <w:r w:rsidRPr="00197A0E">
        <w:rPr>
          <w:noProof w:val="0"/>
          <w:spacing w:val="-5"/>
          <w:sz w:val="28"/>
          <w:szCs w:val="22"/>
          <w:lang w:val="vi"/>
        </w:rPr>
        <w:t xml:space="preserve"> </w:t>
      </w:r>
      <w:r w:rsidRPr="00197A0E">
        <w:rPr>
          <w:noProof w:val="0"/>
          <w:sz w:val="28"/>
          <w:szCs w:val="22"/>
          <w:lang w:val="vi"/>
        </w:rPr>
        <w:t>nghiệm</w:t>
      </w:r>
      <w:r w:rsidRPr="00197A0E">
        <w:rPr>
          <w:noProof w:val="0"/>
          <w:spacing w:val="-7"/>
          <w:sz w:val="28"/>
          <w:szCs w:val="22"/>
          <w:lang w:val="vi"/>
        </w:rPr>
        <w:t xml:space="preserve"> </w:t>
      </w:r>
      <w:r w:rsidRPr="00197A0E">
        <w:rPr>
          <w:noProof w:val="0"/>
          <w:sz w:val="28"/>
          <w:szCs w:val="22"/>
          <w:lang w:val="vi"/>
        </w:rPr>
        <w:t>được</w:t>
      </w:r>
      <w:r w:rsidRPr="00197A0E">
        <w:rPr>
          <w:noProof w:val="0"/>
          <w:spacing w:val="-2"/>
          <w:sz w:val="28"/>
          <w:szCs w:val="22"/>
          <w:lang w:val="vi"/>
        </w:rPr>
        <w:t xml:space="preserve"> </w:t>
      </w:r>
      <w:r w:rsidRPr="00197A0E">
        <w:rPr>
          <w:noProof w:val="0"/>
          <w:sz w:val="28"/>
          <w:szCs w:val="22"/>
          <w:lang w:val="vi"/>
        </w:rPr>
        <w:t>tiến</w:t>
      </w:r>
      <w:r w:rsidRPr="00197A0E">
        <w:rPr>
          <w:noProof w:val="0"/>
          <w:spacing w:val="-5"/>
          <w:sz w:val="28"/>
          <w:szCs w:val="22"/>
          <w:lang w:val="vi"/>
        </w:rPr>
        <w:t xml:space="preserve"> </w:t>
      </w:r>
      <w:r w:rsidRPr="00197A0E">
        <w:rPr>
          <w:noProof w:val="0"/>
          <w:spacing w:val="-2"/>
          <w:sz w:val="28"/>
          <w:szCs w:val="22"/>
          <w:lang w:val="vi"/>
        </w:rPr>
        <w:t>hành.</w:t>
      </w:r>
    </w:p>
    <w:p w14:paraId="32B7BC53" w14:textId="77777777" w:rsidR="00197A0E" w:rsidRPr="00197A0E" w:rsidRDefault="00197A0E" w:rsidP="00197A0E">
      <w:pPr>
        <w:widowControl w:val="0"/>
        <w:numPr>
          <w:ilvl w:val="2"/>
          <w:numId w:val="6"/>
        </w:numPr>
        <w:tabs>
          <w:tab w:val="left" w:pos="923"/>
        </w:tabs>
        <w:autoSpaceDE w:val="0"/>
        <w:autoSpaceDN w:val="0"/>
        <w:spacing w:before="120"/>
        <w:ind w:left="923" w:hanging="213"/>
        <w:jc w:val="both"/>
        <w:rPr>
          <w:noProof w:val="0"/>
          <w:sz w:val="28"/>
          <w:szCs w:val="22"/>
          <w:lang w:val="vi"/>
        </w:rPr>
      </w:pPr>
      <w:r w:rsidRPr="00197A0E">
        <w:rPr>
          <w:noProof w:val="0"/>
          <w:sz w:val="28"/>
          <w:szCs w:val="22"/>
          <w:lang w:val="vi"/>
        </w:rPr>
        <w:t>Trình</w:t>
      </w:r>
      <w:r w:rsidRPr="00197A0E">
        <w:rPr>
          <w:noProof w:val="0"/>
          <w:spacing w:val="-2"/>
          <w:sz w:val="28"/>
          <w:szCs w:val="22"/>
          <w:lang w:val="vi"/>
        </w:rPr>
        <w:t xml:space="preserve"> </w:t>
      </w:r>
      <w:r w:rsidRPr="00197A0E">
        <w:rPr>
          <w:noProof w:val="0"/>
          <w:sz w:val="28"/>
          <w:szCs w:val="22"/>
          <w:lang w:val="vi"/>
        </w:rPr>
        <w:t>bày</w:t>
      </w:r>
      <w:r w:rsidRPr="00197A0E">
        <w:rPr>
          <w:noProof w:val="0"/>
          <w:spacing w:val="-5"/>
          <w:sz w:val="28"/>
          <w:szCs w:val="22"/>
          <w:lang w:val="vi"/>
        </w:rPr>
        <w:t xml:space="preserve"> </w:t>
      </w:r>
      <w:r w:rsidRPr="00197A0E">
        <w:rPr>
          <w:noProof w:val="0"/>
          <w:sz w:val="28"/>
          <w:szCs w:val="22"/>
          <w:lang w:val="vi"/>
        </w:rPr>
        <w:t>các</w:t>
      </w:r>
      <w:r w:rsidRPr="00197A0E">
        <w:rPr>
          <w:noProof w:val="0"/>
          <w:spacing w:val="-2"/>
          <w:sz w:val="28"/>
          <w:szCs w:val="22"/>
          <w:lang w:val="vi"/>
        </w:rPr>
        <w:t xml:space="preserve"> </w:t>
      </w:r>
      <w:r w:rsidRPr="00197A0E">
        <w:rPr>
          <w:noProof w:val="0"/>
          <w:sz w:val="28"/>
          <w:szCs w:val="22"/>
          <w:lang w:val="vi"/>
        </w:rPr>
        <w:t>kết</w:t>
      </w:r>
      <w:r w:rsidRPr="00197A0E">
        <w:rPr>
          <w:noProof w:val="0"/>
          <w:spacing w:val="-1"/>
          <w:sz w:val="28"/>
          <w:szCs w:val="22"/>
          <w:lang w:val="vi"/>
        </w:rPr>
        <w:t xml:space="preserve"> </w:t>
      </w:r>
      <w:r w:rsidRPr="00197A0E">
        <w:rPr>
          <w:noProof w:val="0"/>
          <w:sz w:val="28"/>
          <w:szCs w:val="22"/>
          <w:lang w:val="vi"/>
        </w:rPr>
        <w:t>quả</w:t>
      </w:r>
      <w:r w:rsidRPr="00197A0E">
        <w:rPr>
          <w:noProof w:val="0"/>
          <w:spacing w:val="-3"/>
          <w:sz w:val="28"/>
          <w:szCs w:val="22"/>
          <w:lang w:val="vi"/>
        </w:rPr>
        <w:t xml:space="preserve"> </w:t>
      </w:r>
      <w:r w:rsidRPr="00197A0E">
        <w:rPr>
          <w:noProof w:val="0"/>
          <w:sz w:val="28"/>
          <w:szCs w:val="22"/>
          <w:lang w:val="vi"/>
        </w:rPr>
        <w:t>nghiên</w:t>
      </w:r>
      <w:r w:rsidRPr="00197A0E">
        <w:rPr>
          <w:noProof w:val="0"/>
          <w:spacing w:val="-4"/>
          <w:sz w:val="28"/>
          <w:szCs w:val="22"/>
          <w:lang w:val="vi"/>
        </w:rPr>
        <w:t xml:space="preserve"> cứu.</w:t>
      </w:r>
    </w:p>
    <w:p w14:paraId="4DC0855B" w14:textId="77777777" w:rsidR="00197A0E" w:rsidRPr="00197A0E" w:rsidRDefault="00197A0E" w:rsidP="00197A0E">
      <w:pPr>
        <w:widowControl w:val="0"/>
        <w:numPr>
          <w:ilvl w:val="2"/>
          <w:numId w:val="6"/>
        </w:numPr>
        <w:tabs>
          <w:tab w:val="left" w:pos="922"/>
        </w:tabs>
        <w:autoSpaceDE w:val="0"/>
        <w:autoSpaceDN w:val="0"/>
        <w:spacing w:before="122"/>
        <w:ind w:left="2" w:right="22" w:firstLine="707"/>
        <w:jc w:val="both"/>
        <w:rPr>
          <w:noProof w:val="0"/>
          <w:sz w:val="28"/>
          <w:szCs w:val="22"/>
          <w:lang w:val="vi"/>
        </w:rPr>
      </w:pPr>
      <w:r w:rsidRPr="00197A0E">
        <w:rPr>
          <w:noProof w:val="0"/>
          <w:sz w:val="28"/>
          <w:szCs w:val="22"/>
          <w:lang w:val="vi"/>
        </w:rPr>
        <w:t>Phân</w:t>
      </w:r>
      <w:r w:rsidRPr="00197A0E">
        <w:rPr>
          <w:noProof w:val="0"/>
          <w:spacing w:val="-10"/>
          <w:sz w:val="28"/>
          <w:szCs w:val="22"/>
          <w:lang w:val="vi"/>
        </w:rPr>
        <w:t xml:space="preserve"> </w:t>
      </w:r>
      <w:r w:rsidRPr="00197A0E">
        <w:rPr>
          <w:noProof w:val="0"/>
          <w:sz w:val="28"/>
          <w:szCs w:val="22"/>
          <w:lang w:val="vi"/>
        </w:rPr>
        <w:t>tích,</w:t>
      </w:r>
      <w:r w:rsidRPr="00197A0E">
        <w:rPr>
          <w:noProof w:val="0"/>
          <w:spacing w:val="-10"/>
          <w:sz w:val="28"/>
          <w:szCs w:val="22"/>
          <w:lang w:val="vi"/>
        </w:rPr>
        <w:t xml:space="preserve"> </w:t>
      </w:r>
      <w:r w:rsidRPr="00197A0E">
        <w:rPr>
          <w:noProof w:val="0"/>
          <w:sz w:val="28"/>
          <w:szCs w:val="22"/>
          <w:lang w:val="vi"/>
        </w:rPr>
        <w:t>đánh</w:t>
      </w:r>
      <w:r w:rsidRPr="00197A0E">
        <w:rPr>
          <w:noProof w:val="0"/>
          <w:spacing w:val="-11"/>
          <w:sz w:val="28"/>
          <w:szCs w:val="22"/>
          <w:lang w:val="vi"/>
        </w:rPr>
        <w:t xml:space="preserve"> </w:t>
      </w:r>
      <w:r w:rsidRPr="00197A0E">
        <w:rPr>
          <w:noProof w:val="0"/>
          <w:sz w:val="28"/>
          <w:szCs w:val="22"/>
          <w:lang w:val="vi"/>
        </w:rPr>
        <w:t>giá</w:t>
      </w:r>
      <w:r w:rsidRPr="00197A0E">
        <w:rPr>
          <w:noProof w:val="0"/>
          <w:spacing w:val="-11"/>
          <w:sz w:val="28"/>
          <w:szCs w:val="22"/>
          <w:lang w:val="vi"/>
        </w:rPr>
        <w:t xml:space="preserve"> </w:t>
      </w:r>
      <w:r w:rsidRPr="00197A0E">
        <w:rPr>
          <w:noProof w:val="0"/>
          <w:sz w:val="28"/>
          <w:szCs w:val="22"/>
          <w:lang w:val="vi"/>
        </w:rPr>
        <w:t>kết</w:t>
      </w:r>
      <w:r w:rsidRPr="00197A0E">
        <w:rPr>
          <w:noProof w:val="0"/>
          <w:spacing w:val="-11"/>
          <w:sz w:val="28"/>
          <w:szCs w:val="22"/>
          <w:lang w:val="vi"/>
        </w:rPr>
        <w:t xml:space="preserve"> </w:t>
      </w:r>
      <w:r w:rsidRPr="00197A0E">
        <w:rPr>
          <w:noProof w:val="0"/>
          <w:sz w:val="28"/>
          <w:szCs w:val="22"/>
          <w:lang w:val="vi"/>
        </w:rPr>
        <w:t>quả</w:t>
      </w:r>
      <w:r w:rsidRPr="00197A0E">
        <w:rPr>
          <w:noProof w:val="0"/>
          <w:spacing w:val="-9"/>
          <w:sz w:val="28"/>
          <w:szCs w:val="22"/>
          <w:lang w:val="vi"/>
        </w:rPr>
        <w:t xml:space="preserve"> </w:t>
      </w:r>
      <w:r w:rsidRPr="00197A0E">
        <w:rPr>
          <w:noProof w:val="0"/>
          <w:sz w:val="28"/>
          <w:szCs w:val="22"/>
          <w:lang w:val="vi"/>
        </w:rPr>
        <w:t>thu</w:t>
      </w:r>
      <w:r w:rsidRPr="00197A0E">
        <w:rPr>
          <w:noProof w:val="0"/>
          <w:spacing w:val="-11"/>
          <w:sz w:val="28"/>
          <w:szCs w:val="22"/>
          <w:lang w:val="vi"/>
        </w:rPr>
        <w:t xml:space="preserve"> </w:t>
      </w:r>
      <w:r w:rsidRPr="00197A0E">
        <w:rPr>
          <w:noProof w:val="0"/>
          <w:sz w:val="28"/>
          <w:szCs w:val="22"/>
          <w:lang w:val="vi"/>
        </w:rPr>
        <w:t>được</w:t>
      </w:r>
      <w:r w:rsidRPr="00197A0E">
        <w:rPr>
          <w:noProof w:val="0"/>
          <w:spacing w:val="-9"/>
          <w:sz w:val="28"/>
          <w:szCs w:val="22"/>
          <w:lang w:val="vi"/>
        </w:rPr>
        <w:t xml:space="preserve"> </w:t>
      </w:r>
      <w:r w:rsidRPr="00197A0E">
        <w:rPr>
          <w:noProof w:val="0"/>
          <w:sz w:val="28"/>
          <w:szCs w:val="22"/>
          <w:lang w:val="vi"/>
        </w:rPr>
        <w:t>(về</w:t>
      </w:r>
      <w:r w:rsidRPr="00197A0E">
        <w:rPr>
          <w:noProof w:val="0"/>
          <w:spacing w:val="-11"/>
          <w:sz w:val="28"/>
          <w:szCs w:val="22"/>
          <w:lang w:val="vi"/>
        </w:rPr>
        <w:t xml:space="preserve"> </w:t>
      </w:r>
      <w:r w:rsidRPr="00197A0E">
        <w:rPr>
          <w:noProof w:val="0"/>
          <w:sz w:val="28"/>
          <w:szCs w:val="22"/>
          <w:lang w:val="vi"/>
        </w:rPr>
        <w:t>tính</w:t>
      </w:r>
      <w:r w:rsidRPr="00197A0E">
        <w:rPr>
          <w:noProof w:val="0"/>
          <w:spacing w:val="-10"/>
          <w:sz w:val="28"/>
          <w:szCs w:val="22"/>
          <w:lang w:val="vi"/>
        </w:rPr>
        <w:t xml:space="preserve"> </w:t>
      </w:r>
      <w:r w:rsidRPr="00197A0E">
        <w:rPr>
          <w:noProof w:val="0"/>
          <w:sz w:val="28"/>
          <w:szCs w:val="22"/>
          <w:lang w:val="vi"/>
        </w:rPr>
        <w:t>chính</w:t>
      </w:r>
      <w:r w:rsidRPr="00197A0E">
        <w:rPr>
          <w:noProof w:val="0"/>
          <w:spacing w:val="-10"/>
          <w:sz w:val="28"/>
          <w:szCs w:val="22"/>
          <w:lang w:val="vi"/>
        </w:rPr>
        <w:t xml:space="preserve"> </w:t>
      </w:r>
      <w:r w:rsidRPr="00197A0E">
        <w:rPr>
          <w:noProof w:val="0"/>
          <w:sz w:val="28"/>
          <w:szCs w:val="22"/>
          <w:lang w:val="vi"/>
        </w:rPr>
        <w:t>xác,</w:t>
      </w:r>
      <w:r w:rsidRPr="00197A0E">
        <w:rPr>
          <w:noProof w:val="0"/>
          <w:spacing w:val="-9"/>
          <w:sz w:val="28"/>
          <w:szCs w:val="22"/>
          <w:lang w:val="vi"/>
        </w:rPr>
        <w:t xml:space="preserve"> </w:t>
      </w:r>
      <w:r w:rsidRPr="00197A0E">
        <w:rPr>
          <w:noProof w:val="0"/>
          <w:sz w:val="28"/>
          <w:szCs w:val="22"/>
          <w:lang w:val="vi"/>
        </w:rPr>
        <w:t>độ</w:t>
      </w:r>
      <w:r w:rsidRPr="00197A0E">
        <w:rPr>
          <w:noProof w:val="0"/>
          <w:spacing w:val="-10"/>
          <w:sz w:val="28"/>
          <w:szCs w:val="22"/>
          <w:lang w:val="vi"/>
        </w:rPr>
        <w:t xml:space="preserve"> </w:t>
      </w:r>
      <w:r w:rsidRPr="00197A0E">
        <w:rPr>
          <w:noProof w:val="0"/>
          <w:sz w:val="28"/>
          <w:szCs w:val="22"/>
          <w:lang w:val="vi"/>
        </w:rPr>
        <w:t>tin</w:t>
      </w:r>
      <w:r w:rsidRPr="00197A0E">
        <w:rPr>
          <w:noProof w:val="0"/>
          <w:spacing w:val="-11"/>
          <w:sz w:val="28"/>
          <w:szCs w:val="22"/>
          <w:lang w:val="vi"/>
        </w:rPr>
        <w:t xml:space="preserve"> </w:t>
      </w:r>
      <w:r w:rsidRPr="00197A0E">
        <w:rPr>
          <w:noProof w:val="0"/>
          <w:sz w:val="28"/>
          <w:szCs w:val="22"/>
          <w:lang w:val="vi"/>
        </w:rPr>
        <w:t>cậy,</w:t>
      </w:r>
      <w:r w:rsidRPr="00197A0E">
        <w:rPr>
          <w:noProof w:val="0"/>
          <w:spacing w:val="-10"/>
          <w:sz w:val="28"/>
          <w:szCs w:val="22"/>
          <w:lang w:val="vi"/>
        </w:rPr>
        <w:t xml:space="preserve"> </w:t>
      </w:r>
      <w:r w:rsidRPr="00197A0E">
        <w:rPr>
          <w:noProof w:val="0"/>
          <w:sz w:val="28"/>
          <w:szCs w:val="22"/>
          <w:lang w:val="vi"/>
        </w:rPr>
        <w:t>ý</w:t>
      </w:r>
      <w:r w:rsidRPr="00197A0E">
        <w:rPr>
          <w:noProof w:val="0"/>
          <w:spacing w:val="-8"/>
          <w:sz w:val="28"/>
          <w:szCs w:val="22"/>
          <w:lang w:val="vi"/>
        </w:rPr>
        <w:t xml:space="preserve"> </w:t>
      </w:r>
      <w:r w:rsidRPr="00197A0E">
        <w:rPr>
          <w:noProof w:val="0"/>
          <w:sz w:val="28"/>
          <w:szCs w:val="22"/>
          <w:lang w:val="vi"/>
        </w:rPr>
        <w:t>nghĩa các kết quả), so sánh, đối chiếu với các kết quả nghiên cứu khác; kết luận đối với từng vấn đề, từng nội dung.</w:t>
      </w:r>
    </w:p>
    <w:p w14:paraId="6DC8DFA7" w14:textId="77777777" w:rsidR="00197A0E" w:rsidRPr="00197A0E" w:rsidRDefault="00197A0E" w:rsidP="00197A0E">
      <w:pPr>
        <w:widowControl w:val="0"/>
        <w:numPr>
          <w:ilvl w:val="2"/>
          <w:numId w:val="6"/>
        </w:numPr>
        <w:tabs>
          <w:tab w:val="left" w:pos="942"/>
        </w:tabs>
        <w:autoSpaceDE w:val="0"/>
        <w:autoSpaceDN w:val="0"/>
        <w:spacing w:before="119"/>
        <w:ind w:left="942" w:hanging="232"/>
        <w:jc w:val="both"/>
        <w:rPr>
          <w:noProof w:val="0"/>
          <w:sz w:val="28"/>
          <w:szCs w:val="22"/>
          <w:lang w:val="vi"/>
        </w:rPr>
      </w:pPr>
      <w:r w:rsidRPr="00197A0E">
        <w:rPr>
          <w:noProof w:val="0"/>
          <w:sz w:val="28"/>
          <w:szCs w:val="22"/>
          <w:lang w:val="vi"/>
        </w:rPr>
        <w:t>Nêu</w:t>
      </w:r>
      <w:r w:rsidRPr="00197A0E">
        <w:rPr>
          <w:noProof w:val="0"/>
          <w:spacing w:val="-1"/>
          <w:sz w:val="28"/>
          <w:szCs w:val="22"/>
          <w:lang w:val="vi"/>
        </w:rPr>
        <w:t xml:space="preserve"> </w:t>
      </w:r>
      <w:r w:rsidRPr="00197A0E">
        <w:rPr>
          <w:noProof w:val="0"/>
          <w:sz w:val="28"/>
          <w:szCs w:val="22"/>
          <w:lang w:val="vi"/>
        </w:rPr>
        <w:t>rõ</w:t>
      </w:r>
      <w:r w:rsidRPr="00197A0E">
        <w:rPr>
          <w:noProof w:val="0"/>
          <w:spacing w:val="-2"/>
          <w:sz w:val="28"/>
          <w:szCs w:val="22"/>
          <w:lang w:val="vi"/>
        </w:rPr>
        <w:t xml:space="preserve"> </w:t>
      </w:r>
      <w:r w:rsidRPr="00197A0E">
        <w:rPr>
          <w:noProof w:val="0"/>
          <w:sz w:val="28"/>
          <w:szCs w:val="22"/>
          <w:lang w:val="vi"/>
        </w:rPr>
        <w:t>các</w:t>
      </w:r>
      <w:r w:rsidRPr="00197A0E">
        <w:rPr>
          <w:noProof w:val="0"/>
          <w:spacing w:val="-2"/>
          <w:sz w:val="28"/>
          <w:szCs w:val="22"/>
          <w:lang w:val="vi"/>
        </w:rPr>
        <w:t xml:space="preserve"> </w:t>
      </w:r>
      <w:r w:rsidRPr="00197A0E">
        <w:rPr>
          <w:noProof w:val="0"/>
          <w:sz w:val="28"/>
          <w:szCs w:val="22"/>
          <w:lang w:val="vi"/>
        </w:rPr>
        <w:t>sản</w:t>
      </w:r>
      <w:r w:rsidRPr="00197A0E">
        <w:rPr>
          <w:noProof w:val="0"/>
          <w:spacing w:val="-1"/>
          <w:sz w:val="28"/>
          <w:szCs w:val="22"/>
          <w:lang w:val="vi"/>
        </w:rPr>
        <w:t xml:space="preserve"> </w:t>
      </w:r>
      <w:r w:rsidRPr="00197A0E">
        <w:rPr>
          <w:noProof w:val="0"/>
          <w:sz w:val="28"/>
          <w:szCs w:val="22"/>
          <w:lang w:val="vi"/>
        </w:rPr>
        <w:t>phẩm</w:t>
      </w:r>
      <w:r w:rsidRPr="00197A0E">
        <w:rPr>
          <w:noProof w:val="0"/>
          <w:spacing w:val="-4"/>
          <w:sz w:val="28"/>
          <w:szCs w:val="22"/>
          <w:lang w:val="vi"/>
        </w:rPr>
        <w:t xml:space="preserve"> </w:t>
      </w:r>
      <w:r w:rsidRPr="00197A0E">
        <w:rPr>
          <w:noProof w:val="0"/>
          <w:sz w:val="28"/>
          <w:szCs w:val="22"/>
          <w:lang w:val="vi"/>
        </w:rPr>
        <w:t>của</w:t>
      </w:r>
      <w:r w:rsidRPr="00197A0E">
        <w:rPr>
          <w:noProof w:val="0"/>
          <w:spacing w:val="-2"/>
          <w:sz w:val="28"/>
          <w:szCs w:val="22"/>
          <w:lang w:val="vi"/>
        </w:rPr>
        <w:t xml:space="preserve"> </w:t>
      </w:r>
      <w:r w:rsidRPr="00197A0E">
        <w:rPr>
          <w:noProof w:val="0"/>
          <w:sz w:val="28"/>
          <w:szCs w:val="22"/>
          <w:lang w:val="vi"/>
        </w:rPr>
        <w:t>đề</w:t>
      </w:r>
      <w:r w:rsidRPr="00197A0E">
        <w:rPr>
          <w:noProof w:val="0"/>
          <w:spacing w:val="-3"/>
          <w:sz w:val="28"/>
          <w:szCs w:val="22"/>
          <w:lang w:val="vi"/>
        </w:rPr>
        <w:t xml:space="preserve"> </w:t>
      </w:r>
      <w:r w:rsidRPr="00197A0E">
        <w:rPr>
          <w:noProof w:val="0"/>
          <w:sz w:val="28"/>
          <w:szCs w:val="22"/>
          <w:lang w:val="vi"/>
        </w:rPr>
        <w:t>tài; đánh</w:t>
      </w:r>
      <w:r w:rsidRPr="00197A0E">
        <w:rPr>
          <w:noProof w:val="0"/>
          <w:spacing w:val="-1"/>
          <w:sz w:val="28"/>
          <w:szCs w:val="22"/>
          <w:lang w:val="vi"/>
        </w:rPr>
        <w:t xml:space="preserve"> </w:t>
      </w:r>
      <w:r w:rsidRPr="00197A0E">
        <w:rPr>
          <w:noProof w:val="0"/>
          <w:sz w:val="28"/>
          <w:szCs w:val="22"/>
          <w:lang w:val="vi"/>
        </w:rPr>
        <w:t>giá</w:t>
      </w:r>
      <w:r w:rsidRPr="00197A0E">
        <w:rPr>
          <w:noProof w:val="0"/>
          <w:spacing w:val="-2"/>
          <w:sz w:val="28"/>
          <w:szCs w:val="22"/>
          <w:lang w:val="vi"/>
        </w:rPr>
        <w:t xml:space="preserve"> </w:t>
      </w:r>
      <w:r w:rsidRPr="00197A0E">
        <w:rPr>
          <w:noProof w:val="0"/>
          <w:sz w:val="28"/>
          <w:szCs w:val="22"/>
          <w:lang w:val="vi"/>
        </w:rPr>
        <w:t>toàn</w:t>
      </w:r>
      <w:r w:rsidRPr="00197A0E">
        <w:rPr>
          <w:noProof w:val="0"/>
          <w:spacing w:val="-5"/>
          <w:sz w:val="28"/>
          <w:szCs w:val="22"/>
          <w:lang w:val="vi"/>
        </w:rPr>
        <w:t xml:space="preserve"> </w:t>
      </w:r>
      <w:r w:rsidRPr="00197A0E">
        <w:rPr>
          <w:noProof w:val="0"/>
          <w:sz w:val="28"/>
          <w:szCs w:val="22"/>
          <w:lang w:val="vi"/>
        </w:rPr>
        <w:t>diện</w:t>
      </w:r>
      <w:r w:rsidRPr="00197A0E">
        <w:rPr>
          <w:noProof w:val="0"/>
          <w:spacing w:val="-4"/>
          <w:sz w:val="28"/>
          <w:szCs w:val="22"/>
          <w:lang w:val="vi"/>
        </w:rPr>
        <w:t xml:space="preserve"> </w:t>
      </w:r>
      <w:r w:rsidRPr="00197A0E">
        <w:rPr>
          <w:noProof w:val="0"/>
          <w:sz w:val="28"/>
          <w:szCs w:val="22"/>
          <w:lang w:val="vi"/>
        </w:rPr>
        <w:t>kết</w:t>
      </w:r>
      <w:r w:rsidRPr="00197A0E">
        <w:rPr>
          <w:noProof w:val="0"/>
          <w:spacing w:val="-5"/>
          <w:sz w:val="28"/>
          <w:szCs w:val="22"/>
          <w:lang w:val="vi"/>
        </w:rPr>
        <w:t xml:space="preserve"> </w:t>
      </w:r>
      <w:r w:rsidRPr="00197A0E">
        <w:rPr>
          <w:noProof w:val="0"/>
          <w:sz w:val="28"/>
          <w:szCs w:val="22"/>
          <w:lang w:val="vi"/>
        </w:rPr>
        <w:t>quả</w:t>
      </w:r>
      <w:r w:rsidRPr="00197A0E">
        <w:rPr>
          <w:noProof w:val="0"/>
          <w:spacing w:val="-3"/>
          <w:sz w:val="28"/>
          <w:szCs w:val="22"/>
          <w:lang w:val="vi"/>
        </w:rPr>
        <w:t xml:space="preserve"> </w:t>
      </w:r>
      <w:r w:rsidRPr="00197A0E">
        <w:rPr>
          <w:noProof w:val="0"/>
          <w:sz w:val="28"/>
          <w:szCs w:val="22"/>
          <w:lang w:val="vi"/>
        </w:rPr>
        <w:t xml:space="preserve">thu </w:t>
      </w:r>
      <w:r w:rsidRPr="00197A0E">
        <w:rPr>
          <w:noProof w:val="0"/>
          <w:spacing w:val="-4"/>
          <w:sz w:val="28"/>
          <w:szCs w:val="22"/>
          <w:lang w:val="vi"/>
        </w:rPr>
        <w:t>được</w:t>
      </w:r>
    </w:p>
    <w:p w14:paraId="4E390393" w14:textId="77777777" w:rsidR="00197A0E" w:rsidRPr="00197A0E" w:rsidRDefault="00197A0E" w:rsidP="00197A0E">
      <w:pPr>
        <w:widowControl w:val="0"/>
        <w:numPr>
          <w:ilvl w:val="2"/>
          <w:numId w:val="6"/>
        </w:numPr>
        <w:tabs>
          <w:tab w:val="left" w:pos="872"/>
        </w:tabs>
        <w:autoSpaceDE w:val="0"/>
        <w:autoSpaceDN w:val="0"/>
        <w:spacing w:before="59"/>
        <w:ind w:left="872" w:hanging="162"/>
        <w:jc w:val="both"/>
        <w:rPr>
          <w:i/>
          <w:noProof w:val="0"/>
          <w:sz w:val="28"/>
          <w:szCs w:val="22"/>
          <w:lang w:val="vi"/>
        </w:rPr>
      </w:pPr>
      <w:r w:rsidRPr="00197A0E">
        <w:rPr>
          <w:noProof w:val="0"/>
          <w:sz w:val="28"/>
          <w:szCs w:val="22"/>
          <w:lang w:val="vi"/>
        </w:rPr>
        <w:t>Khả</w:t>
      </w:r>
      <w:r w:rsidRPr="00197A0E">
        <w:rPr>
          <w:noProof w:val="0"/>
          <w:spacing w:val="-3"/>
          <w:sz w:val="28"/>
          <w:szCs w:val="22"/>
          <w:lang w:val="vi"/>
        </w:rPr>
        <w:t xml:space="preserve"> </w:t>
      </w:r>
      <w:r w:rsidRPr="00197A0E">
        <w:rPr>
          <w:noProof w:val="0"/>
          <w:sz w:val="28"/>
          <w:szCs w:val="22"/>
          <w:lang w:val="vi"/>
        </w:rPr>
        <w:t>năng và</w:t>
      </w:r>
      <w:r w:rsidRPr="00197A0E">
        <w:rPr>
          <w:noProof w:val="0"/>
          <w:spacing w:val="-3"/>
          <w:sz w:val="28"/>
          <w:szCs w:val="22"/>
          <w:lang w:val="vi"/>
        </w:rPr>
        <w:t xml:space="preserve"> </w:t>
      </w:r>
      <w:r w:rsidRPr="00197A0E">
        <w:rPr>
          <w:noProof w:val="0"/>
          <w:sz w:val="28"/>
          <w:szCs w:val="22"/>
          <w:lang w:val="vi"/>
        </w:rPr>
        <w:t>địa</w:t>
      </w:r>
      <w:r w:rsidRPr="00197A0E">
        <w:rPr>
          <w:noProof w:val="0"/>
          <w:spacing w:val="-2"/>
          <w:sz w:val="28"/>
          <w:szCs w:val="22"/>
          <w:lang w:val="vi"/>
        </w:rPr>
        <w:t xml:space="preserve"> </w:t>
      </w:r>
      <w:r w:rsidRPr="00197A0E">
        <w:rPr>
          <w:noProof w:val="0"/>
          <w:sz w:val="28"/>
          <w:szCs w:val="22"/>
          <w:lang w:val="vi"/>
        </w:rPr>
        <w:t>chỉ</w:t>
      </w:r>
      <w:r w:rsidRPr="00197A0E">
        <w:rPr>
          <w:noProof w:val="0"/>
          <w:spacing w:val="-3"/>
          <w:sz w:val="28"/>
          <w:szCs w:val="22"/>
          <w:lang w:val="vi"/>
        </w:rPr>
        <w:t xml:space="preserve"> </w:t>
      </w:r>
      <w:r w:rsidRPr="00197A0E">
        <w:rPr>
          <w:noProof w:val="0"/>
          <w:sz w:val="28"/>
          <w:szCs w:val="22"/>
          <w:lang w:val="vi"/>
        </w:rPr>
        <w:t>áp dụng</w:t>
      </w:r>
      <w:r w:rsidRPr="00197A0E">
        <w:rPr>
          <w:noProof w:val="0"/>
          <w:spacing w:val="-2"/>
          <w:sz w:val="28"/>
          <w:szCs w:val="22"/>
          <w:lang w:val="vi"/>
        </w:rPr>
        <w:t xml:space="preserve"> </w:t>
      </w:r>
      <w:r w:rsidRPr="00197A0E">
        <w:rPr>
          <w:i/>
          <w:noProof w:val="0"/>
          <w:sz w:val="28"/>
          <w:szCs w:val="22"/>
          <w:lang w:val="vi"/>
        </w:rPr>
        <w:t>(Nêu</w:t>
      </w:r>
      <w:r w:rsidRPr="00197A0E">
        <w:rPr>
          <w:i/>
          <w:noProof w:val="0"/>
          <w:spacing w:val="-3"/>
          <w:sz w:val="28"/>
          <w:szCs w:val="22"/>
          <w:lang w:val="vi"/>
        </w:rPr>
        <w:t xml:space="preserve"> </w:t>
      </w:r>
      <w:r w:rsidRPr="00197A0E">
        <w:rPr>
          <w:i/>
          <w:noProof w:val="0"/>
          <w:sz w:val="28"/>
          <w:szCs w:val="22"/>
          <w:lang w:val="vi"/>
        </w:rPr>
        <w:t>tên các</w:t>
      </w:r>
      <w:r w:rsidRPr="00197A0E">
        <w:rPr>
          <w:i/>
          <w:noProof w:val="0"/>
          <w:spacing w:val="-3"/>
          <w:sz w:val="28"/>
          <w:szCs w:val="22"/>
          <w:lang w:val="vi"/>
        </w:rPr>
        <w:t xml:space="preserve"> </w:t>
      </w:r>
      <w:r w:rsidRPr="00197A0E">
        <w:rPr>
          <w:i/>
          <w:noProof w:val="0"/>
          <w:sz w:val="28"/>
          <w:szCs w:val="22"/>
          <w:lang w:val="vi"/>
        </w:rPr>
        <w:t>Đơn</w:t>
      </w:r>
      <w:r w:rsidRPr="00197A0E">
        <w:rPr>
          <w:i/>
          <w:noProof w:val="0"/>
          <w:spacing w:val="-1"/>
          <w:sz w:val="28"/>
          <w:szCs w:val="22"/>
          <w:lang w:val="vi"/>
        </w:rPr>
        <w:t xml:space="preserve"> </w:t>
      </w:r>
      <w:r w:rsidRPr="00197A0E">
        <w:rPr>
          <w:i/>
          <w:noProof w:val="0"/>
          <w:sz w:val="28"/>
          <w:szCs w:val="22"/>
          <w:lang w:val="vi"/>
        </w:rPr>
        <w:t>vị</w:t>
      </w:r>
      <w:r w:rsidRPr="00197A0E">
        <w:rPr>
          <w:i/>
          <w:noProof w:val="0"/>
          <w:spacing w:val="-1"/>
          <w:sz w:val="28"/>
          <w:szCs w:val="22"/>
          <w:lang w:val="vi"/>
        </w:rPr>
        <w:t xml:space="preserve"> </w:t>
      </w:r>
      <w:r w:rsidRPr="00197A0E">
        <w:rPr>
          <w:i/>
          <w:noProof w:val="0"/>
          <w:sz w:val="28"/>
          <w:szCs w:val="22"/>
          <w:lang w:val="vi"/>
        </w:rPr>
        <w:t>có</w:t>
      </w:r>
      <w:r w:rsidRPr="00197A0E">
        <w:rPr>
          <w:i/>
          <w:noProof w:val="0"/>
          <w:spacing w:val="-3"/>
          <w:sz w:val="28"/>
          <w:szCs w:val="22"/>
          <w:lang w:val="vi"/>
        </w:rPr>
        <w:t xml:space="preserve"> </w:t>
      </w:r>
      <w:r w:rsidRPr="00197A0E">
        <w:rPr>
          <w:i/>
          <w:noProof w:val="0"/>
          <w:sz w:val="28"/>
          <w:szCs w:val="22"/>
          <w:lang w:val="vi"/>
        </w:rPr>
        <w:t>thể</w:t>
      </w:r>
      <w:r w:rsidRPr="00197A0E">
        <w:rPr>
          <w:i/>
          <w:noProof w:val="0"/>
          <w:spacing w:val="-2"/>
          <w:sz w:val="28"/>
          <w:szCs w:val="22"/>
          <w:lang w:val="vi"/>
        </w:rPr>
        <w:t xml:space="preserve"> </w:t>
      </w:r>
      <w:r w:rsidRPr="00197A0E">
        <w:rPr>
          <w:i/>
          <w:noProof w:val="0"/>
          <w:sz w:val="28"/>
          <w:szCs w:val="22"/>
          <w:lang w:val="vi"/>
        </w:rPr>
        <w:t>ứng</w:t>
      </w:r>
      <w:r w:rsidRPr="00197A0E">
        <w:rPr>
          <w:i/>
          <w:noProof w:val="0"/>
          <w:spacing w:val="-4"/>
          <w:sz w:val="28"/>
          <w:szCs w:val="22"/>
          <w:lang w:val="vi"/>
        </w:rPr>
        <w:t xml:space="preserve"> </w:t>
      </w:r>
      <w:r w:rsidRPr="00197A0E">
        <w:rPr>
          <w:i/>
          <w:noProof w:val="0"/>
          <w:sz w:val="28"/>
          <w:szCs w:val="22"/>
          <w:lang w:val="vi"/>
        </w:rPr>
        <w:t>dụng</w:t>
      </w:r>
      <w:r w:rsidRPr="00197A0E">
        <w:rPr>
          <w:i/>
          <w:noProof w:val="0"/>
          <w:spacing w:val="-4"/>
          <w:sz w:val="28"/>
          <w:szCs w:val="22"/>
          <w:lang w:val="vi"/>
        </w:rPr>
        <w:t xml:space="preserve"> </w:t>
      </w:r>
      <w:r w:rsidRPr="00197A0E">
        <w:rPr>
          <w:i/>
          <w:noProof w:val="0"/>
          <w:sz w:val="28"/>
          <w:szCs w:val="22"/>
          <w:lang w:val="vi"/>
        </w:rPr>
        <w:t>đề</w:t>
      </w:r>
      <w:r w:rsidRPr="00197A0E">
        <w:rPr>
          <w:i/>
          <w:noProof w:val="0"/>
          <w:spacing w:val="-2"/>
          <w:sz w:val="28"/>
          <w:szCs w:val="22"/>
          <w:lang w:val="vi"/>
        </w:rPr>
        <w:t xml:space="preserve"> </w:t>
      </w:r>
      <w:r w:rsidRPr="00197A0E">
        <w:rPr>
          <w:i/>
          <w:noProof w:val="0"/>
          <w:spacing w:val="-4"/>
          <w:sz w:val="28"/>
          <w:szCs w:val="22"/>
          <w:lang w:val="vi"/>
        </w:rPr>
        <w:t>tài)</w:t>
      </w:r>
    </w:p>
    <w:p w14:paraId="7C4B0C9E" w14:textId="77777777" w:rsidR="00197A0E" w:rsidRPr="00197A0E" w:rsidRDefault="00197A0E" w:rsidP="00197A0E">
      <w:pPr>
        <w:widowControl w:val="0"/>
        <w:numPr>
          <w:ilvl w:val="1"/>
          <w:numId w:val="6"/>
        </w:numPr>
        <w:tabs>
          <w:tab w:val="left" w:pos="1000"/>
        </w:tabs>
        <w:autoSpaceDE w:val="0"/>
        <w:autoSpaceDN w:val="0"/>
        <w:spacing w:before="120"/>
        <w:ind w:left="1000" w:hanging="279"/>
        <w:rPr>
          <w:noProof w:val="0"/>
          <w:sz w:val="28"/>
          <w:szCs w:val="22"/>
          <w:lang w:val="vi"/>
        </w:rPr>
      </w:pPr>
      <w:r w:rsidRPr="00197A0E">
        <w:rPr>
          <w:noProof w:val="0"/>
          <w:sz w:val="28"/>
          <w:szCs w:val="22"/>
          <w:lang w:val="vi"/>
        </w:rPr>
        <w:t>Kết</w:t>
      </w:r>
      <w:r w:rsidRPr="00197A0E">
        <w:rPr>
          <w:noProof w:val="0"/>
          <w:spacing w:val="-4"/>
          <w:sz w:val="28"/>
          <w:szCs w:val="22"/>
          <w:lang w:val="vi"/>
        </w:rPr>
        <w:t xml:space="preserve"> </w:t>
      </w:r>
      <w:r w:rsidRPr="00197A0E">
        <w:rPr>
          <w:noProof w:val="0"/>
          <w:sz w:val="28"/>
          <w:szCs w:val="22"/>
          <w:lang w:val="vi"/>
        </w:rPr>
        <w:t>luận</w:t>
      </w:r>
      <w:r w:rsidRPr="00197A0E">
        <w:rPr>
          <w:noProof w:val="0"/>
          <w:spacing w:val="-2"/>
          <w:sz w:val="28"/>
          <w:szCs w:val="22"/>
          <w:lang w:val="vi"/>
        </w:rPr>
        <w:t xml:space="preserve"> </w:t>
      </w:r>
      <w:r w:rsidRPr="00197A0E">
        <w:rPr>
          <w:noProof w:val="0"/>
          <w:sz w:val="28"/>
          <w:szCs w:val="22"/>
          <w:lang w:val="vi"/>
        </w:rPr>
        <w:t>và</w:t>
      </w:r>
      <w:r w:rsidRPr="00197A0E">
        <w:rPr>
          <w:noProof w:val="0"/>
          <w:spacing w:val="-2"/>
          <w:sz w:val="28"/>
          <w:szCs w:val="22"/>
          <w:lang w:val="vi"/>
        </w:rPr>
        <w:t xml:space="preserve"> </w:t>
      </w:r>
      <w:r w:rsidRPr="00197A0E">
        <w:rPr>
          <w:noProof w:val="0"/>
          <w:sz w:val="28"/>
          <w:szCs w:val="22"/>
          <w:lang w:val="vi"/>
        </w:rPr>
        <w:t>Kiến</w:t>
      </w:r>
      <w:r w:rsidRPr="00197A0E">
        <w:rPr>
          <w:noProof w:val="0"/>
          <w:spacing w:val="-1"/>
          <w:sz w:val="28"/>
          <w:szCs w:val="22"/>
          <w:lang w:val="vi"/>
        </w:rPr>
        <w:t xml:space="preserve"> </w:t>
      </w:r>
      <w:r w:rsidRPr="00197A0E">
        <w:rPr>
          <w:noProof w:val="0"/>
          <w:spacing w:val="-4"/>
          <w:sz w:val="28"/>
          <w:szCs w:val="22"/>
          <w:lang w:val="vi"/>
        </w:rPr>
        <w:t>nghị</w:t>
      </w:r>
    </w:p>
    <w:p w14:paraId="66301104" w14:textId="77777777" w:rsidR="00197A0E" w:rsidRPr="00197A0E" w:rsidRDefault="00197A0E" w:rsidP="00197A0E">
      <w:pPr>
        <w:widowControl w:val="0"/>
        <w:autoSpaceDE w:val="0"/>
        <w:autoSpaceDN w:val="0"/>
        <w:spacing w:before="122"/>
        <w:ind w:right="23"/>
        <w:jc w:val="both"/>
        <w:rPr>
          <w:noProof w:val="0"/>
          <w:sz w:val="28"/>
          <w:szCs w:val="28"/>
          <w:lang w:val="vi"/>
        </w:rPr>
      </w:pPr>
      <w:r w:rsidRPr="00197A0E">
        <w:rPr>
          <w:noProof w:val="0"/>
          <w:sz w:val="28"/>
          <w:szCs w:val="28"/>
          <w:lang w:val="vi"/>
        </w:rPr>
        <w:t>Trình bày</w:t>
      </w:r>
      <w:r w:rsidRPr="00197A0E">
        <w:rPr>
          <w:noProof w:val="0"/>
          <w:spacing w:val="-4"/>
          <w:sz w:val="28"/>
          <w:szCs w:val="28"/>
          <w:lang w:val="vi"/>
        </w:rPr>
        <w:t xml:space="preserve"> </w:t>
      </w:r>
      <w:r w:rsidRPr="00197A0E">
        <w:rPr>
          <w:noProof w:val="0"/>
          <w:sz w:val="28"/>
          <w:szCs w:val="28"/>
          <w:lang w:val="vi"/>
        </w:rPr>
        <w:t>ngắn</w:t>
      </w:r>
      <w:r w:rsidRPr="00197A0E">
        <w:rPr>
          <w:noProof w:val="0"/>
          <w:spacing w:val="-1"/>
          <w:sz w:val="28"/>
          <w:szCs w:val="28"/>
          <w:lang w:val="vi"/>
        </w:rPr>
        <w:t xml:space="preserve"> </w:t>
      </w:r>
      <w:r w:rsidRPr="00197A0E">
        <w:rPr>
          <w:noProof w:val="0"/>
          <w:sz w:val="28"/>
          <w:szCs w:val="28"/>
          <w:lang w:val="vi"/>
        </w:rPr>
        <w:t>gọn</w:t>
      </w:r>
      <w:r w:rsidRPr="00197A0E">
        <w:rPr>
          <w:noProof w:val="0"/>
          <w:spacing w:val="-1"/>
          <w:sz w:val="28"/>
          <w:szCs w:val="28"/>
          <w:lang w:val="vi"/>
        </w:rPr>
        <w:t xml:space="preserve"> </w:t>
      </w:r>
      <w:r w:rsidRPr="00197A0E">
        <w:rPr>
          <w:noProof w:val="0"/>
          <w:sz w:val="28"/>
          <w:szCs w:val="28"/>
          <w:lang w:val="vi"/>
        </w:rPr>
        <w:t>các</w:t>
      </w:r>
      <w:r w:rsidRPr="00197A0E">
        <w:rPr>
          <w:noProof w:val="0"/>
          <w:spacing w:val="-1"/>
          <w:sz w:val="28"/>
          <w:szCs w:val="28"/>
          <w:lang w:val="vi"/>
        </w:rPr>
        <w:t xml:space="preserve"> </w:t>
      </w:r>
      <w:r w:rsidRPr="00197A0E">
        <w:rPr>
          <w:noProof w:val="0"/>
          <w:sz w:val="28"/>
          <w:szCs w:val="28"/>
          <w:lang w:val="vi"/>
        </w:rPr>
        <w:t>kết</w:t>
      </w:r>
      <w:r w:rsidRPr="00197A0E">
        <w:rPr>
          <w:noProof w:val="0"/>
          <w:spacing w:val="-1"/>
          <w:sz w:val="28"/>
          <w:szCs w:val="28"/>
          <w:lang w:val="vi"/>
        </w:rPr>
        <w:t xml:space="preserve"> </w:t>
      </w:r>
      <w:r w:rsidRPr="00197A0E">
        <w:rPr>
          <w:noProof w:val="0"/>
          <w:sz w:val="28"/>
          <w:szCs w:val="28"/>
          <w:lang w:val="vi"/>
        </w:rPr>
        <w:t>luận</w:t>
      </w:r>
      <w:r w:rsidRPr="00197A0E">
        <w:rPr>
          <w:noProof w:val="0"/>
          <w:spacing w:val="-1"/>
          <w:sz w:val="28"/>
          <w:szCs w:val="28"/>
          <w:lang w:val="vi"/>
        </w:rPr>
        <w:t xml:space="preserve"> </w:t>
      </w:r>
      <w:r w:rsidRPr="00197A0E">
        <w:rPr>
          <w:noProof w:val="0"/>
          <w:sz w:val="28"/>
          <w:szCs w:val="28"/>
          <w:lang w:val="vi"/>
        </w:rPr>
        <w:t>từ</w:t>
      </w:r>
      <w:r w:rsidRPr="00197A0E">
        <w:rPr>
          <w:noProof w:val="0"/>
          <w:spacing w:val="-1"/>
          <w:sz w:val="28"/>
          <w:szCs w:val="28"/>
          <w:lang w:val="vi"/>
        </w:rPr>
        <w:t xml:space="preserve"> </w:t>
      </w:r>
      <w:r w:rsidRPr="00197A0E">
        <w:rPr>
          <w:noProof w:val="0"/>
          <w:sz w:val="28"/>
          <w:szCs w:val="28"/>
          <w:lang w:val="vi"/>
        </w:rPr>
        <w:t>nội dung</w:t>
      </w:r>
      <w:r w:rsidRPr="00197A0E">
        <w:rPr>
          <w:noProof w:val="0"/>
          <w:spacing w:val="-1"/>
          <w:sz w:val="28"/>
          <w:szCs w:val="28"/>
          <w:lang w:val="vi"/>
        </w:rPr>
        <w:t xml:space="preserve"> </w:t>
      </w:r>
      <w:r w:rsidRPr="00197A0E">
        <w:rPr>
          <w:noProof w:val="0"/>
          <w:sz w:val="28"/>
          <w:szCs w:val="28"/>
          <w:lang w:val="vi"/>
        </w:rPr>
        <w:t>nghiên cứu,</w:t>
      </w:r>
      <w:r w:rsidRPr="00197A0E">
        <w:rPr>
          <w:noProof w:val="0"/>
          <w:spacing w:val="-3"/>
          <w:sz w:val="28"/>
          <w:szCs w:val="28"/>
          <w:lang w:val="vi"/>
        </w:rPr>
        <w:t xml:space="preserve"> </w:t>
      </w:r>
      <w:r w:rsidRPr="00197A0E">
        <w:rPr>
          <w:noProof w:val="0"/>
          <w:sz w:val="28"/>
          <w:szCs w:val="28"/>
          <w:lang w:val="vi"/>
        </w:rPr>
        <w:t>đánh</w:t>
      </w:r>
      <w:r w:rsidRPr="00197A0E">
        <w:rPr>
          <w:noProof w:val="0"/>
          <w:spacing w:val="-1"/>
          <w:sz w:val="28"/>
          <w:szCs w:val="28"/>
          <w:lang w:val="vi"/>
        </w:rPr>
        <w:t xml:space="preserve"> </w:t>
      </w:r>
      <w:r w:rsidRPr="00197A0E">
        <w:rPr>
          <w:noProof w:val="0"/>
          <w:sz w:val="28"/>
          <w:szCs w:val="28"/>
          <w:lang w:val="vi"/>
        </w:rPr>
        <w:t>những</w:t>
      </w:r>
      <w:r w:rsidRPr="00197A0E">
        <w:rPr>
          <w:noProof w:val="0"/>
          <w:spacing w:val="-1"/>
          <w:sz w:val="28"/>
          <w:szCs w:val="28"/>
          <w:lang w:val="vi"/>
        </w:rPr>
        <w:t xml:space="preserve"> </w:t>
      </w:r>
      <w:r w:rsidRPr="00197A0E">
        <w:rPr>
          <w:noProof w:val="0"/>
          <w:sz w:val="28"/>
          <w:szCs w:val="28"/>
          <w:lang w:val="vi"/>
        </w:rPr>
        <w:t>đóng góp mới của</w:t>
      </w:r>
      <w:r w:rsidRPr="00197A0E">
        <w:rPr>
          <w:noProof w:val="0"/>
          <w:spacing w:val="-1"/>
          <w:sz w:val="28"/>
          <w:szCs w:val="28"/>
          <w:lang w:val="vi"/>
        </w:rPr>
        <w:t xml:space="preserve"> </w:t>
      </w:r>
      <w:r w:rsidRPr="00197A0E">
        <w:rPr>
          <w:noProof w:val="0"/>
          <w:sz w:val="28"/>
          <w:szCs w:val="28"/>
          <w:lang w:val="vi"/>
        </w:rPr>
        <w:t>đề tài và</w:t>
      </w:r>
      <w:r w:rsidRPr="00197A0E">
        <w:rPr>
          <w:noProof w:val="0"/>
          <w:spacing w:val="-2"/>
          <w:sz w:val="28"/>
          <w:szCs w:val="28"/>
          <w:lang w:val="vi"/>
        </w:rPr>
        <w:t xml:space="preserve"> </w:t>
      </w:r>
      <w:r w:rsidRPr="00197A0E">
        <w:rPr>
          <w:noProof w:val="0"/>
          <w:sz w:val="28"/>
          <w:szCs w:val="28"/>
          <w:lang w:val="vi"/>
        </w:rPr>
        <w:t>khả</w:t>
      </w:r>
      <w:r w:rsidRPr="00197A0E">
        <w:rPr>
          <w:noProof w:val="0"/>
          <w:spacing w:val="-2"/>
          <w:sz w:val="28"/>
          <w:szCs w:val="28"/>
          <w:lang w:val="vi"/>
        </w:rPr>
        <w:t xml:space="preserve"> </w:t>
      </w:r>
      <w:r w:rsidRPr="00197A0E">
        <w:rPr>
          <w:noProof w:val="0"/>
          <w:sz w:val="28"/>
          <w:szCs w:val="28"/>
          <w:lang w:val="vi"/>
        </w:rPr>
        <w:t>năng ứng dụng của kết quả nghiên cứu và</w:t>
      </w:r>
      <w:r w:rsidRPr="00197A0E">
        <w:rPr>
          <w:noProof w:val="0"/>
          <w:spacing w:val="-1"/>
          <w:sz w:val="28"/>
          <w:szCs w:val="28"/>
          <w:lang w:val="vi"/>
        </w:rPr>
        <w:t xml:space="preserve"> </w:t>
      </w:r>
      <w:r w:rsidRPr="00197A0E">
        <w:rPr>
          <w:noProof w:val="0"/>
          <w:sz w:val="28"/>
          <w:szCs w:val="28"/>
          <w:lang w:val="vi"/>
        </w:rPr>
        <w:t>trình bày</w:t>
      </w:r>
      <w:r w:rsidRPr="00197A0E">
        <w:rPr>
          <w:noProof w:val="0"/>
          <w:spacing w:val="-3"/>
          <w:sz w:val="28"/>
          <w:szCs w:val="28"/>
          <w:lang w:val="vi"/>
        </w:rPr>
        <w:t xml:space="preserve"> </w:t>
      </w:r>
      <w:r w:rsidRPr="00197A0E">
        <w:rPr>
          <w:noProof w:val="0"/>
          <w:sz w:val="28"/>
          <w:szCs w:val="28"/>
          <w:lang w:val="vi"/>
        </w:rPr>
        <w:t>các đề xuất rút ra từ kết quả nghiên cứu</w:t>
      </w:r>
    </w:p>
    <w:p w14:paraId="5D09BDF6" w14:textId="77777777" w:rsidR="00197A0E" w:rsidRPr="00197A0E" w:rsidRDefault="00197A0E" w:rsidP="00197A0E">
      <w:pPr>
        <w:widowControl w:val="0"/>
        <w:autoSpaceDE w:val="0"/>
        <w:autoSpaceDN w:val="0"/>
        <w:spacing w:before="6"/>
        <w:rPr>
          <w:noProof w:val="0"/>
          <w:sz w:val="6"/>
          <w:szCs w:val="28"/>
          <w:lang w:val="vi"/>
        </w:rPr>
      </w:pPr>
    </w:p>
    <w:tbl>
      <w:tblPr>
        <w:tblW w:w="0" w:type="auto"/>
        <w:tblInd w:w="993" w:type="dxa"/>
        <w:tblLayout w:type="fixed"/>
        <w:tblCellMar>
          <w:left w:w="0" w:type="dxa"/>
          <w:right w:w="0" w:type="dxa"/>
        </w:tblCellMar>
        <w:tblLook w:val="01E0" w:firstRow="1" w:lastRow="1" w:firstColumn="1" w:lastColumn="1" w:noHBand="0" w:noVBand="0"/>
      </w:tblPr>
      <w:tblGrid>
        <w:gridCol w:w="4127"/>
        <w:gridCol w:w="4000"/>
      </w:tblGrid>
      <w:tr w:rsidR="00197A0E" w:rsidRPr="00197A0E" w14:paraId="0D25ED64" w14:textId="77777777" w:rsidTr="00BC278B">
        <w:trPr>
          <w:trHeight w:val="627"/>
        </w:trPr>
        <w:tc>
          <w:tcPr>
            <w:tcW w:w="4127" w:type="dxa"/>
          </w:tcPr>
          <w:p w14:paraId="59C97BB4" w14:textId="77777777" w:rsidR="00197A0E" w:rsidRPr="00197A0E" w:rsidRDefault="00197A0E" w:rsidP="00197A0E">
            <w:pPr>
              <w:widowControl w:val="0"/>
              <w:autoSpaceDE w:val="0"/>
              <w:autoSpaceDN w:val="0"/>
              <w:spacing w:line="308" w:lineRule="exact"/>
              <w:ind w:right="528"/>
              <w:jc w:val="center"/>
              <w:rPr>
                <w:b/>
                <w:noProof w:val="0"/>
                <w:sz w:val="28"/>
                <w:szCs w:val="22"/>
                <w:lang w:val="vi"/>
              </w:rPr>
            </w:pPr>
            <w:r w:rsidRPr="00197A0E">
              <w:rPr>
                <w:b/>
                <w:noProof w:val="0"/>
                <w:sz w:val="28"/>
                <w:szCs w:val="22"/>
                <w:lang w:val="vi"/>
              </w:rPr>
              <w:t>XÁC</w:t>
            </w:r>
            <w:r w:rsidRPr="00197A0E">
              <w:rPr>
                <w:b/>
                <w:noProof w:val="0"/>
                <w:spacing w:val="-5"/>
                <w:sz w:val="28"/>
                <w:szCs w:val="22"/>
                <w:lang w:val="vi"/>
              </w:rPr>
              <w:t xml:space="preserve"> </w:t>
            </w:r>
            <w:r w:rsidRPr="00197A0E">
              <w:rPr>
                <w:b/>
                <w:noProof w:val="0"/>
                <w:sz w:val="28"/>
                <w:szCs w:val="22"/>
                <w:lang w:val="vi"/>
              </w:rPr>
              <w:t>NHẬN</w:t>
            </w:r>
            <w:r w:rsidRPr="00197A0E">
              <w:rPr>
                <w:b/>
                <w:noProof w:val="0"/>
                <w:spacing w:val="-3"/>
                <w:sz w:val="28"/>
                <w:szCs w:val="22"/>
                <w:lang w:val="vi"/>
              </w:rPr>
              <w:t xml:space="preserve"> </w:t>
            </w:r>
            <w:r w:rsidRPr="00197A0E">
              <w:rPr>
                <w:b/>
                <w:noProof w:val="0"/>
                <w:sz w:val="28"/>
                <w:szCs w:val="22"/>
                <w:lang w:val="vi"/>
              </w:rPr>
              <w:t>CỦA</w:t>
            </w:r>
            <w:r w:rsidRPr="00197A0E">
              <w:rPr>
                <w:b/>
                <w:noProof w:val="0"/>
                <w:spacing w:val="-3"/>
                <w:sz w:val="28"/>
                <w:szCs w:val="22"/>
                <w:lang w:val="vi"/>
              </w:rPr>
              <w:t xml:space="preserve"> </w:t>
            </w:r>
            <w:r w:rsidRPr="00197A0E">
              <w:rPr>
                <w:b/>
                <w:noProof w:val="0"/>
                <w:spacing w:val="-2"/>
                <w:sz w:val="28"/>
                <w:szCs w:val="22"/>
                <w:lang w:val="vi"/>
              </w:rPr>
              <w:t>TRƯỜNG</w:t>
            </w:r>
          </w:p>
          <w:p w14:paraId="219B9377" w14:textId="77777777" w:rsidR="00197A0E" w:rsidRPr="00197A0E" w:rsidRDefault="00197A0E" w:rsidP="00197A0E">
            <w:pPr>
              <w:widowControl w:val="0"/>
              <w:autoSpaceDE w:val="0"/>
              <w:autoSpaceDN w:val="0"/>
              <w:spacing w:line="300" w:lineRule="exact"/>
              <w:ind w:right="528"/>
              <w:jc w:val="center"/>
              <w:rPr>
                <w:i/>
                <w:noProof w:val="0"/>
                <w:sz w:val="28"/>
                <w:szCs w:val="22"/>
                <w:lang w:val="vi"/>
              </w:rPr>
            </w:pPr>
            <w:r w:rsidRPr="00197A0E">
              <w:rPr>
                <w:i/>
                <w:noProof w:val="0"/>
                <w:sz w:val="28"/>
                <w:szCs w:val="22"/>
                <w:lang w:val="vi"/>
              </w:rPr>
              <w:t>(Ký</w:t>
            </w:r>
            <w:r w:rsidRPr="00197A0E">
              <w:rPr>
                <w:i/>
                <w:noProof w:val="0"/>
                <w:spacing w:val="-5"/>
                <w:sz w:val="28"/>
                <w:szCs w:val="22"/>
                <w:lang w:val="vi"/>
              </w:rPr>
              <w:t xml:space="preserve"> </w:t>
            </w:r>
            <w:r w:rsidRPr="00197A0E">
              <w:rPr>
                <w:i/>
                <w:noProof w:val="0"/>
                <w:sz w:val="28"/>
                <w:szCs w:val="22"/>
                <w:lang w:val="vi"/>
              </w:rPr>
              <w:t>tên,</w:t>
            </w:r>
            <w:r w:rsidRPr="00197A0E">
              <w:rPr>
                <w:i/>
                <w:noProof w:val="0"/>
                <w:spacing w:val="-3"/>
                <w:sz w:val="28"/>
                <w:szCs w:val="22"/>
                <w:lang w:val="vi"/>
              </w:rPr>
              <w:t xml:space="preserve"> </w:t>
            </w:r>
            <w:r w:rsidRPr="00197A0E">
              <w:rPr>
                <w:i/>
                <w:noProof w:val="0"/>
                <w:sz w:val="28"/>
                <w:szCs w:val="22"/>
                <w:lang w:val="vi"/>
              </w:rPr>
              <w:t>đóng</w:t>
            </w:r>
            <w:r w:rsidRPr="00197A0E">
              <w:rPr>
                <w:i/>
                <w:noProof w:val="0"/>
                <w:spacing w:val="-4"/>
                <w:sz w:val="28"/>
                <w:szCs w:val="22"/>
                <w:lang w:val="vi"/>
              </w:rPr>
              <w:t xml:space="preserve"> dấu)</w:t>
            </w:r>
          </w:p>
        </w:tc>
        <w:tc>
          <w:tcPr>
            <w:tcW w:w="4000" w:type="dxa"/>
          </w:tcPr>
          <w:p w14:paraId="6875055C" w14:textId="77777777" w:rsidR="00197A0E" w:rsidRPr="00197A0E" w:rsidRDefault="00197A0E" w:rsidP="00197A0E">
            <w:pPr>
              <w:widowControl w:val="0"/>
              <w:autoSpaceDE w:val="0"/>
              <w:autoSpaceDN w:val="0"/>
              <w:spacing w:line="308" w:lineRule="exact"/>
              <w:ind w:right="1"/>
              <w:jc w:val="center"/>
              <w:rPr>
                <w:b/>
                <w:noProof w:val="0"/>
                <w:sz w:val="28"/>
                <w:szCs w:val="22"/>
                <w:lang w:val="vi"/>
              </w:rPr>
            </w:pPr>
            <w:r w:rsidRPr="00197A0E">
              <w:rPr>
                <w:b/>
                <w:noProof w:val="0"/>
                <w:sz w:val="28"/>
                <w:szCs w:val="22"/>
                <w:lang w:val="vi"/>
              </w:rPr>
              <w:t>TÁC</w:t>
            </w:r>
            <w:r w:rsidRPr="00197A0E">
              <w:rPr>
                <w:b/>
                <w:noProof w:val="0"/>
                <w:spacing w:val="-8"/>
                <w:sz w:val="28"/>
                <w:szCs w:val="22"/>
                <w:lang w:val="vi"/>
              </w:rPr>
              <w:t xml:space="preserve"> </w:t>
            </w:r>
            <w:r w:rsidRPr="00197A0E">
              <w:rPr>
                <w:b/>
                <w:noProof w:val="0"/>
                <w:sz w:val="28"/>
                <w:szCs w:val="22"/>
                <w:lang w:val="vi"/>
              </w:rPr>
              <w:t>GIẢ/ĐỒNG</w:t>
            </w:r>
            <w:r w:rsidRPr="00197A0E">
              <w:rPr>
                <w:b/>
                <w:noProof w:val="0"/>
                <w:spacing w:val="-6"/>
                <w:sz w:val="28"/>
                <w:szCs w:val="22"/>
                <w:lang w:val="vi"/>
              </w:rPr>
              <w:t xml:space="preserve"> </w:t>
            </w:r>
            <w:r w:rsidRPr="00197A0E">
              <w:rPr>
                <w:b/>
                <w:noProof w:val="0"/>
                <w:sz w:val="28"/>
                <w:szCs w:val="22"/>
                <w:lang w:val="vi"/>
              </w:rPr>
              <w:t>TÁC</w:t>
            </w:r>
            <w:r w:rsidRPr="00197A0E">
              <w:rPr>
                <w:b/>
                <w:noProof w:val="0"/>
                <w:spacing w:val="-5"/>
                <w:sz w:val="28"/>
                <w:szCs w:val="22"/>
                <w:lang w:val="vi"/>
              </w:rPr>
              <w:t xml:space="preserve"> GIẢ</w:t>
            </w:r>
          </w:p>
          <w:p w14:paraId="6C5B7F0C" w14:textId="77777777" w:rsidR="00197A0E" w:rsidRPr="00197A0E" w:rsidRDefault="00197A0E" w:rsidP="00197A0E">
            <w:pPr>
              <w:widowControl w:val="0"/>
              <w:autoSpaceDE w:val="0"/>
              <w:autoSpaceDN w:val="0"/>
              <w:spacing w:line="300" w:lineRule="exact"/>
              <w:jc w:val="center"/>
              <w:rPr>
                <w:i/>
                <w:noProof w:val="0"/>
                <w:sz w:val="28"/>
                <w:szCs w:val="22"/>
                <w:lang w:val="vi"/>
              </w:rPr>
            </w:pPr>
            <w:r w:rsidRPr="00197A0E">
              <w:rPr>
                <w:i/>
                <w:noProof w:val="0"/>
                <w:sz w:val="28"/>
                <w:szCs w:val="22"/>
                <w:lang w:val="vi"/>
              </w:rPr>
              <w:t>(Ký</w:t>
            </w:r>
            <w:r w:rsidRPr="00197A0E">
              <w:rPr>
                <w:i/>
                <w:noProof w:val="0"/>
                <w:spacing w:val="-3"/>
                <w:sz w:val="28"/>
                <w:szCs w:val="22"/>
                <w:lang w:val="vi"/>
              </w:rPr>
              <w:t xml:space="preserve"> </w:t>
            </w:r>
            <w:r w:rsidRPr="00197A0E">
              <w:rPr>
                <w:i/>
                <w:noProof w:val="0"/>
                <w:sz w:val="28"/>
                <w:szCs w:val="22"/>
                <w:lang w:val="vi"/>
              </w:rPr>
              <w:t>và</w:t>
            </w:r>
            <w:r w:rsidRPr="00197A0E">
              <w:rPr>
                <w:i/>
                <w:noProof w:val="0"/>
                <w:spacing w:val="-3"/>
                <w:sz w:val="28"/>
                <w:szCs w:val="22"/>
                <w:lang w:val="vi"/>
              </w:rPr>
              <w:t xml:space="preserve"> </w:t>
            </w:r>
            <w:r w:rsidRPr="00197A0E">
              <w:rPr>
                <w:i/>
                <w:noProof w:val="0"/>
                <w:sz w:val="28"/>
                <w:szCs w:val="22"/>
                <w:lang w:val="vi"/>
              </w:rPr>
              <w:t>ghi rõ</w:t>
            </w:r>
            <w:r w:rsidRPr="00197A0E">
              <w:rPr>
                <w:i/>
                <w:noProof w:val="0"/>
                <w:spacing w:val="-3"/>
                <w:sz w:val="28"/>
                <w:szCs w:val="22"/>
                <w:lang w:val="vi"/>
              </w:rPr>
              <w:t xml:space="preserve"> </w:t>
            </w:r>
            <w:r w:rsidRPr="00197A0E">
              <w:rPr>
                <w:i/>
                <w:noProof w:val="0"/>
                <w:sz w:val="28"/>
                <w:szCs w:val="22"/>
                <w:lang w:val="vi"/>
              </w:rPr>
              <w:t>họ</w:t>
            </w:r>
            <w:r w:rsidRPr="00197A0E">
              <w:rPr>
                <w:i/>
                <w:noProof w:val="0"/>
                <w:spacing w:val="-2"/>
                <w:sz w:val="28"/>
                <w:szCs w:val="22"/>
                <w:lang w:val="vi"/>
              </w:rPr>
              <w:t xml:space="preserve"> </w:t>
            </w:r>
            <w:r w:rsidRPr="00197A0E">
              <w:rPr>
                <w:i/>
                <w:noProof w:val="0"/>
                <w:spacing w:val="-4"/>
                <w:sz w:val="28"/>
                <w:szCs w:val="22"/>
                <w:lang w:val="vi"/>
              </w:rPr>
              <w:t>tên)</w:t>
            </w:r>
          </w:p>
        </w:tc>
      </w:tr>
    </w:tbl>
    <w:p w14:paraId="0310DCE4" w14:textId="77777777" w:rsidR="00197A0E" w:rsidRPr="00197A0E" w:rsidRDefault="00197A0E" w:rsidP="00197A0E">
      <w:pPr>
        <w:widowControl w:val="0"/>
        <w:autoSpaceDE w:val="0"/>
        <w:autoSpaceDN w:val="0"/>
        <w:spacing w:before="240"/>
        <w:rPr>
          <w:noProof w:val="0"/>
          <w:sz w:val="28"/>
          <w:szCs w:val="28"/>
          <w:lang w:val="vi"/>
        </w:rPr>
      </w:pPr>
    </w:p>
    <w:p w14:paraId="38F6B5D9" w14:textId="77777777" w:rsidR="00197A0E" w:rsidRPr="00197A0E" w:rsidRDefault="00197A0E" w:rsidP="00197A0E">
      <w:pPr>
        <w:widowControl w:val="0"/>
        <w:numPr>
          <w:ilvl w:val="1"/>
          <w:numId w:val="6"/>
        </w:numPr>
        <w:tabs>
          <w:tab w:val="left" w:pos="1000"/>
        </w:tabs>
        <w:autoSpaceDE w:val="0"/>
        <w:autoSpaceDN w:val="0"/>
        <w:ind w:left="1000" w:hanging="279"/>
        <w:rPr>
          <w:noProof w:val="0"/>
          <w:sz w:val="28"/>
          <w:szCs w:val="22"/>
          <w:lang w:val="vi"/>
        </w:rPr>
      </w:pPr>
      <w:r w:rsidRPr="00197A0E">
        <w:rPr>
          <w:noProof w:val="0"/>
          <w:sz w:val="28"/>
          <w:szCs w:val="22"/>
          <w:lang w:val="vi"/>
        </w:rPr>
        <w:t>Tài</w:t>
      </w:r>
      <w:r w:rsidRPr="00197A0E">
        <w:rPr>
          <w:noProof w:val="0"/>
          <w:spacing w:val="-4"/>
          <w:sz w:val="28"/>
          <w:szCs w:val="22"/>
          <w:lang w:val="vi"/>
        </w:rPr>
        <w:t xml:space="preserve"> </w:t>
      </w:r>
      <w:r w:rsidRPr="00197A0E">
        <w:rPr>
          <w:noProof w:val="0"/>
          <w:sz w:val="28"/>
          <w:szCs w:val="22"/>
          <w:lang w:val="vi"/>
        </w:rPr>
        <w:t>liệu</w:t>
      </w:r>
      <w:r w:rsidRPr="00197A0E">
        <w:rPr>
          <w:noProof w:val="0"/>
          <w:spacing w:val="-2"/>
          <w:sz w:val="28"/>
          <w:szCs w:val="22"/>
          <w:lang w:val="vi"/>
        </w:rPr>
        <w:t xml:space="preserve"> </w:t>
      </w:r>
      <w:r w:rsidRPr="00197A0E">
        <w:rPr>
          <w:noProof w:val="0"/>
          <w:sz w:val="28"/>
          <w:szCs w:val="22"/>
          <w:lang w:val="vi"/>
        </w:rPr>
        <w:t>tham</w:t>
      </w:r>
      <w:r w:rsidRPr="00197A0E">
        <w:rPr>
          <w:noProof w:val="0"/>
          <w:spacing w:val="-7"/>
          <w:sz w:val="28"/>
          <w:szCs w:val="22"/>
          <w:lang w:val="vi"/>
        </w:rPr>
        <w:t xml:space="preserve"> </w:t>
      </w:r>
      <w:r w:rsidRPr="00197A0E">
        <w:rPr>
          <w:noProof w:val="0"/>
          <w:spacing w:val="-4"/>
          <w:sz w:val="28"/>
          <w:szCs w:val="22"/>
          <w:lang w:val="vi"/>
        </w:rPr>
        <w:t>khảo</w:t>
      </w:r>
    </w:p>
    <w:p w14:paraId="6BAB2750" w14:textId="77777777" w:rsidR="00197A0E" w:rsidRPr="00197A0E" w:rsidRDefault="00197A0E" w:rsidP="000E12CF">
      <w:pPr>
        <w:widowControl w:val="0"/>
        <w:autoSpaceDE w:val="0"/>
        <w:autoSpaceDN w:val="0"/>
        <w:spacing w:before="2"/>
        <w:ind w:right="1750"/>
        <w:jc w:val="both"/>
        <w:rPr>
          <w:noProof w:val="0"/>
          <w:sz w:val="28"/>
          <w:szCs w:val="28"/>
          <w:lang w:val="vi"/>
        </w:rPr>
      </w:pPr>
      <w:r w:rsidRPr="00197A0E">
        <w:rPr>
          <w:noProof w:val="0"/>
          <w:sz w:val="28"/>
          <w:szCs w:val="28"/>
          <w:lang w:val="vi"/>
        </w:rPr>
        <w:t>Nguồn</w:t>
      </w:r>
      <w:r w:rsidRPr="00197A0E">
        <w:rPr>
          <w:noProof w:val="0"/>
          <w:spacing w:val="-5"/>
          <w:sz w:val="28"/>
          <w:szCs w:val="28"/>
          <w:lang w:val="vi"/>
        </w:rPr>
        <w:t xml:space="preserve"> </w:t>
      </w:r>
      <w:r w:rsidRPr="00197A0E">
        <w:rPr>
          <w:noProof w:val="0"/>
          <w:sz w:val="28"/>
          <w:szCs w:val="28"/>
          <w:lang w:val="vi"/>
        </w:rPr>
        <w:t>tài</w:t>
      </w:r>
      <w:r w:rsidRPr="00197A0E">
        <w:rPr>
          <w:noProof w:val="0"/>
          <w:spacing w:val="-1"/>
          <w:sz w:val="28"/>
          <w:szCs w:val="28"/>
          <w:lang w:val="vi"/>
        </w:rPr>
        <w:t xml:space="preserve"> </w:t>
      </w:r>
      <w:r w:rsidRPr="00197A0E">
        <w:rPr>
          <w:noProof w:val="0"/>
          <w:sz w:val="28"/>
          <w:szCs w:val="28"/>
          <w:lang w:val="vi"/>
        </w:rPr>
        <w:t>liệu</w:t>
      </w:r>
      <w:r w:rsidRPr="00197A0E">
        <w:rPr>
          <w:noProof w:val="0"/>
          <w:spacing w:val="-5"/>
          <w:sz w:val="28"/>
          <w:szCs w:val="28"/>
          <w:lang w:val="vi"/>
        </w:rPr>
        <w:t xml:space="preserve"> </w:t>
      </w:r>
      <w:r w:rsidRPr="00197A0E">
        <w:rPr>
          <w:noProof w:val="0"/>
          <w:sz w:val="28"/>
          <w:szCs w:val="28"/>
          <w:lang w:val="vi"/>
        </w:rPr>
        <w:t>thường</w:t>
      </w:r>
      <w:r w:rsidRPr="00197A0E">
        <w:rPr>
          <w:noProof w:val="0"/>
          <w:spacing w:val="-1"/>
          <w:sz w:val="28"/>
          <w:szCs w:val="28"/>
          <w:lang w:val="vi"/>
        </w:rPr>
        <w:t xml:space="preserve"> </w:t>
      </w:r>
      <w:r w:rsidRPr="00197A0E">
        <w:rPr>
          <w:noProof w:val="0"/>
          <w:sz w:val="28"/>
          <w:szCs w:val="28"/>
          <w:lang w:val="vi"/>
        </w:rPr>
        <w:t>được</w:t>
      </w:r>
      <w:r w:rsidRPr="00197A0E">
        <w:rPr>
          <w:noProof w:val="0"/>
          <w:spacing w:val="-5"/>
          <w:sz w:val="28"/>
          <w:szCs w:val="28"/>
          <w:lang w:val="vi"/>
        </w:rPr>
        <w:t xml:space="preserve"> </w:t>
      </w:r>
      <w:r w:rsidRPr="00197A0E">
        <w:rPr>
          <w:noProof w:val="0"/>
          <w:sz w:val="28"/>
          <w:szCs w:val="28"/>
          <w:lang w:val="vi"/>
        </w:rPr>
        <w:t>trình</w:t>
      </w:r>
      <w:r w:rsidRPr="00197A0E">
        <w:rPr>
          <w:noProof w:val="0"/>
          <w:spacing w:val="-1"/>
          <w:sz w:val="28"/>
          <w:szCs w:val="28"/>
          <w:lang w:val="vi"/>
        </w:rPr>
        <w:t xml:space="preserve"> </w:t>
      </w:r>
      <w:r w:rsidRPr="00197A0E">
        <w:rPr>
          <w:noProof w:val="0"/>
          <w:sz w:val="28"/>
          <w:szCs w:val="28"/>
          <w:lang w:val="vi"/>
        </w:rPr>
        <w:t>bày</w:t>
      </w:r>
      <w:r w:rsidRPr="00197A0E">
        <w:rPr>
          <w:noProof w:val="0"/>
          <w:spacing w:val="-6"/>
          <w:sz w:val="28"/>
          <w:szCs w:val="28"/>
          <w:lang w:val="vi"/>
        </w:rPr>
        <w:t xml:space="preserve"> </w:t>
      </w:r>
      <w:r w:rsidRPr="00197A0E">
        <w:rPr>
          <w:noProof w:val="0"/>
          <w:sz w:val="28"/>
          <w:szCs w:val="28"/>
          <w:lang w:val="vi"/>
        </w:rPr>
        <w:t>theo</w:t>
      </w:r>
      <w:r w:rsidRPr="00197A0E">
        <w:rPr>
          <w:noProof w:val="0"/>
          <w:spacing w:val="-3"/>
          <w:sz w:val="28"/>
          <w:szCs w:val="28"/>
          <w:lang w:val="vi"/>
        </w:rPr>
        <w:t xml:space="preserve"> </w:t>
      </w:r>
      <w:r w:rsidRPr="00197A0E">
        <w:rPr>
          <w:noProof w:val="0"/>
          <w:sz w:val="28"/>
          <w:szCs w:val="28"/>
          <w:lang w:val="vi"/>
        </w:rPr>
        <w:t>thứ</w:t>
      </w:r>
      <w:r w:rsidRPr="00197A0E">
        <w:rPr>
          <w:noProof w:val="0"/>
          <w:spacing w:val="-4"/>
          <w:sz w:val="28"/>
          <w:szCs w:val="28"/>
          <w:lang w:val="vi"/>
        </w:rPr>
        <w:t xml:space="preserve"> </w:t>
      </w:r>
      <w:r w:rsidRPr="00197A0E">
        <w:rPr>
          <w:noProof w:val="0"/>
          <w:sz w:val="28"/>
          <w:szCs w:val="28"/>
          <w:lang w:val="vi"/>
        </w:rPr>
        <w:t>tự</w:t>
      </w:r>
      <w:r w:rsidRPr="00197A0E">
        <w:rPr>
          <w:noProof w:val="0"/>
          <w:spacing w:val="-4"/>
          <w:sz w:val="28"/>
          <w:szCs w:val="28"/>
          <w:lang w:val="vi"/>
        </w:rPr>
        <w:t xml:space="preserve"> </w:t>
      </w:r>
      <w:r w:rsidRPr="00197A0E">
        <w:rPr>
          <w:noProof w:val="0"/>
          <w:sz w:val="28"/>
          <w:szCs w:val="28"/>
          <w:lang w:val="vi"/>
        </w:rPr>
        <w:t>sau</w:t>
      </w:r>
      <w:r w:rsidRPr="00197A0E">
        <w:rPr>
          <w:noProof w:val="0"/>
          <w:spacing w:val="-4"/>
          <w:sz w:val="28"/>
          <w:szCs w:val="28"/>
          <w:lang w:val="vi"/>
        </w:rPr>
        <w:t xml:space="preserve"> </w:t>
      </w:r>
      <w:r w:rsidRPr="00197A0E">
        <w:rPr>
          <w:noProof w:val="0"/>
          <w:sz w:val="28"/>
          <w:szCs w:val="28"/>
          <w:lang w:val="vi"/>
        </w:rPr>
        <w:t>đây: Họ tên</w:t>
      </w:r>
      <w:r w:rsidR="000E12CF">
        <w:rPr>
          <w:noProof w:val="0"/>
          <w:sz w:val="28"/>
          <w:szCs w:val="28"/>
          <w:lang w:val="en-US"/>
        </w:rPr>
        <w:t xml:space="preserve"> </w:t>
      </w:r>
      <w:r w:rsidRPr="00197A0E">
        <w:rPr>
          <w:noProof w:val="0"/>
          <w:sz w:val="28"/>
          <w:szCs w:val="28"/>
          <w:lang w:val="vi"/>
        </w:rPr>
        <w:t>tác giả/Nhan đề/Các yếu tố về xuất bản.</w:t>
      </w:r>
    </w:p>
    <w:p w14:paraId="201024F8" w14:textId="77777777" w:rsidR="00197A0E" w:rsidRPr="00197A0E" w:rsidRDefault="00197A0E" w:rsidP="000E12CF">
      <w:pPr>
        <w:widowControl w:val="0"/>
        <w:autoSpaceDE w:val="0"/>
        <w:autoSpaceDN w:val="0"/>
        <w:spacing w:line="322" w:lineRule="exact"/>
        <w:jc w:val="both"/>
        <w:rPr>
          <w:noProof w:val="0"/>
          <w:sz w:val="28"/>
          <w:szCs w:val="28"/>
          <w:lang w:val="vi"/>
        </w:rPr>
      </w:pPr>
      <w:r w:rsidRPr="00197A0E">
        <w:rPr>
          <w:noProof w:val="0"/>
          <w:sz w:val="28"/>
          <w:szCs w:val="28"/>
          <w:lang w:val="vi"/>
        </w:rPr>
        <w:t>Ví</w:t>
      </w:r>
      <w:r w:rsidRPr="00197A0E">
        <w:rPr>
          <w:noProof w:val="0"/>
          <w:spacing w:val="-2"/>
          <w:sz w:val="28"/>
          <w:szCs w:val="28"/>
          <w:lang w:val="vi"/>
        </w:rPr>
        <w:t xml:space="preserve"> </w:t>
      </w:r>
      <w:r w:rsidRPr="00197A0E">
        <w:rPr>
          <w:noProof w:val="0"/>
          <w:spacing w:val="-5"/>
          <w:sz w:val="28"/>
          <w:szCs w:val="28"/>
          <w:lang w:val="vi"/>
        </w:rPr>
        <w:t>dụ:</w:t>
      </w:r>
    </w:p>
    <w:p w14:paraId="26671024" w14:textId="77777777" w:rsidR="00197A0E" w:rsidRPr="00197A0E" w:rsidRDefault="00197A0E" w:rsidP="000E12CF">
      <w:pPr>
        <w:widowControl w:val="0"/>
        <w:numPr>
          <w:ilvl w:val="2"/>
          <w:numId w:val="6"/>
        </w:numPr>
        <w:tabs>
          <w:tab w:val="left" w:pos="890"/>
        </w:tabs>
        <w:autoSpaceDE w:val="0"/>
        <w:autoSpaceDN w:val="0"/>
        <w:ind w:left="2" w:right="21" w:firstLine="719"/>
        <w:jc w:val="both"/>
        <w:rPr>
          <w:noProof w:val="0"/>
          <w:sz w:val="28"/>
          <w:szCs w:val="22"/>
          <w:lang w:val="vi"/>
        </w:rPr>
      </w:pPr>
      <w:r w:rsidRPr="00197A0E">
        <w:rPr>
          <w:noProof w:val="0"/>
          <w:sz w:val="28"/>
          <w:szCs w:val="22"/>
          <w:lang w:val="vi"/>
        </w:rPr>
        <w:t>Đinh Xuân Linh, Thân Đức Nhã.Kỹ thuật trồng, chế biến nấm ăn và nấm dược liệu. Hà Nội: Nhà xuất bản Nông nghiệp Hà Nội; 2010.</w:t>
      </w:r>
    </w:p>
    <w:p w14:paraId="5AE30AF2" w14:textId="77777777" w:rsidR="00197A0E" w:rsidRPr="00197A0E" w:rsidRDefault="00197A0E" w:rsidP="000E12CF">
      <w:pPr>
        <w:widowControl w:val="0"/>
        <w:numPr>
          <w:ilvl w:val="2"/>
          <w:numId w:val="6"/>
        </w:numPr>
        <w:tabs>
          <w:tab w:val="left" w:pos="878"/>
        </w:tabs>
        <w:autoSpaceDE w:val="0"/>
        <w:autoSpaceDN w:val="0"/>
        <w:ind w:left="2" w:right="19" w:firstLine="719"/>
        <w:jc w:val="both"/>
        <w:rPr>
          <w:noProof w:val="0"/>
          <w:sz w:val="28"/>
          <w:szCs w:val="22"/>
          <w:lang w:val="vi"/>
        </w:rPr>
      </w:pPr>
      <w:r w:rsidRPr="00197A0E">
        <w:rPr>
          <w:noProof w:val="0"/>
          <w:sz w:val="28"/>
          <w:szCs w:val="22"/>
          <w:lang w:val="vi"/>
        </w:rPr>
        <w:t>Hanna</w:t>
      </w:r>
      <w:r w:rsidRPr="00197A0E">
        <w:rPr>
          <w:noProof w:val="0"/>
          <w:spacing w:val="-10"/>
          <w:sz w:val="28"/>
          <w:szCs w:val="22"/>
          <w:lang w:val="vi"/>
        </w:rPr>
        <w:t xml:space="preserve"> </w:t>
      </w:r>
      <w:r w:rsidRPr="00197A0E">
        <w:rPr>
          <w:noProof w:val="0"/>
          <w:sz w:val="28"/>
          <w:szCs w:val="22"/>
          <w:lang w:val="vi"/>
        </w:rPr>
        <w:t>JN,</w:t>
      </w:r>
      <w:r w:rsidRPr="00197A0E">
        <w:rPr>
          <w:noProof w:val="0"/>
          <w:spacing w:val="-8"/>
          <w:sz w:val="28"/>
          <w:szCs w:val="22"/>
          <w:lang w:val="vi"/>
        </w:rPr>
        <w:t xml:space="preserve"> </w:t>
      </w:r>
      <w:r w:rsidRPr="00197A0E">
        <w:rPr>
          <w:noProof w:val="0"/>
          <w:sz w:val="28"/>
          <w:szCs w:val="22"/>
          <w:lang w:val="vi"/>
        </w:rPr>
        <w:t>McBride</w:t>
      </w:r>
      <w:r w:rsidRPr="00197A0E">
        <w:rPr>
          <w:noProof w:val="0"/>
          <w:spacing w:val="-10"/>
          <w:sz w:val="28"/>
          <w:szCs w:val="22"/>
          <w:lang w:val="vi"/>
        </w:rPr>
        <w:t xml:space="preserve"> </w:t>
      </w:r>
      <w:r w:rsidRPr="00197A0E">
        <w:rPr>
          <w:noProof w:val="0"/>
          <w:sz w:val="28"/>
          <w:szCs w:val="22"/>
          <w:lang w:val="vi"/>
        </w:rPr>
        <w:t>WJ,</w:t>
      </w:r>
      <w:r w:rsidRPr="00197A0E">
        <w:rPr>
          <w:noProof w:val="0"/>
          <w:spacing w:val="-8"/>
          <w:sz w:val="28"/>
          <w:szCs w:val="22"/>
          <w:lang w:val="vi"/>
        </w:rPr>
        <w:t xml:space="preserve"> </w:t>
      </w:r>
      <w:r w:rsidRPr="00197A0E">
        <w:rPr>
          <w:noProof w:val="0"/>
          <w:sz w:val="28"/>
          <w:szCs w:val="22"/>
          <w:lang w:val="vi"/>
        </w:rPr>
        <w:t>Brookes</w:t>
      </w:r>
      <w:r w:rsidRPr="00197A0E">
        <w:rPr>
          <w:noProof w:val="0"/>
          <w:spacing w:val="-7"/>
          <w:sz w:val="28"/>
          <w:szCs w:val="22"/>
          <w:lang w:val="vi"/>
        </w:rPr>
        <w:t xml:space="preserve"> </w:t>
      </w:r>
      <w:r w:rsidRPr="00197A0E">
        <w:rPr>
          <w:noProof w:val="0"/>
          <w:sz w:val="28"/>
          <w:szCs w:val="22"/>
          <w:lang w:val="vi"/>
        </w:rPr>
        <w:t>DL,</w:t>
      </w:r>
      <w:r w:rsidRPr="00197A0E">
        <w:rPr>
          <w:noProof w:val="0"/>
          <w:spacing w:val="-8"/>
          <w:sz w:val="28"/>
          <w:szCs w:val="22"/>
          <w:lang w:val="vi"/>
        </w:rPr>
        <w:t xml:space="preserve"> </w:t>
      </w:r>
      <w:r w:rsidRPr="00197A0E">
        <w:rPr>
          <w:noProof w:val="0"/>
          <w:sz w:val="28"/>
          <w:szCs w:val="22"/>
          <w:lang w:val="vi"/>
        </w:rPr>
        <w:t>Shield</w:t>
      </w:r>
      <w:r w:rsidRPr="00197A0E">
        <w:rPr>
          <w:noProof w:val="0"/>
          <w:spacing w:val="-9"/>
          <w:sz w:val="28"/>
          <w:szCs w:val="22"/>
          <w:lang w:val="vi"/>
        </w:rPr>
        <w:t xml:space="preserve"> </w:t>
      </w:r>
      <w:r w:rsidRPr="00197A0E">
        <w:rPr>
          <w:noProof w:val="0"/>
          <w:sz w:val="28"/>
          <w:szCs w:val="22"/>
          <w:lang w:val="vi"/>
        </w:rPr>
        <w:t>J,</w:t>
      </w:r>
      <w:r w:rsidRPr="00197A0E">
        <w:rPr>
          <w:noProof w:val="0"/>
          <w:spacing w:val="-8"/>
          <w:sz w:val="28"/>
          <w:szCs w:val="22"/>
          <w:lang w:val="vi"/>
        </w:rPr>
        <w:t xml:space="preserve"> </w:t>
      </w:r>
      <w:r w:rsidRPr="00197A0E">
        <w:rPr>
          <w:noProof w:val="0"/>
          <w:sz w:val="28"/>
          <w:szCs w:val="22"/>
          <w:lang w:val="vi"/>
        </w:rPr>
        <w:t>Taylor</w:t>
      </w:r>
      <w:r w:rsidRPr="00197A0E">
        <w:rPr>
          <w:noProof w:val="0"/>
          <w:spacing w:val="-10"/>
          <w:sz w:val="28"/>
          <w:szCs w:val="22"/>
          <w:lang w:val="vi"/>
        </w:rPr>
        <w:t xml:space="preserve"> </w:t>
      </w:r>
      <w:r w:rsidRPr="00197A0E">
        <w:rPr>
          <w:noProof w:val="0"/>
          <w:sz w:val="28"/>
          <w:szCs w:val="22"/>
          <w:lang w:val="vi"/>
        </w:rPr>
        <w:t>CT,</w:t>
      </w:r>
      <w:r w:rsidRPr="00197A0E">
        <w:rPr>
          <w:noProof w:val="0"/>
          <w:spacing w:val="-8"/>
          <w:sz w:val="28"/>
          <w:szCs w:val="22"/>
          <w:lang w:val="vi"/>
        </w:rPr>
        <w:t xml:space="preserve"> </w:t>
      </w:r>
      <w:r w:rsidRPr="00197A0E">
        <w:rPr>
          <w:noProof w:val="0"/>
          <w:sz w:val="28"/>
          <w:szCs w:val="22"/>
          <w:lang w:val="vi"/>
        </w:rPr>
        <w:t>Smith</w:t>
      </w:r>
      <w:r w:rsidRPr="00197A0E">
        <w:rPr>
          <w:noProof w:val="0"/>
          <w:spacing w:val="-9"/>
          <w:sz w:val="28"/>
          <w:szCs w:val="22"/>
          <w:lang w:val="vi"/>
        </w:rPr>
        <w:t xml:space="preserve"> </w:t>
      </w:r>
      <w:r w:rsidRPr="00197A0E">
        <w:rPr>
          <w:noProof w:val="0"/>
          <w:sz w:val="28"/>
          <w:szCs w:val="22"/>
          <w:lang w:val="vi"/>
        </w:rPr>
        <w:t>IL,</w:t>
      </w:r>
      <w:r w:rsidRPr="00197A0E">
        <w:rPr>
          <w:noProof w:val="0"/>
          <w:spacing w:val="-8"/>
          <w:sz w:val="28"/>
          <w:szCs w:val="22"/>
          <w:lang w:val="vi"/>
        </w:rPr>
        <w:t xml:space="preserve"> </w:t>
      </w:r>
      <w:r w:rsidRPr="00197A0E">
        <w:rPr>
          <w:noProof w:val="0"/>
          <w:sz w:val="28"/>
          <w:szCs w:val="22"/>
          <w:lang w:val="vi"/>
        </w:rPr>
        <w:t>et</w:t>
      </w:r>
      <w:r w:rsidRPr="00197A0E">
        <w:rPr>
          <w:noProof w:val="0"/>
          <w:spacing w:val="-9"/>
          <w:sz w:val="28"/>
          <w:szCs w:val="22"/>
          <w:lang w:val="vi"/>
        </w:rPr>
        <w:t xml:space="preserve"> </w:t>
      </w:r>
      <w:r w:rsidRPr="00197A0E">
        <w:rPr>
          <w:noProof w:val="0"/>
          <w:sz w:val="28"/>
          <w:szCs w:val="22"/>
          <w:lang w:val="vi"/>
        </w:rPr>
        <w:t xml:space="preserve">al. Hendra virus infection in a veterinarian. Med J Aust. 2006 Nov 20; 185(10):562- </w:t>
      </w:r>
      <w:r w:rsidRPr="00197A0E">
        <w:rPr>
          <w:noProof w:val="0"/>
          <w:spacing w:val="-4"/>
          <w:sz w:val="28"/>
          <w:szCs w:val="22"/>
          <w:lang w:val="vi"/>
        </w:rPr>
        <w:t>64.</w:t>
      </w:r>
    </w:p>
    <w:p w14:paraId="5327C5E5" w14:textId="77777777" w:rsidR="00197A0E" w:rsidRPr="00197A0E" w:rsidRDefault="00197A0E" w:rsidP="000E12CF">
      <w:pPr>
        <w:widowControl w:val="0"/>
        <w:autoSpaceDE w:val="0"/>
        <w:autoSpaceDN w:val="0"/>
        <w:spacing w:before="1"/>
        <w:ind w:right="22"/>
        <w:jc w:val="both"/>
        <w:rPr>
          <w:noProof w:val="0"/>
          <w:sz w:val="28"/>
          <w:szCs w:val="28"/>
          <w:lang w:val="vi"/>
        </w:rPr>
      </w:pPr>
      <w:r w:rsidRPr="00197A0E">
        <w:rPr>
          <w:noProof w:val="0"/>
          <w:sz w:val="28"/>
          <w:szCs w:val="28"/>
          <w:lang w:val="vi"/>
        </w:rPr>
        <w:t>Danh mục tài liệu tham khảo được sắp xếp theo trình tự sử dụng hoặc theo thứ</w:t>
      </w:r>
      <w:r w:rsidRPr="00197A0E">
        <w:rPr>
          <w:noProof w:val="0"/>
          <w:spacing w:val="-10"/>
          <w:sz w:val="28"/>
          <w:szCs w:val="28"/>
          <w:lang w:val="vi"/>
        </w:rPr>
        <w:t xml:space="preserve"> </w:t>
      </w:r>
      <w:r w:rsidRPr="00197A0E">
        <w:rPr>
          <w:noProof w:val="0"/>
          <w:sz w:val="28"/>
          <w:szCs w:val="28"/>
          <w:lang w:val="vi"/>
        </w:rPr>
        <w:t>tự</w:t>
      </w:r>
      <w:r w:rsidRPr="00197A0E">
        <w:rPr>
          <w:noProof w:val="0"/>
          <w:spacing w:val="-12"/>
          <w:sz w:val="28"/>
          <w:szCs w:val="28"/>
          <w:lang w:val="vi"/>
        </w:rPr>
        <w:t xml:space="preserve"> </w:t>
      </w:r>
      <w:r w:rsidRPr="00197A0E">
        <w:rPr>
          <w:noProof w:val="0"/>
          <w:sz w:val="28"/>
          <w:szCs w:val="28"/>
          <w:lang w:val="vi"/>
        </w:rPr>
        <w:t>alphabet</w:t>
      </w:r>
      <w:r w:rsidRPr="00197A0E">
        <w:rPr>
          <w:noProof w:val="0"/>
          <w:spacing w:val="-11"/>
          <w:sz w:val="28"/>
          <w:szCs w:val="28"/>
          <w:lang w:val="vi"/>
        </w:rPr>
        <w:t xml:space="preserve"> </w:t>
      </w:r>
      <w:r w:rsidRPr="00197A0E">
        <w:rPr>
          <w:noProof w:val="0"/>
          <w:sz w:val="28"/>
          <w:szCs w:val="28"/>
          <w:lang w:val="vi"/>
        </w:rPr>
        <w:t>trong</w:t>
      </w:r>
      <w:r w:rsidRPr="00197A0E">
        <w:rPr>
          <w:noProof w:val="0"/>
          <w:spacing w:val="-8"/>
          <w:sz w:val="28"/>
          <w:szCs w:val="28"/>
          <w:lang w:val="vi"/>
        </w:rPr>
        <w:t xml:space="preserve"> </w:t>
      </w:r>
      <w:r w:rsidRPr="00197A0E">
        <w:rPr>
          <w:noProof w:val="0"/>
          <w:sz w:val="28"/>
          <w:szCs w:val="28"/>
          <w:lang w:val="vi"/>
        </w:rPr>
        <w:t>báo</w:t>
      </w:r>
      <w:r w:rsidRPr="00197A0E">
        <w:rPr>
          <w:noProof w:val="0"/>
          <w:spacing w:val="-8"/>
          <w:sz w:val="28"/>
          <w:szCs w:val="28"/>
          <w:lang w:val="vi"/>
        </w:rPr>
        <w:t xml:space="preserve"> </w:t>
      </w:r>
      <w:r w:rsidRPr="00197A0E">
        <w:rPr>
          <w:noProof w:val="0"/>
          <w:sz w:val="28"/>
          <w:szCs w:val="28"/>
          <w:lang w:val="vi"/>
        </w:rPr>
        <w:t>cáo,</w:t>
      </w:r>
      <w:r w:rsidRPr="00197A0E">
        <w:rPr>
          <w:noProof w:val="0"/>
          <w:spacing w:val="-10"/>
          <w:sz w:val="28"/>
          <w:szCs w:val="28"/>
          <w:lang w:val="vi"/>
        </w:rPr>
        <w:t xml:space="preserve"> </w:t>
      </w:r>
      <w:r w:rsidRPr="00197A0E">
        <w:rPr>
          <w:noProof w:val="0"/>
          <w:sz w:val="28"/>
          <w:szCs w:val="28"/>
          <w:lang w:val="vi"/>
        </w:rPr>
        <w:t>không</w:t>
      </w:r>
      <w:r w:rsidRPr="00197A0E">
        <w:rPr>
          <w:noProof w:val="0"/>
          <w:spacing w:val="-8"/>
          <w:sz w:val="28"/>
          <w:szCs w:val="28"/>
          <w:lang w:val="vi"/>
        </w:rPr>
        <w:t xml:space="preserve"> </w:t>
      </w:r>
      <w:r w:rsidRPr="00197A0E">
        <w:rPr>
          <w:noProof w:val="0"/>
          <w:sz w:val="28"/>
          <w:szCs w:val="28"/>
          <w:lang w:val="vi"/>
        </w:rPr>
        <w:t>phân</w:t>
      </w:r>
      <w:r w:rsidRPr="00197A0E">
        <w:rPr>
          <w:noProof w:val="0"/>
          <w:spacing w:val="-8"/>
          <w:sz w:val="28"/>
          <w:szCs w:val="28"/>
          <w:lang w:val="vi"/>
        </w:rPr>
        <w:t xml:space="preserve"> </w:t>
      </w:r>
      <w:r w:rsidRPr="00197A0E">
        <w:rPr>
          <w:noProof w:val="0"/>
          <w:sz w:val="28"/>
          <w:szCs w:val="28"/>
          <w:lang w:val="vi"/>
        </w:rPr>
        <w:t>biệt</w:t>
      </w:r>
      <w:r w:rsidRPr="00197A0E">
        <w:rPr>
          <w:noProof w:val="0"/>
          <w:spacing w:val="-8"/>
          <w:sz w:val="28"/>
          <w:szCs w:val="28"/>
          <w:lang w:val="vi"/>
        </w:rPr>
        <w:t xml:space="preserve"> </w:t>
      </w:r>
      <w:r w:rsidRPr="00197A0E">
        <w:rPr>
          <w:noProof w:val="0"/>
          <w:sz w:val="28"/>
          <w:szCs w:val="28"/>
          <w:lang w:val="vi"/>
        </w:rPr>
        <w:t>tiếng</w:t>
      </w:r>
      <w:r w:rsidRPr="00197A0E">
        <w:rPr>
          <w:noProof w:val="0"/>
          <w:spacing w:val="-8"/>
          <w:sz w:val="28"/>
          <w:szCs w:val="28"/>
          <w:lang w:val="vi"/>
        </w:rPr>
        <w:t xml:space="preserve"> </w:t>
      </w:r>
      <w:r w:rsidRPr="00197A0E">
        <w:rPr>
          <w:noProof w:val="0"/>
          <w:sz w:val="28"/>
          <w:szCs w:val="28"/>
          <w:lang w:val="vi"/>
        </w:rPr>
        <w:t>Việt,</w:t>
      </w:r>
      <w:r w:rsidRPr="00197A0E">
        <w:rPr>
          <w:noProof w:val="0"/>
          <w:spacing w:val="-10"/>
          <w:sz w:val="28"/>
          <w:szCs w:val="28"/>
          <w:lang w:val="vi"/>
        </w:rPr>
        <w:t xml:space="preserve"> </w:t>
      </w:r>
      <w:r w:rsidRPr="00197A0E">
        <w:rPr>
          <w:noProof w:val="0"/>
          <w:sz w:val="28"/>
          <w:szCs w:val="28"/>
          <w:lang w:val="vi"/>
        </w:rPr>
        <w:t>Anh,</w:t>
      </w:r>
      <w:r w:rsidRPr="00197A0E">
        <w:rPr>
          <w:noProof w:val="0"/>
          <w:spacing w:val="-10"/>
          <w:sz w:val="28"/>
          <w:szCs w:val="28"/>
          <w:lang w:val="vi"/>
        </w:rPr>
        <w:t xml:space="preserve"> </w:t>
      </w:r>
      <w:r w:rsidRPr="00197A0E">
        <w:rPr>
          <w:noProof w:val="0"/>
          <w:sz w:val="28"/>
          <w:szCs w:val="28"/>
          <w:lang w:val="vi"/>
        </w:rPr>
        <w:t>Pháp...</w:t>
      </w:r>
      <w:r w:rsidRPr="00197A0E">
        <w:rPr>
          <w:noProof w:val="0"/>
          <w:spacing w:val="-10"/>
          <w:sz w:val="28"/>
          <w:szCs w:val="28"/>
          <w:lang w:val="vi"/>
        </w:rPr>
        <w:t xml:space="preserve"> </w:t>
      </w:r>
      <w:r w:rsidRPr="00197A0E">
        <w:rPr>
          <w:noProof w:val="0"/>
          <w:sz w:val="28"/>
          <w:szCs w:val="28"/>
          <w:lang w:val="vi"/>
        </w:rPr>
        <w:t>Các</w:t>
      </w:r>
      <w:r w:rsidRPr="00197A0E">
        <w:rPr>
          <w:noProof w:val="0"/>
          <w:spacing w:val="-9"/>
          <w:sz w:val="28"/>
          <w:szCs w:val="28"/>
          <w:lang w:val="vi"/>
        </w:rPr>
        <w:t xml:space="preserve"> </w:t>
      </w:r>
      <w:r w:rsidRPr="00197A0E">
        <w:rPr>
          <w:noProof w:val="0"/>
          <w:sz w:val="28"/>
          <w:szCs w:val="28"/>
          <w:lang w:val="vi"/>
        </w:rPr>
        <w:t>tài</w:t>
      </w:r>
      <w:r w:rsidRPr="00197A0E">
        <w:rPr>
          <w:noProof w:val="0"/>
          <w:spacing w:val="-11"/>
          <w:sz w:val="28"/>
          <w:szCs w:val="28"/>
          <w:lang w:val="vi"/>
        </w:rPr>
        <w:t xml:space="preserve"> </w:t>
      </w:r>
      <w:r w:rsidRPr="00197A0E">
        <w:rPr>
          <w:noProof w:val="0"/>
          <w:sz w:val="28"/>
          <w:szCs w:val="28"/>
          <w:lang w:val="vi"/>
        </w:rPr>
        <w:t>liệu bằng tiếng nước ngoài phải giữ nguyên văn, không phiên âm, không dịch. Những tài liệu viết bằng tiếng nước ngoài ít người Việt biết thì ghi thêm phần tiếng Việt</w:t>
      </w:r>
    </w:p>
    <w:p w14:paraId="37DFD62E" w14:textId="77777777" w:rsidR="00197A0E" w:rsidRPr="00197A0E" w:rsidRDefault="00197A0E" w:rsidP="00197A0E">
      <w:pPr>
        <w:widowControl w:val="0"/>
        <w:autoSpaceDE w:val="0"/>
        <w:autoSpaceDN w:val="0"/>
        <w:spacing w:before="27"/>
        <w:rPr>
          <w:noProof w:val="0"/>
          <w:sz w:val="28"/>
          <w:szCs w:val="28"/>
          <w:lang w:val="vi"/>
        </w:rPr>
      </w:pPr>
    </w:p>
    <w:p w14:paraId="21288372" w14:textId="77777777" w:rsidR="00197A0E" w:rsidRPr="00197A0E" w:rsidRDefault="00197A0E" w:rsidP="00197A0E">
      <w:pPr>
        <w:widowControl w:val="0"/>
        <w:autoSpaceDE w:val="0"/>
        <w:autoSpaceDN w:val="0"/>
        <w:ind w:right="22"/>
        <w:jc w:val="right"/>
        <w:rPr>
          <w:noProof w:val="0"/>
          <w:sz w:val="28"/>
          <w:szCs w:val="28"/>
          <w:lang w:val="vi"/>
        </w:rPr>
      </w:pPr>
      <w:r w:rsidRPr="00197A0E">
        <w:rPr>
          <w:noProof w:val="0"/>
          <w:color w:val="001F5F"/>
          <w:spacing w:val="-10"/>
          <w:sz w:val="28"/>
          <w:szCs w:val="28"/>
          <w:lang w:val="vi"/>
        </w:rPr>
        <w:t>3</w:t>
      </w:r>
    </w:p>
    <w:p w14:paraId="2A477300" w14:textId="77777777" w:rsidR="00197A0E" w:rsidRPr="00197A0E" w:rsidRDefault="00197A0E" w:rsidP="00197A0E">
      <w:pPr>
        <w:widowControl w:val="0"/>
        <w:autoSpaceDE w:val="0"/>
        <w:autoSpaceDN w:val="0"/>
        <w:jc w:val="right"/>
        <w:rPr>
          <w:noProof w:val="0"/>
          <w:sz w:val="28"/>
          <w:szCs w:val="28"/>
          <w:lang w:val="vi"/>
        </w:rPr>
        <w:sectPr w:rsidR="00197A0E" w:rsidRPr="00197A0E">
          <w:pgSz w:w="11910" w:h="16850"/>
          <w:pgMar w:top="1200" w:right="992" w:bottom="280" w:left="1700" w:header="722" w:footer="0" w:gutter="0"/>
          <w:cols w:space="720"/>
        </w:sectPr>
      </w:pPr>
    </w:p>
    <w:p w14:paraId="12137E86" w14:textId="77777777" w:rsidR="00197A0E" w:rsidRPr="00197A0E" w:rsidRDefault="00197A0E" w:rsidP="00197A0E">
      <w:pPr>
        <w:widowControl w:val="0"/>
        <w:autoSpaceDE w:val="0"/>
        <w:autoSpaceDN w:val="0"/>
        <w:spacing w:before="88"/>
        <w:rPr>
          <w:noProof w:val="0"/>
          <w:sz w:val="28"/>
          <w:szCs w:val="28"/>
          <w:lang w:val="vi"/>
        </w:rPr>
      </w:pPr>
      <w:r w:rsidRPr="00197A0E">
        <w:rPr>
          <w:noProof w:val="0"/>
          <w:sz w:val="28"/>
          <w:szCs w:val="28"/>
          <w:lang w:val="vi"/>
        </w:rPr>
        <w:lastRenderedPageBreak/>
        <w:t>đi</w:t>
      </w:r>
      <w:r w:rsidRPr="00197A0E">
        <w:rPr>
          <w:noProof w:val="0"/>
          <w:spacing w:val="-6"/>
          <w:sz w:val="28"/>
          <w:szCs w:val="28"/>
          <w:lang w:val="vi"/>
        </w:rPr>
        <w:t xml:space="preserve"> </w:t>
      </w:r>
      <w:r w:rsidRPr="00197A0E">
        <w:rPr>
          <w:noProof w:val="0"/>
          <w:sz w:val="28"/>
          <w:szCs w:val="28"/>
          <w:lang w:val="vi"/>
        </w:rPr>
        <w:t>kèm</w:t>
      </w:r>
      <w:r w:rsidRPr="00197A0E">
        <w:rPr>
          <w:noProof w:val="0"/>
          <w:spacing w:val="-9"/>
          <w:sz w:val="28"/>
          <w:szCs w:val="28"/>
          <w:lang w:val="vi"/>
        </w:rPr>
        <w:t xml:space="preserve"> </w:t>
      </w:r>
      <w:r w:rsidRPr="00197A0E">
        <w:rPr>
          <w:noProof w:val="0"/>
          <w:sz w:val="28"/>
          <w:szCs w:val="28"/>
          <w:lang w:val="vi"/>
        </w:rPr>
        <w:t>theo</w:t>
      </w:r>
      <w:r w:rsidRPr="00197A0E">
        <w:rPr>
          <w:noProof w:val="0"/>
          <w:spacing w:val="-6"/>
          <w:sz w:val="28"/>
          <w:szCs w:val="28"/>
          <w:lang w:val="vi"/>
        </w:rPr>
        <w:t xml:space="preserve"> </w:t>
      </w:r>
      <w:r w:rsidRPr="00197A0E">
        <w:rPr>
          <w:noProof w:val="0"/>
          <w:sz w:val="28"/>
          <w:szCs w:val="28"/>
          <w:lang w:val="vi"/>
        </w:rPr>
        <w:t>mỗi</w:t>
      </w:r>
      <w:r w:rsidRPr="00197A0E">
        <w:rPr>
          <w:noProof w:val="0"/>
          <w:spacing w:val="-6"/>
          <w:sz w:val="28"/>
          <w:szCs w:val="28"/>
          <w:lang w:val="vi"/>
        </w:rPr>
        <w:t xml:space="preserve"> </w:t>
      </w:r>
      <w:r w:rsidRPr="00197A0E">
        <w:rPr>
          <w:noProof w:val="0"/>
          <w:sz w:val="28"/>
          <w:szCs w:val="28"/>
          <w:lang w:val="vi"/>
        </w:rPr>
        <w:t>tài</w:t>
      </w:r>
      <w:r w:rsidRPr="00197A0E">
        <w:rPr>
          <w:noProof w:val="0"/>
          <w:spacing w:val="-6"/>
          <w:sz w:val="28"/>
          <w:szCs w:val="28"/>
          <w:lang w:val="vi"/>
        </w:rPr>
        <w:t xml:space="preserve"> </w:t>
      </w:r>
      <w:r w:rsidRPr="00197A0E">
        <w:rPr>
          <w:noProof w:val="0"/>
          <w:sz w:val="28"/>
          <w:szCs w:val="28"/>
          <w:lang w:val="vi"/>
        </w:rPr>
        <w:t>liệu.</w:t>
      </w:r>
      <w:r w:rsidRPr="00197A0E">
        <w:rPr>
          <w:noProof w:val="0"/>
          <w:spacing w:val="-7"/>
          <w:sz w:val="28"/>
          <w:szCs w:val="28"/>
          <w:lang w:val="vi"/>
        </w:rPr>
        <w:t xml:space="preserve"> </w:t>
      </w:r>
      <w:r w:rsidRPr="00197A0E">
        <w:rPr>
          <w:noProof w:val="0"/>
          <w:sz w:val="28"/>
          <w:szCs w:val="28"/>
          <w:lang w:val="vi"/>
        </w:rPr>
        <w:t>Hạn</w:t>
      </w:r>
      <w:r w:rsidRPr="00197A0E">
        <w:rPr>
          <w:noProof w:val="0"/>
          <w:spacing w:val="-6"/>
          <w:sz w:val="28"/>
          <w:szCs w:val="28"/>
          <w:lang w:val="vi"/>
        </w:rPr>
        <w:t xml:space="preserve"> </w:t>
      </w:r>
      <w:r w:rsidRPr="00197A0E">
        <w:rPr>
          <w:noProof w:val="0"/>
          <w:sz w:val="28"/>
          <w:szCs w:val="28"/>
          <w:lang w:val="vi"/>
        </w:rPr>
        <w:t>chế</w:t>
      </w:r>
      <w:r w:rsidRPr="00197A0E">
        <w:rPr>
          <w:noProof w:val="0"/>
          <w:spacing w:val="-9"/>
          <w:sz w:val="28"/>
          <w:szCs w:val="28"/>
          <w:lang w:val="vi"/>
        </w:rPr>
        <w:t xml:space="preserve"> </w:t>
      </w:r>
      <w:r w:rsidRPr="00197A0E">
        <w:rPr>
          <w:noProof w:val="0"/>
          <w:sz w:val="28"/>
          <w:szCs w:val="28"/>
          <w:lang w:val="vi"/>
        </w:rPr>
        <w:t>dùng</w:t>
      </w:r>
      <w:r w:rsidRPr="00197A0E">
        <w:rPr>
          <w:noProof w:val="0"/>
          <w:spacing w:val="-6"/>
          <w:sz w:val="28"/>
          <w:szCs w:val="28"/>
          <w:lang w:val="vi"/>
        </w:rPr>
        <w:t xml:space="preserve"> </w:t>
      </w:r>
      <w:r w:rsidRPr="00197A0E">
        <w:rPr>
          <w:noProof w:val="0"/>
          <w:sz w:val="28"/>
          <w:szCs w:val="28"/>
          <w:lang w:val="vi"/>
        </w:rPr>
        <w:t>luận</w:t>
      </w:r>
      <w:r w:rsidRPr="00197A0E">
        <w:rPr>
          <w:noProof w:val="0"/>
          <w:spacing w:val="-6"/>
          <w:sz w:val="28"/>
          <w:szCs w:val="28"/>
          <w:lang w:val="vi"/>
        </w:rPr>
        <w:t xml:space="preserve"> </w:t>
      </w:r>
      <w:r w:rsidRPr="00197A0E">
        <w:rPr>
          <w:noProof w:val="0"/>
          <w:sz w:val="28"/>
          <w:szCs w:val="28"/>
          <w:lang w:val="vi"/>
        </w:rPr>
        <w:t>văn,</w:t>
      </w:r>
      <w:r w:rsidRPr="00197A0E">
        <w:rPr>
          <w:noProof w:val="0"/>
          <w:spacing w:val="-7"/>
          <w:sz w:val="28"/>
          <w:szCs w:val="28"/>
          <w:lang w:val="vi"/>
        </w:rPr>
        <w:t xml:space="preserve"> </w:t>
      </w:r>
      <w:r w:rsidRPr="00197A0E">
        <w:rPr>
          <w:noProof w:val="0"/>
          <w:sz w:val="28"/>
          <w:szCs w:val="28"/>
          <w:lang w:val="vi"/>
        </w:rPr>
        <w:t>luận</w:t>
      </w:r>
      <w:r w:rsidRPr="00197A0E">
        <w:rPr>
          <w:noProof w:val="0"/>
          <w:spacing w:val="-6"/>
          <w:sz w:val="28"/>
          <w:szCs w:val="28"/>
          <w:lang w:val="vi"/>
        </w:rPr>
        <w:t xml:space="preserve"> </w:t>
      </w:r>
      <w:r w:rsidRPr="00197A0E">
        <w:rPr>
          <w:noProof w:val="0"/>
          <w:sz w:val="28"/>
          <w:szCs w:val="28"/>
          <w:lang w:val="vi"/>
        </w:rPr>
        <w:t>án,</w:t>
      </w:r>
      <w:r w:rsidRPr="00197A0E">
        <w:rPr>
          <w:noProof w:val="0"/>
          <w:spacing w:val="-7"/>
          <w:sz w:val="28"/>
          <w:szCs w:val="28"/>
          <w:lang w:val="vi"/>
        </w:rPr>
        <w:t xml:space="preserve"> </w:t>
      </w:r>
      <w:r w:rsidRPr="00197A0E">
        <w:rPr>
          <w:noProof w:val="0"/>
          <w:sz w:val="28"/>
          <w:szCs w:val="28"/>
          <w:lang w:val="vi"/>
        </w:rPr>
        <w:t>thông</w:t>
      </w:r>
      <w:r w:rsidRPr="00197A0E">
        <w:rPr>
          <w:noProof w:val="0"/>
          <w:spacing w:val="-8"/>
          <w:sz w:val="28"/>
          <w:szCs w:val="28"/>
          <w:lang w:val="vi"/>
        </w:rPr>
        <w:t xml:space="preserve"> </w:t>
      </w:r>
      <w:r w:rsidRPr="00197A0E">
        <w:rPr>
          <w:noProof w:val="0"/>
          <w:sz w:val="28"/>
          <w:szCs w:val="28"/>
          <w:lang w:val="vi"/>
        </w:rPr>
        <w:t>tin</w:t>
      </w:r>
      <w:r w:rsidRPr="00197A0E">
        <w:rPr>
          <w:noProof w:val="0"/>
          <w:spacing w:val="-6"/>
          <w:sz w:val="28"/>
          <w:szCs w:val="28"/>
          <w:lang w:val="vi"/>
        </w:rPr>
        <w:t xml:space="preserve"> </w:t>
      </w:r>
      <w:r w:rsidRPr="00197A0E">
        <w:rPr>
          <w:noProof w:val="0"/>
          <w:sz w:val="28"/>
          <w:szCs w:val="28"/>
          <w:lang w:val="vi"/>
        </w:rPr>
        <w:t>trên</w:t>
      </w:r>
      <w:r w:rsidRPr="00197A0E">
        <w:rPr>
          <w:noProof w:val="0"/>
          <w:spacing w:val="-6"/>
          <w:sz w:val="28"/>
          <w:szCs w:val="28"/>
          <w:lang w:val="vi"/>
        </w:rPr>
        <w:t xml:space="preserve"> </w:t>
      </w:r>
      <w:r w:rsidRPr="00197A0E">
        <w:rPr>
          <w:noProof w:val="0"/>
          <w:sz w:val="28"/>
          <w:szCs w:val="28"/>
          <w:lang w:val="vi"/>
        </w:rPr>
        <w:t>internet</w:t>
      </w:r>
      <w:r w:rsidRPr="00197A0E">
        <w:rPr>
          <w:noProof w:val="0"/>
          <w:spacing w:val="-6"/>
          <w:sz w:val="28"/>
          <w:szCs w:val="28"/>
          <w:lang w:val="vi"/>
        </w:rPr>
        <w:t xml:space="preserve"> </w:t>
      </w:r>
      <w:r w:rsidRPr="00197A0E">
        <w:rPr>
          <w:noProof w:val="0"/>
          <w:sz w:val="28"/>
          <w:szCs w:val="28"/>
          <w:lang w:val="vi"/>
        </w:rPr>
        <w:t>và sách giáo khoa làm tài liệu tham khảo.</w:t>
      </w:r>
    </w:p>
    <w:p w14:paraId="10E9A503" w14:textId="77777777" w:rsidR="00197A0E" w:rsidRPr="00197A0E" w:rsidRDefault="00197A0E" w:rsidP="00197A0E">
      <w:pPr>
        <w:widowControl w:val="0"/>
        <w:numPr>
          <w:ilvl w:val="0"/>
          <w:numId w:val="6"/>
        </w:numPr>
        <w:tabs>
          <w:tab w:val="left" w:pos="1186"/>
        </w:tabs>
        <w:autoSpaceDE w:val="0"/>
        <w:autoSpaceDN w:val="0"/>
        <w:spacing w:before="4" w:line="319" w:lineRule="exact"/>
        <w:ind w:left="1186" w:hanging="465"/>
        <w:outlineLvl w:val="0"/>
        <w:rPr>
          <w:b/>
          <w:bCs/>
          <w:noProof w:val="0"/>
          <w:sz w:val="28"/>
          <w:szCs w:val="28"/>
          <w:lang w:val="vi"/>
        </w:rPr>
      </w:pPr>
      <w:r w:rsidRPr="00197A0E">
        <w:rPr>
          <w:b/>
          <w:bCs/>
          <w:noProof w:val="0"/>
          <w:sz w:val="28"/>
          <w:szCs w:val="28"/>
          <w:lang w:val="vi"/>
        </w:rPr>
        <w:t>PHẦN</w:t>
      </w:r>
      <w:r w:rsidRPr="00197A0E">
        <w:rPr>
          <w:b/>
          <w:bCs/>
          <w:noProof w:val="0"/>
          <w:spacing w:val="-5"/>
          <w:sz w:val="28"/>
          <w:szCs w:val="28"/>
          <w:lang w:val="vi"/>
        </w:rPr>
        <w:t xml:space="preserve"> </w:t>
      </w:r>
      <w:r w:rsidRPr="00197A0E">
        <w:rPr>
          <w:b/>
          <w:bCs/>
          <w:noProof w:val="0"/>
          <w:spacing w:val="-4"/>
          <w:sz w:val="28"/>
          <w:szCs w:val="28"/>
          <w:lang w:val="vi"/>
        </w:rPr>
        <w:t>CUỐI</w:t>
      </w:r>
    </w:p>
    <w:p w14:paraId="6E6C1EC2" w14:textId="77777777" w:rsidR="00197A0E" w:rsidRPr="00197A0E" w:rsidRDefault="00197A0E" w:rsidP="00197A0E">
      <w:pPr>
        <w:widowControl w:val="0"/>
        <w:numPr>
          <w:ilvl w:val="1"/>
          <w:numId w:val="6"/>
        </w:numPr>
        <w:tabs>
          <w:tab w:val="left" w:pos="1000"/>
        </w:tabs>
        <w:autoSpaceDE w:val="0"/>
        <w:autoSpaceDN w:val="0"/>
        <w:spacing w:line="319" w:lineRule="exact"/>
        <w:ind w:left="1000" w:hanging="279"/>
        <w:rPr>
          <w:noProof w:val="0"/>
          <w:sz w:val="28"/>
          <w:szCs w:val="22"/>
          <w:lang w:val="vi"/>
        </w:rPr>
      </w:pPr>
      <w:r w:rsidRPr="00197A0E">
        <w:rPr>
          <w:noProof w:val="0"/>
          <w:sz w:val="28"/>
          <w:szCs w:val="22"/>
          <w:lang w:val="vi"/>
        </w:rPr>
        <w:t>Phụ</w:t>
      </w:r>
      <w:r w:rsidRPr="00197A0E">
        <w:rPr>
          <w:noProof w:val="0"/>
          <w:spacing w:val="-2"/>
          <w:sz w:val="28"/>
          <w:szCs w:val="22"/>
          <w:lang w:val="vi"/>
        </w:rPr>
        <w:t xml:space="preserve"> </w:t>
      </w:r>
      <w:r w:rsidRPr="00197A0E">
        <w:rPr>
          <w:noProof w:val="0"/>
          <w:spacing w:val="-5"/>
          <w:sz w:val="28"/>
          <w:szCs w:val="22"/>
          <w:lang w:val="vi"/>
        </w:rPr>
        <w:t>lục</w:t>
      </w:r>
    </w:p>
    <w:p w14:paraId="44E4DAEF" w14:textId="77777777" w:rsidR="00197A0E" w:rsidRPr="00197A0E" w:rsidRDefault="00197A0E" w:rsidP="00197A0E">
      <w:pPr>
        <w:widowControl w:val="0"/>
        <w:autoSpaceDE w:val="0"/>
        <w:autoSpaceDN w:val="0"/>
        <w:rPr>
          <w:noProof w:val="0"/>
          <w:sz w:val="28"/>
          <w:szCs w:val="28"/>
          <w:lang w:val="vi"/>
        </w:rPr>
      </w:pPr>
      <w:r w:rsidRPr="00197A0E">
        <w:rPr>
          <w:noProof w:val="0"/>
          <w:sz w:val="28"/>
          <w:szCs w:val="28"/>
          <w:lang w:val="vi"/>
        </w:rPr>
        <w:t>Phần phụ lục bao gồm các bảng điều tra, bảng tính số liệu, mẫu biểu, hình chụp,</w:t>
      </w:r>
      <w:r w:rsidRPr="00197A0E">
        <w:rPr>
          <w:noProof w:val="0"/>
          <w:spacing w:val="-8"/>
          <w:sz w:val="28"/>
          <w:szCs w:val="28"/>
          <w:lang w:val="vi"/>
        </w:rPr>
        <w:t xml:space="preserve"> </w:t>
      </w:r>
      <w:r w:rsidRPr="00197A0E">
        <w:rPr>
          <w:noProof w:val="0"/>
          <w:sz w:val="28"/>
          <w:szCs w:val="28"/>
          <w:lang w:val="vi"/>
        </w:rPr>
        <w:t>sơ</w:t>
      </w:r>
      <w:r w:rsidRPr="00197A0E">
        <w:rPr>
          <w:noProof w:val="0"/>
          <w:spacing w:val="-4"/>
          <w:sz w:val="28"/>
          <w:szCs w:val="28"/>
          <w:lang w:val="vi"/>
        </w:rPr>
        <w:t xml:space="preserve"> </w:t>
      </w:r>
      <w:r w:rsidRPr="00197A0E">
        <w:rPr>
          <w:noProof w:val="0"/>
          <w:sz w:val="28"/>
          <w:szCs w:val="28"/>
          <w:lang w:val="vi"/>
        </w:rPr>
        <w:t>đồ,</w:t>
      </w:r>
      <w:r w:rsidRPr="00197A0E">
        <w:rPr>
          <w:noProof w:val="0"/>
          <w:spacing w:val="-7"/>
          <w:sz w:val="28"/>
          <w:szCs w:val="28"/>
          <w:lang w:val="vi"/>
        </w:rPr>
        <w:t xml:space="preserve"> </w:t>
      </w:r>
      <w:r w:rsidRPr="00197A0E">
        <w:rPr>
          <w:noProof w:val="0"/>
          <w:sz w:val="28"/>
          <w:szCs w:val="28"/>
          <w:lang w:val="vi"/>
        </w:rPr>
        <w:t>quy</w:t>
      </w:r>
      <w:r w:rsidRPr="00197A0E">
        <w:rPr>
          <w:noProof w:val="0"/>
          <w:spacing w:val="-8"/>
          <w:sz w:val="28"/>
          <w:szCs w:val="28"/>
          <w:lang w:val="vi"/>
        </w:rPr>
        <w:t xml:space="preserve"> </w:t>
      </w:r>
      <w:r w:rsidRPr="00197A0E">
        <w:rPr>
          <w:noProof w:val="0"/>
          <w:sz w:val="28"/>
          <w:szCs w:val="28"/>
          <w:lang w:val="vi"/>
        </w:rPr>
        <w:t>trình</w:t>
      </w:r>
      <w:r w:rsidRPr="00197A0E">
        <w:rPr>
          <w:noProof w:val="0"/>
          <w:spacing w:val="-6"/>
          <w:sz w:val="28"/>
          <w:szCs w:val="28"/>
          <w:lang w:val="vi"/>
        </w:rPr>
        <w:t xml:space="preserve"> </w:t>
      </w:r>
      <w:r w:rsidRPr="00197A0E">
        <w:rPr>
          <w:noProof w:val="0"/>
          <w:sz w:val="28"/>
          <w:szCs w:val="28"/>
          <w:lang w:val="vi"/>
        </w:rPr>
        <w:t>công</w:t>
      </w:r>
      <w:r w:rsidRPr="00197A0E">
        <w:rPr>
          <w:noProof w:val="0"/>
          <w:spacing w:val="-6"/>
          <w:sz w:val="28"/>
          <w:szCs w:val="28"/>
          <w:lang w:val="vi"/>
        </w:rPr>
        <w:t xml:space="preserve"> </w:t>
      </w:r>
      <w:r w:rsidRPr="00197A0E">
        <w:rPr>
          <w:noProof w:val="0"/>
          <w:sz w:val="28"/>
          <w:szCs w:val="28"/>
          <w:lang w:val="vi"/>
        </w:rPr>
        <w:t>nghệ,</w:t>
      </w:r>
      <w:r w:rsidRPr="00197A0E">
        <w:rPr>
          <w:noProof w:val="0"/>
          <w:spacing w:val="-7"/>
          <w:sz w:val="28"/>
          <w:szCs w:val="28"/>
          <w:lang w:val="vi"/>
        </w:rPr>
        <w:t xml:space="preserve"> </w:t>
      </w:r>
      <w:r w:rsidRPr="00197A0E">
        <w:rPr>
          <w:noProof w:val="0"/>
          <w:sz w:val="28"/>
          <w:szCs w:val="28"/>
          <w:lang w:val="vi"/>
        </w:rPr>
        <w:t>bản</w:t>
      </w:r>
      <w:r w:rsidRPr="00197A0E">
        <w:rPr>
          <w:noProof w:val="0"/>
          <w:spacing w:val="-4"/>
          <w:sz w:val="28"/>
          <w:szCs w:val="28"/>
          <w:lang w:val="vi"/>
        </w:rPr>
        <w:t xml:space="preserve"> </w:t>
      </w:r>
      <w:r w:rsidRPr="00197A0E">
        <w:rPr>
          <w:noProof w:val="0"/>
          <w:sz w:val="28"/>
          <w:szCs w:val="28"/>
          <w:lang w:val="vi"/>
        </w:rPr>
        <w:t>vẽ…</w:t>
      </w:r>
      <w:r w:rsidRPr="00197A0E">
        <w:rPr>
          <w:noProof w:val="0"/>
          <w:spacing w:val="-7"/>
          <w:sz w:val="28"/>
          <w:szCs w:val="28"/>
          <w:lang w:val="vi"/>
        </w:rPr>
        <w:t xml:space="preserve"> </w:t>
      </w:r>
      <w:r w:rsidRPr="00197A0E">
        <w:rPr>
          <w:noProof w:val="0"/>
          <w:sz w:val="28"/>
          <w:szCs w:val="28"/>
          <w:lang w:val="vi"/>
        </w:rPr>
        <w:t>cần</w:t>
      </w:r>
      <w:r w:rsidRPr="00197A0E">
        <w:rPr>
          <w:noProof w:val="0"/>
          <w:spacing w:val="-5"/>
          <w:sz w:val="28"/>
          <w:szCs w:val="28"/>
          <w:lang w:val="vi"/>
        </w:rPr>
        <w:t xml:space="preserve"> </w:t>
      </w:r>
      <w:r w:rsidRPr="00197A0E">
        <w:rPr>
          <w:noProof w:val="0"/>
          <w:sz w:val="28"/>
          <w:szCs w:val="28"/>
          <w:lang w:val="vi"/>
        </w:rPr>
        <w:t>minh</w:t>
      </w:r>
      <w:r w:rsidRPr="00197A0E">
        <w:rPr>
          <w:noProof w:val="0"/>
          <w:spacing w:val="-6"/>
          <w:sz w:val="28"/>
          <w:szCs w:val="28"/>
          <w:lang w:val="vi"/>
        </w:rPr>
        <w:t xml:space="preserve"> </w:t>
      </w:r>
      <w:r w:rsidRPr="00197A0E">
        <w:rPr>
          <w:noProof w:val="0"/>
          <w:sz w:val="28"/>
          <w:szCs w:val="28"/>
          <w:lang w:val="vi"/>
        </w:rPr>
        <w:t>họa</w:t>
      </w:r>
      <w:r w:rsidRPr="00197A0E">
        <w:rPr>
          <w:noProof w:val="0"/>
          <w:spacing w:val="-4"/>
          <w:sz w:val="28"/>
          <w:szCs w:val="28"/>
          <w:lang w:val="vi"/>
        </w:rPr>
        <w:t xml:space="preserve"> </w:t>
      </w:r>
      <w:r w:rsidRPr="00197A0E">
        <w:rPr>
          <w:noProof w:val="0"/>
          <w:sz w:val="28"/>
          <w:szCs w:val="28"/>
          <w:lang w:val="vi"/>
        </w:rPr>
        <w:t>hoặc</w:t>
      </w:r>
      <w:r w:rsidRPr="00197A0E">
        <w:rPr>
          <w:noProof w:val="0"/>
          <w:spacing w:val="-7"/>
          <w:sz w:val="28"/>
          <w:szCs w:val="28"/>
          <w:lang w:val="vi"/>
        </w:rPr>
        <w:t xml:space="preserve"> </w:t>
      </w:r>
      <w:r w:rsidRPr="00197A0E">
        <w:rPr>
          <w:noProof w:val="0"/>
          <w:sz w:val="28"/>
          <w:szCs w:val="28"/>
          <w:lang w:val="vi"/>
        </w:rPr>
        <w:t>hỗ</w:t>
      </w:r>
      <w:r w:rsidRPr="00197A0E">
        <w:rPr>
          <w:noProof w:val="0"/>
          <w:spacing w:val="-5"/>
          <w:sz w:val="28"/>
          <w:szCs w:val="28"/>
          <w:lang w:val="vi"/>
        </w:rPr>
        <w:t xml:space="preserve"> </w:t>
      </w:r>
      <w:r w:rsidRPr="00197A0E">
        <w:rPr>
          <w:noProof w:val="0"/>
          <w:sz w:val="28"/>
          <w:szCs w:val="28"/>
          <w:lang w:val="vi"/>
        </w:rPr>
        <w:t>trợ</w:t>
      </w:r>
      <w:r w:rsidRPr="00197A0E">
        <w:rPr>
          <w:noProof w:val="0"/>
          <w:spacing w:val="-4"/>
          <w:sz w:val="28"/>
          <w:szCs w:val="28"/>
          <w:lang w:val="vi"/>
        </w:rPr>
        <w:t xml:space="preserve"> </w:t>
      </w:r>
      <w:r w:rsidRPr="00197A0E">
        <w:rPr>
          <w:noProof w:val="0"/>
          <w:sz w:val="28"/>
          <w:szCs w:val="28"/>
          <w:lang w:val="vi"/>
        </w:rPr>
        <w:t>cho</w:t>
      </w:r>
      <w:r w:rsidRPr="00197A0E">
        <w:rPr>
          <w:noProof w:val="0"/>
          <w:spacing w:val="-6"/>
          <w:sz w:val="28"/>
          <w:szCs w:val="28"/>
          <w:lang w:val="vi"/>
        </w:rPr>
        <w:t xml:space="preserve"> </w:t>
      </w:r>
      <w:r w:rsidRPr="00197A0E">
        <w:rPr>
          <w:noProof w:val="0"/>
          <w:sz w:val="28"/>
          <w:szCs w:val="28"/>
          <w:lang w:val="vi"/>
        </w:rPr>
        <w:t>báo</w:t>
      </w:r>
      <w:r w:rsidRPr="00197A0E">
        <w:rPr>
          <w:noProof w:val="0"/>
          <w:spacing w:val="-4"/>
          <w:sz w:val="28"/>
          <w:szCs w:val="28"/>
          <w:lang w:val="vi"/>
        </w:rPr>
        <w:t xml:space="preserve"> cáo.</w:t>
      </w:r>
    </w:p>
    <w:p w14:paraId="1AAFD061" w14:textId="77777777" w:rsidR="00197A0E" w:rsidRPr="00197A0E" w:rsidRDefault="00197A0E" w:rsidP="00197A0E">
      <w:pPr>
        <w:widowControl w:val="0"/>
        <w:numPr>
          <w:ilvl w:val="1"/>
          <w:numId w:val="6"/>
        </w:numPr>
        <w:tabs>
          <w:tab w:val="left" w:pos="1000"/>
        </w:tabs>
        <w:autoSpaceDE w:val="0"/>
        <w:autoSpaceDN w:val="0"/>
        <w:spacing w:line="321" w:lineRule="exact"/>
        <w:ind w:left="1000" w:hanging="279"/>
        <w:rPr>
          <w:noProof w:val="0"/>
          <w:sz w:val="28"/>
          <w:szCs w:val="22"/>
          <w:lang w:val="vi"/>
        </w:rPr>
      </w:pPr>
      <w:r w:rsidRPr="00197A0E">
        <w:rPr>
          <w:noProof w:val="0"/>
          <w:sz w:val="28"/>
          <w:szCs w:val="22"/>
          <w:lang w:val="vi"/>
        </w:rPr>
        <w:t>Bìa</w:t>
      </w:r>
      <w:r w:rsidRPr="00197A0E">
        <w:rPr>
          <w:noProof w:val="0"/>
          <w:spacing w:val="-3"/>
          <w:sz w:val="28"/>
          <w:szCs w:val="22"/>
          <w:lang w:val="vi"/>
        </w:rPr>
        <w:t xml:space="preserve"> </w:t>
      </w:r>
      <w:r w:rsidRPr="00197A0E">
        <w:rPr>
          <w:noProof w:val="0"/>
          <w:spacing w:val="-5"/>
          <w:sz w:val="28"/>
          <w:szCs w:val="22"/>
          <w:lang w:val="vi"/>
        </w:rPr>
        <w:t>sau</w:t>
      </w:r>
    </w:p>
    <w:p w14:paraId="65D9CCA3" w14:textId="77777777" w:rsidR="00197A0E" w:rsidRPr="00197A0E" w:rsidRDefault="00197A0E" w:rsidP="00197A0E">
      <w:pPr>
        <w:widowControl w:val="0"/>
        <w:autoSpaceDE w:val="0"/>
        <w:autoSpaceDN w:val="0"/>
        <w:spacing w:before="127"/>
        <w:jc w:val="both"/>
        <w:outlineLvl w:val="0"/>
        <w:rPr>
          <w:b/>
          <w:bCs/>
          <w:noProof w:val="0"/>
          <w:sz w:val="28"/>
          <w:szCs w:val="28"/>
          <w:lang w:val="vi"/>
        </w:rPr>
      </w:pPr>
      <w:r w:rsidRPr="00197A0E">
        <w:rPr>
          <w:b/>
          <w:bCs/>
          <w:noProof w:val="0"/>
          <w:sz w:val="28"/>
          <w:szCs w:val="28"/>
          <w:lang w:val="vi"/>
        </w:rPr>
        <w:t>B</w:t>
      </w:r>
      <w:r w:rsidRPr="00197A0E">
        <w:rPr>
          <w:b/>
          <w:bCs/>
          <w:noProof w:val="0"/>
          <w:spacing w:val="-6"/>
          <w:sz w:val="28"/>
          <w:szCs w:val="28"/>
          <w:lang w:val="vi"/>
        </w:rPr>
        <w:t xml:space="preserve"> </w:t>
      </w:r>
      <w:r w:rsidRPr="00197A0E">
        <w:rPr>
          <w:b/>
          <w:bCs/>
          <w:noProof w:val="0"/>
          <w:sz w:val="28"/>
          <w:szCs w:val="28"/>
          <w:lang w:val="vi"/>
        </w:rPr>
        <w:t>–</w:t>
      </w:r>
      <w:r w:rsidRPr="00197A0E">
        <w:rPr>
          <w:b/>
          <w:bCs/>
          <w:noProof w:val="0"/>
          <w:spacing w:val="-3"/>
          <w:sz w:val="28"/>
          <w:szCs w:val="28"/>
          <w:lang w:val="vi"/>
        </w:rPr>
        <w:t xml:space="preserve"> </w:t>
      </w:r>
      <w:r w:rsidRPr="00197A0E">
        <w:rPr>
          <w:b/>
          <w:bCs/>
          <w:noProof w:val="0"/>
          <w:sz w:val="28"/>
          <w:szCs w:val="28"/>
          <w:lang w:val="vi"/>
        </w:rPr>
        <w:t>TRÌNH</w:t>
      </w:r>
      <w:r w:rsidRPr="00197A0E">
        <w:rPr>
          <w:b/>
          <w:bCs/>
          <w:noProof w:val="0"/>
          <w:spacing w:val="-3"/>
          <w:sz w:val="28"/>
          <w:szCs w:val="28"/>
          <w:lang w:val="vi"/>
        </w:rPr>
        <w:t xml:space="preserve"> </w:t>
      </w:r>
      <w:r w:rsidRPr="00197A0E">
        <w:rPr>
          <w:b/>
          <w:bCs/>
          <w:noProof w:val="0"/>
          <w:sz w:val="28"/>
          <w:szCs w:val="28"/>
          <w:lang w:val="vi"/>
        </w:rPr>
        <w:t>BÀY</w:t>
      </w:r>
      <w:r w:rsidRPr="00197A0E">
        <w:rPr>
          <w:b/>
          <w:bCs/>
          <w:noProof w:val="0"/>
          <w:spacing w:val="-4"/>
          <w:sz w:val="28"/>
          <w:szCs w:val="28"/>
          <w:lang w:val="vi"/>
        </w:rPr>
        <w:t xml:space="preserve"> </w:t>
      </w:r>
      <w:r w:rsidRPr="00197A0E">
        <w:rPr>
          <w:b/>
          <w:bCs/>
          <w:noProof w:val="0"/>
          <w:sz w:val="28"/>
          <w:szCs w:val="28"/>
          <w:lang w:val="vi"/>
        </w:rPr>
        <w:t>BÁO</w:t>
      </w:r>
      <w:r w:rsidRPr="00197A0E">
        <w:rPr>
          <w:b/>
          <w:bCs/>
          <w:noProof w:val="0"/>
          <w:spacing w:val="-3"/>
          <w:sz w:val="28"/>
          <w:szCs w:val="28"/>
          <w:lang w:val="vi"/>
        </w:rPr>
        <w:t xml:space="preserve"> </w:t>
      </w:r>
      <w:r w:rsidRPr="00197A0E">
        <w:rPr>
          <w:b/>
          <w:bCs/>
          <w:noProof w:val="0"/>
          <w:spacing w:val="-5"/>
          <w:sz w:val="28"/>
          <w:szCs w:val="28"/>
          <w:lang w:val="vi"/>
        </w:rPr>
        <w:t>CÁO</w:t>
      </w:r>
    </w:p>
    <w:p w14:paraId="6F8C7A47" w14:textId="77777777" w:rsidR="00197A0E" w:rsidRPr="00197A0E" w:rsidRDefault="00197A0E" w:rsidP="00197A0E">
      <w:pPr>
        <w:widowControl w:val="0"/>
        <w:numPr>
          <w:ilvl w:val="2"/>
          <w:numId w:val="6"/>
        </w:numPr>
        <w:tabs>
          <w:tab w:val="left" w:pos="886"/>
        </w:tabs>
        <w:autoSpaceDE w:val="0"/>
        <w:autoSpaceDN w:val="0"/>
        <w:spacing w:before="115"/>
        <w:ind w:left="2" w:right="20" w:firstLine="719"/>
        <w:jc w:val="both"/>
        <w:rPr>
          <w:noProof w:val="0"/>
          <w:sz w:val="28"/>
          <w:szCs w:val="22"/>
          <w:lang w:val="vi"/>
        </w:rPr>
      </w:pPr>
      <w:r w:rsidRPr="00197A0E">
        <w:rPr>
          <w:noProof w:val="0"/>
          <w:sz w:val="28"/>
          <w:szCs w:val="22"/>
          <w:lang w:val="vi"/>
        </w:rPr>
        <w:t>Báo cáo</w:t>
      </w:r>
      <w:r w:rsidRPr="00197A0E">
        <w:rPr>
          <w:noProof w:val="0"/>
          <w:spacing w:val="-1"/>
          <w:sz w:val="28"/>
          <w:szCs w:val="22"/>
          <w:lang w:val="vi"/>
        </w:rPr>
        <w:t xml:space="preserve"> </w:t>
      </w:r>
      <w:r w:rsidRPr="00197A0E">
        <w:rPr>
          <w:noProof w:val="0"/>
          <w:sz w:val="28"/>
          <w:szCs w:val="22"/>
          <w:lang w:val="vi"/>
        </w:rPr>
        <w:t>được</w:t>
      </w:r>
      <w:r w:rsidRPr="00197A0E">
        <w:rPr>
          <w:noProof w:val="0"/>
          <w:spacing w:val="-1"/>
          <w:sz w:val="28"/>
          <w:szCs w:val="22"/>
          <w:lang w:val="vi"/>
        </w:rPr>
        <w:t xml:space="preserve"> </w:t>
      </w:r>
      <w:r w:rsidRPr="00197A0E">
        <w:rPr>
          <w:noProof w:val="0"/>
          <w:sz w:val="28"/>
          <w:szCs w:val="22"/>
          <w:lang w:val="vi"/>
        </w:rPr>
        <w:t>đóng</w:t>
      </w:r>
      <w:r w:rsidRPr="00197A0E">
        <w:rPr>
          <w:noProof w:val="0"/>
          <w:spacing w:val="-1"/>
          <w:sz w:val="28"/>
          <w:szCs w:val="22"/>
          <w:lang w:val="vi"/>
        </w:rPr>
        <w:t xml:space="preserve"> </w:t>
      </w:r>
      <w:r w:rsidRPr="00197A0E">
        <w:rPr>
          <w:noProof w:val="0"/>
          <w:sz w:val="28"/>
          <w:szCs w:val="22"/>
          <w:lang w:val="vi"/>
        </w:rPr>
        <w:t>thành quyển,</w:t>
      </w:r>
      <w:r w:rsidRPr="00197A0E">
        <w:rPr>
          <w:noProof w:val="0"/>
          <w:spacing w:val="-1"/>
          <w:sz w:val="28"/>
          <w:szCs w:val="22"/>
          <w:lang w:val="vi"/>
        </w:rPr>
        <w:t xml:space="preserve"> </w:t>
      </w:r>
      <w:r w:rsidRPr="00197A0E">
        <w:rPr>
          <w:noProof w:val="0"/>
          <w:sz w:val="28"/>
          <w:szCs w:val="22"/>
          <w:lang w:val="vi"/>
        </w:rPr>
        <w:t>đóng bìa</w:t>
      </w:r>
      <w:r w:rsidRPr="00197A0E">
        <w:rPr>
          <w:noProof w:val="0"/>
          <w:spacing w:val="-1"/>
          <w:sz w:val="28"/>
          <w:szCs w:val="22"/>
          <w:lang w:val="vi"/>
        </w:rPr>
        <w:t xml:space="preserve"> </w:t>
      </w:r>
      <w:r w:rsidRPr="00197A0E">
        <w:rPr>
          <w:noProof w:val="0"/>
          <w:sz w:val="28"/>
          <w:szCs w:val="22"/>
          <w:lang w:val="vi"/>
        </w:rPr>
        <w:t>cứng; in một mặt trên khổ giấy A4;</w:t>
      </w:r>
      <w:r w:rsidRPr="00197A0E">
        <w:rPr>
          <w:noProof w:val="0"/>
          <w:spacing w:val="-11"/>
          <w:sz w:val="28"/>
          <w:szCs w:val="22"/>
          <w:lang w:val="vi"/>
        </w:rPr>
        <w:t xml:space="preserve"> </w:t>
      </w:r>
      <w:r w:rsidRPr="00197A0E">
        <w:rPr>
          <w:noProof w:val="0"/>
          <w:sz w:val="28"/>
          <w:szCs w:val="22"/>
          <w:lang w:val="vi"/>
        </w:rPr>
        <w:t>cỡ</w:t>
      </w:r>
      <w:r w:rsidRPr="00197A0E">
        <w:rPr>
          <w:noProof w:val="0"/>
          <w:spacing w:val="-11"/>
          <w:sz w:val="28"/>
          <w:szCs w:val="22"/>
          <w:lang w:val="vi"/>
        </w:rPr>
        <w:t xml:space="preserve"> </w:t>
      </w:r>
      <w:r w:rsidRPr="00197A0E">
        <w:rPr>
          <w:noProof w:val="0"/>
          <w:sz w:val="28"/>
          <w:szCs w:val="22"/>
          <w:lang w:val="vi"/>
        </w:rPr>
        <w:t>chữ</w:t>
      </w:r>
      <w:r w:rsidRPr="00197A0E">
        <w:rPr>
          <w:noProof w:val="0"/>
          <w:spacing w:val="-12"/>
          <w:sz w:val="28"/>
          <w:szCs w:val="22"/>
          <w:lang w:val="vi"/>
        </w:rPr>
        <w:t xml:space="preserve"> </w:t>
      </w:r>
      <w:r w:rsidRPr="00197A0E">
        <w:rPr>
          <w:noProof w:val="0"/>
          <w:sz w:val="28"/>
          <w:szCs w:val="22"/>
          <w:lang w:val="vi"/>
        </w:rPr>
        <w:t>13</w:t>
      </w:r>
      <w:r w:rsidRPr="00197A0E">
        <w:rPr>
          <w:noProof w:val="0"/>
          <w:spacing w:val="-11"/>
          <w:sz w:val="28"/>
          <w:szCs w:val="22"/>
          <w:lang w:val="vi"/>
        </w:rPr>
        <w:t xml:space="preserve"> </w:t>
      </w:r>
      <w:r w:rsidRPr="00197A0E">
        <w:rPr>
          <w:noProof w:val="0"/>
          <w:sz w:val="28"/>
          <w:szCs w:val="22"/>
          <w:lang w:val="vi"/>
        </w:rPr>
        <w:t>hoặc</w:t>
      </w:r>
      <w:r w:rsidRPr="00197A0E">
        <w:rPr>
          <w:noProof w:val="0"/>
          <w:spacing w:val="-11"/>
          <w:sz w:val="28"/>
          <w:szCs w:val="22"/>
          <w:lang w:val="vi"/>
        </w:rPr>
        <w:t xml:space="preserve"> </w:t>
      </w:r>
      <w:r w:rsidRPr="00197A0E">
        <w:rPr>
          <w:noProof w:val="0"/>
          <w:sz w:val="28"/>
          <w:szCs w:val="22"/>
          <w:lang w:val="vi"/>
        </w:rPr>
        <w:t>14;</w:t>
      </w:r>
      <w:r w:rsidRPr="00197A0E">
        <w:rPr>
          <w:noProof w:val="0"/>
          <w:spacing w:val="-11"/>
          <w:sz w:val="28"/>
          <w:szCs w:val="22"/>
          <w:lang w:val="vi"/>
        </w:rPr>
        <w:t xml:space="preserve"> </w:t>
      </w:r>
      <w:r w:rsidRPr="00197A0E">
        <w:rPr>
          <w:noProof w:val="0"/>
          <w:sz w:val="28"/>
          <w:szCs w:val="22"/>
          <w:lang w:val="vi"/>
        </w:rPr>
        <w:t>font</w:t>
      </w:r>
      <w:r w:rsidRPr="00197A0E">
        <w:rPr>
          <w:noProof w:val="0"/>
          <w:spacing w:val="-11"/>
          <w:sz w:val="28"/>
          <w:szCs w:val="22"/>
          <w:lang w:val="vi"/>
        </w:rPr>
        <w:t xml:space="preserve"> </w:t>
      </w:r>
      <w:r w:rsidRPr="00197A0E">
        <w:rPr>
          <w:noProof w:val="0"/>
          <w:sz w:val="28"/>
          <w:szCs w:val="22"/>
          <w:lang w:val="vi"/>
        </w:rPr>
        <w:t>chữ</w:t>
      </w:r>
      <w:r w:rsidRPr="00197A0E">
        <w:rPr>
          <w:noProof w:val="0"/>
          <w:spacing w:val="-12"/>
          <w:sz w:val="28"/>
          <w:szCs w:val="22"/>
          <w:lang w:val="vi"/>
        </w:rPr>
        <w:t xml:space="preserve"> </w:t>
      </w:r>
      <w:r w:rsidRPr="00197A0E">
        <w:rPr>
          <w:noProof w:val="0"/>
          <w:sz w:val="28"/>
          <w:szCs w:val="22"/>
          <w:lang w:val="vi"/>
        </w:rPr>
        <w:t>Times</w:t>
      </w:r>
      <w:r w:rsidRPr="00197A0E">
        <w:rPr>
          <w:noProof w:val="0"/>
          <w:spacing w:val="-10"/>
          <w:sz w:val="28"/>
          <w:szCs w:val="22"/>
          <w:lang w:val="vi"/>
        </w:rPr>
        <w:t xml:space="preserve"> </w:t>
      </w:r>
      <w:r w:rsidRPr="00197A0E">
        <w:rPr>
          <w:noProof w:val="0"/>
          <w:sz w:val="28"/>
          <w:szCs w:val="22"/>
          <w:lang w:val="vi"/>
        </w:rPr>
        <w:t>New</w:t>
      </w:r>
      <w:r w:rsidRPr="00197A0E">
        <w:rPr>
          <w:noProof w:val="0"/>
          <w:spacing w:val="-13"/>
          <w:sz w:val="28"/>
          <w:szCs w:val="22"/>
          <w:lang w:val="vi"/>
        </w:rPr>
        <w:t xml:space="preserve"> </w:t>
      </w:r>
      <w:r w:rsidRPr="00197A0E">
        <w:rPr>
          <w:noProof w:val="0"/>
          <w:sz w:val="28"/>
          <w:szCs w:val="22"/>
          <w:lang w:val="vi"/>
        </w:rPr>
        <w:t>Roman;</w:t>
      </w:r>
      <w:r w:rsidRPr="00197A0E">
        <w:rPr>
          <w:noProof w:val="0"/>
          <w:spacing w:val="-11"/>
          <w:sz w:val="28"/>
          <w:szCs w:val="22"/>
          <w:lang w:val="vi"/>
        </w:rPr>
        <w:t xml:space="preserve"> </w:t>
      </w:r>
      <w:r w:rsidRPr="00197A0E">
        <w:rPr>
          <w:noProof w:val="0"/>
          <w:sz w:val="28"/>
          <w:szCs w:val="22"/>
          <w:lang w:val="vi"/>
        </w:rPr>
        <w:t>dãn</w:t>
      </w:r>
      <w:r w:rsidRPr="00197A0E">
        <w:rPr>
          <w:noProof w:val="0"/>
          <w:spacing w:val="-11"/>
          <w:sz w:val="28"/>
          <w:szCs w:val="22"/>
          <w:lang w:val="vi"/>
        </w:rPr>
        <w:t xml:space="preserve"> </w:t>
      </w:r>
      <w:r w:rsidRPr="00197A0E">
        <w:rPr>
          <w:noProof w:val="0"/>
          <w:sz w:val="28"/>
          <w:szCs w:val="22"/>
          <w:lang w:val="vi"/>
        </w:rPr>
        <w:t>dòng</w:t>
      </w:r>
      <w:r w:rsidRPr="00197A0E">
        <w:rPr>
          <w:noProof w:val="0"/>
          <w:spacing w:val="-11"/>
          <w:sz w:val="28"/>
          <w:szCs w:val="22"/>
          <w:lang w:val="vi"/>
        </w:rPr>
        <w:t xml:space="preserve"> </w:t>
      </w:r>
      <w:r w:rsidRPr="00197A0E">
        <w:rPr>
          <w:noProof w:val="0"/>
          <w:sz w:val="28"/>
          <w:szCs w:val="22"/>
          <w:lang w:val="vi"/>
        </w:rPr>
        <w:t>1,3</w:t>
      </w:r>
      <w:r w:rsidRPr="00197A0E">
        <w:rPr>
          <w:noProof w:val="0"/>
          <w:spacing w:val="-11"/>
          <w:sz w:val="28"/>
          <w:szCs w:val="22"/>
          <w:lang w:val="vi"/>
        </w:rPr>
        <w:t xml:space="preserve"> </w:t>
      </w:r>
      <w:r w:rsidRPr="00197A0E">
        <w:rPr>
          <w:noProof w:val="0"/>
          <w:sz w:val="28"/>
          <w:szCs w:val="22"/>
          <w:lang w:val="vi"/>
        </w:rPr>
        <w:t>lines</w:t>
      </w:r>
      <w:r w:rsidRPr="00197A0E">
        <w:rPr>
          <w:noProof w:val="0"/>
          <w:spacing w:val="-7"/>
          <w:sz w:val="28"/>
          <w:szCs w:val="22"/>
          <w:lang w:val="vi"/>
        </w:rPr>
        <w:t xml:space="preserve"> </w:t>
      </w:r>
      <w:r w:rsidRPr="00197A0E">
        <w:rPr>
          <w:noProof w:val="0"/>
          <w:sz w:val="28"/>
          <w:szCs w:val="22"/>
          <w:lang w:val="vi"/>
        </w:rPr>
        <w:t>-</w:t>
      </w:r>
      <w:r w:rsidRPr="00197A0E">
        <w:rPr>
          <w:noProof w:val="0"/>
          <w:spacing w:val="-11"/>
          <w:sz w:val="28"/>
          <w:szCs w:val="22"/>
          <w:lang w:val="vi"/>
        </w:rPr>
        <w:t xml:space="preserve"> </w:t>
      </w:r>
      <w:r w:rsidRPr="00197A0E">
        <w:rPr>
          <w:noProof w:val="0"/>
          <w:sz w:val="28"/>
          <w:szCs w:val="22"/>
          <w:lang w:val="vi"/>
        </w:rPr>
        <w:t>1,5</w:t>
      </w:r>
      <w:r w:rsidRPr="00197A0E">
        <w:rPr>
          <w:noProof w:val="0"/>
          <w:spacing w:val="-11"/>
          <w:sz w:val="28"/>
          <w:szCs w:val="22"/>
          <w:lang w:val="vi"/>
        </w:rPr>
        <w:t xml:space="preserve"> </w:t>
      </w:r>
      <w:r w:rsidRPr="00197A0E">
        <w:rPr>
          <w:noProof w:val="0"/>
          <w:sz w:val="28"/>
          <w:szCs w:val="22"/>
          <w:lang w:val="vi"/>
        </w:rPr>
        <w:t>lines, lề</w:t>
      </w:r>
      <w:r w:rsidRPr="00197A0E">
        <w:rPr>
          <w:noProof w:val="0"/>
          <w:spacing w:val="-4"/>
          <w:sz w:val="28"/>
          <w:szCs w:val="22"/>
          <w:lang w:val="vi"/>
        </w:rPr>
        <w:t xml:space="preserve"> </w:t>
      </w:r>
      <w:r w:rsidRPr="00197A0E">
        <w:rPr>
          <w:noProof w:val="0"/>
          <w:sz w:val="28"/>
          <w:szCs w:val="22"/>
          <w:lang w:val="vi"/>
        </w:rPr>
        <w:t>trái</w:t>
      </w:r>
      <w:r w:rsidRPr="00197A0E">
        <w:rPr>
          <w:noProof w:val="0"/>
          <w:spacing w:val="-6"/>
          <w:sz w:val="28"/>
          <w:szCs w:val="22"/>
          <w:lang w:val="vi"/>
        </w:rPr>
        <w:t xml:space="preserve"> </w:t>
      </w:r>
      <w:r w:rsidRPr="00197A0E">
        <w:rPr>
          <w:noProof w:val="0"/>
          <w:sz w:val="28"/>
          <w:szCs w:val="22"/>
          <w:lang w:val="vi"/>
        </w:rPr>
        <w:t>3,5</w:t>
      </w:r>
      <w:r w:rsidRPr="00197A0E">
        <w:rPr>
          <w:noProof w:val="0"/>
          <w:spacing w:val="-6"/>
          <w:sz w:val="28"/>
          <w:szCs w:val="22"/>
          <w:lang w:val="vi"/>
        </w:rPr>
        <w:t xml:space="preserve"> </w:t>
      </w:r>
      <w:r w:rsidRPr="00197A0E">
        <w:rPr>
          <w:noProof w:val="0"/>
          <w:sz w:val="28"/>
          <w:szCs w:val="22"/>
          <w:lang w:val="vi"/>
        </w:rPr>
        <w:t>cm,</w:t>
      </w:r>
      <w:r w:rsidRPr="00197A0E">
        <w:rPr>
          <w:noProof w:val="0"/>
          <w:spacing w:val="-5"/>
          <w:sz w:val="28"/>
          <w:szCs w:val="22"/>
          <w:lang w:val="vi"/>
        </w:rPr>
        <w:t xml:space="preserve"> </w:t>
      </w:r>
      <w:r w:rsidRPr="00197A0E">
        <w:rPr>
          <w:noProof w:val="0"/>
          <w:sz w:val="28"/>
          <w:szCs w:val="22"/>
          <w:lang w:val="vi"/>
        </w:rPr>
        <w:t>lề</w:t>
      </w:r>
      <w:r w:rsidRPr="00197A0E">
        <w:rPr>
          <w:noProof w:val="0"/>
          <w:spacing w:val="-4"/>
          <w:sz w:val="28"/>
          <w:szCs w:val="22"/>
          <w:lang w:val="vi"/>
        </w:rPr>
        <w:t xml:space="preserve"> </w:t>
      </w:r>
      <w:r w:rsidRPr="00197A0E">
        <w:rPr>
          <w:noProof w:val="0"/>
          <w:sz w:val="28"/>
          <w:szCs w:val="22"/>
          <w:lang w:val="vi"/>
        </w:rPr>
        <w:t>phải</w:t>
      </w:r>
      <w:r w:rsidRPr="00197A0E">
        <w:rPr>
          <w:noProof w:val="0"/>
          <w:spacing w:val="-6"/>
          <w:sz w:val="28"/>
          <w:szCs w:val="22"/>
          <w:lang w:val="vi"/>
        </w:rPr>
        <w:t xml:space="preserve"> </w:t>
      </w:r>
      <w:r w:rsidRPr="00197A0E">
        <w:rPr>
          <w:noProof w:val="0"/>
          <w:sz w:val="28"/>
          <w:szCs w:val="22"/>
          <w:lang w:val="vi"/>
        </w:rPr>
        <w:t>2,0</w:t>
      </w:r>
      <w:r w:rsidRPr="00197A0E">
        <w:rPr>
          <w:noProof w:val="0"/>
          <w:spacing w:val="-4"/>
          <w:sz w:val="28"/>
          <w:szCs w:val="22"/>
          <w:lang w:val="vi"/>
        </w:rPr>
        <w:t xml:space="preserve"> </w:t>
      </w:r>
      <w:r w:rsidRPr="00197A0E">
        <w:rPr>
          <w:noProof w:val="0"/>
          <w:sz w:val="28"/>
          <w:szCs w:val="22"/>
          <w:lang w:val="vi"/>
        </w:rPr>
        <w:t>cm,</w:t>
      </w:r>
      <w:r w:rsidRPr="00197A0E">
        <w:rPr>
          <w:noProof w:val="0"/>
          <w:spacing w:val="-5"/>
          <w:sz w:val="28"/>
          <w:szCs w:val="22"/>
          <w:lang w:val="vi"/>
        </w:rPr>
        <w:t xml:space="preserve"> </w:t>
      </w:r>
      <w:r w:rsidRPr="00197A0E">
        <w:rPr>
          <w:noProof w:val="0"/>
          <w:sz w:val="28"/>
          <w:szCs w:val="22"/>
          <w:lang w:val="vi"/>
        </w:rPr>
        <w:t>lề</w:t>
      </w:r>
      <w:r w:rsidRPr="00197A0E">
        <w:rPr>
          <w:noProof w:val="0"/>
          <w:spacing w:val="-4"/>
          <w:sz w:val="28"/>
          <w:szCs w:val="22"/>
          <w:lang w:val="vi"/>
        </w:rPr>
        <w:t xml:space="preserve"> </w:t>
      </w:r>
      <w:r w:rsidRPr="00197A0E">
        <w:rPr>
          <w:noProof w:val="0"/>
          <w:sz w:val="28"/>
          <w:szCs w:val="22"/>
          <w:lang w:val="vi"/>
        </w:rPr>
        <w:t>trên</w:t>
      </w:r>
      <w:r w:rsidRPr="00197A0E">
        <w:rPr>
          <w:noProof w:val="0"/>
          <w:spacing w:val="-4"/>
          <w:sz w:val="28"/>
          <w:szCs w:val="22"/>
          <w:lang w:val="vi"/>
        </w:rPr>
        <w:t xml:space="preserve"> </w:t>
      </w:r>
      <w:r w:rsidRPr="00197A0E">
        <w:rPr>
          <w:noProof w:val="0"/>
          <w:sz w:val="28"/>
          <w:szCs w:val="22"/>
          <w:lang w:val="vi"/>
        </w:rPr>
        <w:t>2,0</w:t>
      </w:r>
      <w:r w:rsidRPr="00197A0E">
        <w:rPr>
          <w:noProof w:val="0"/>
          <w:spacing w:val="-4"/>
          <w:sz w:val="28"/>
          <w:szCs w:val="22"/>
          <w:lang w:val="vi"/>
        </w:rPr>
        <w:t xml:space="preserve"> </w:t>
      </w:r>
      <w:r w:rsidRPr="00197A0E">
        <w:rPr>
          <w:noProof w:val="0"/>
          <w:sz w:val="28"/>
          <w:szCs w:val="22"/>
          <w:lang w:val="vi"/>
        </w:rPr>
        <w:t>cm</w:t>
      </w:r>
      <w:r w:rsidRPr="00197A0E">
        <w:rPr>
          <w:noProof w:val="0"/>
          <w:spacing w:val="-7"/>
          <w:sz w:val="28"/>
          <w:szCs w:val="22"/>
          <w:lang w:val="vi"/>
        </w:rPr>
        <w:t xml:space="preserve"> </w:t>
      </w:r>
      <w:r w:rsidRPr="00197A0E">
        <w:rPr>
          <w:noProof w:val="0"/>
          <w:sz w:val="28"/>
          <w:szCs w:val="22"/>
          <w:lang w:val="vi"/>
        </w:rPr>
        <w:t>và</w:t>
      </w:r>
      <w:r w:rsidRPr="00197A0E">
        <w:rPr>
          <w:noProof w:val="0"/>
          <w:spacing w:val="-4"/>
          <w:sz w:val="28"/>
          <w:szCs w:val="22"/>
          <w:lang w:val="vi"/>
        </w:rPr>
        <w:t xml:space="preserve"> </w:t>
      </w:r>
      <w:r w:rsidRPr="00197A0E">
        <w:rPr>
          <w:noProof w:val="0"/>
          <w:sz w:val="28"/>
          <w:szCs w:val="22"/>
          <w:lang w:val="vi"/>
        </w:rPr>
        <w:t>lề</w:t>
      </w:r>
      <w:r w:rsidRPr="00197A0E">
        <w:rPr>
          <w:noProof w:val="0"/>
          <w:spacing w:val="-4"/>
          <w:sz w:val="28"/>
          <w:szCs w:val="22"/>
          <w:lang w:val="vi"/>
        </w:rPr>
        <w:t xml:space="preserve"> </w:t>
      </w:r>
      <w:r w:rsidRPr="00197A0E">
        <w:rPr>
          <w:noProof w:val="0"/>
          <w:sz w:val="28"/>
          <w:szCs w:val="22"/>
          <w:lang w:val="vi"/>
        </w:rPr>
        <w:t>dưới</w:t>
      </w:r>
      <w:r w:rsidRPr="00197A0E">
        <w:rPr>
          <w:noProof w:val="0"/>
          <w:spacing w:val="-4"/>
          <w:sz w:val="28"/>
          <w:szCs w:val="22"/>
          <w:lang w:val="vi"/>
        </w:rPr>
        <w:t xml:space="preserve"> </w:t>
      </w:r>
      <w:r w:rsidRPr="00197A0E">
        <w:rPr>
          <w:noProof w:val="0"/>
          <w:sz w:val="28"/>
          <w:szCs w:val="22"/>
          <w:lang w:val="vi"/>
        </w:rPr>
        <w:t>2,0</w:t>
      </w:r>
      <w:r w:rsidRPr="00197A0E">
        <w:rPr>
          <w:noProof w:val="0"/>
          <w:spacing w:val="-4"/>
          <w:sz w:val="28"/>
          <w:szCs w:val="22"/>
          <w:lang w:val="vi"/>
        </w:rPr>
        <w:t xml:space="preserve"> </w:t>
      </w:r>
      <w:r w:rsidRPr="00197A0E">
        <w:rPr>
          <w:noProof w:val="0"/>
          <w:sz w:val="28"/>
          <w:szCs w:val="22"/>
          <w:lang w:val="vi"/>
        </w:rPr>
        <w:t>cm.</w:t>
      </w:r>
      <w:r w:rsidRPr="00197A0E">
        <w:rPr>
          <w:noProof w:val="0"/>
          <w:spacing w:val="-5"/>
          <w:sz w:val="28"/>
          <w:szCs w:val="22"/>
          <w:lang w:val="vi"/>
        </w:rPr>
        <w:t xml:space="preserve"> </w:t>
      </w:r>
      <w:r w:rsidRPr="00197A0E">
        <w:rPr>
          <w:noProof w:val="0"/>
          <w:sz w:val="28"/>
          <w:szCs w:val="22"/>
          <w:lang w:val="vi"/>
        </w:rPr>
        <w:t>Số</w:t>
      </w:r>
      <w:r w:rsidRPr="00197A0E">
        <w:rPr>
          <w:noProof w:val="0"/>
          <w:spacing w:val="-3"/>
          <w:sz w:val="28"/>
          <w:szCs w:val="22"/>
          <w:lang w:val="vi"/>
        </w:rPr>
        <w:t xml:space="preserve"> </w:t>
      </w:r>
      <w:r w:rsidRPr="00197A0E">
        <w:rPr>
          <w:noProof w:val="0"/>
          <w:sz w:val="28"/>
          <w:szCs w:val="22"/>
          <w:lang w:val="vi"/>
        </w:rPr>
        <w:t>trang</w:t>
      </w:r>
      <w:r w:rsidRPr="00197A0E">
        <w:rPr>
          <w:noProof w:val="0"/>
          <w:spacing w:val="-6"/>
          <w:sz w:val="28"/>
          <w:szCs w:val="22"/>
          <w:lang w:val="vi"/>
        </w:rPr>
        <w:t xml:space="preserve"> </w:t>
      </w:r>
      <w:r w:rsidRPr="00197A0E">
        <w:rPr>
          <w:noProof w:val="0"/>
          <w:sz w:val="28"/>
          <w:szCs w:val="22"/>
          <w:lang w:val="vi"/>
        </w:rPr>
        <w:t>được</w:t>
      </w:r>
      <w:r w:rsidRPr="00197A0E">
        <w:rPr>
          <w:noProof w:val="0"/>
          <w:spacing w:val="-7"/>
          <w:sz w:val="28"/>
          <w:szCs w:val="22"/>
          <w:lang w:val="vi"/>
        </w:rPr>
        <w:t xml:space="preserve"> </w:t>
      </w:r>
      <w:r w:rsidRPr="00197A0E">
        <w:rPr>
          <w:noProof w:val="0"/>
          <w:sz w:val="28"/>
          <w:szCs w:val="22"/>
          <w:lang w:val="vi"/>
        </w:rPr>
        <w:t>đánh chính giữa, bên dưới.</w:t>
      </w:r>
    </w:p>
    <w:p w14:paraId="7B3BF9AA" w14:textId="77777777" w:rsidR="00197A0E" w:rsidRPr="00197A0E" w:rsidRDefault="00197A0E" w:rsidP="00197A0E">
      <w:pPr>
        <w:widowControl w:val="0"/>
        <w:numPr>
          <w:ilvl w:val="2"/>
          <w:numId w:val="6"/>
        </w:numPr>
        <w:tabs>
          <w:tab w:val="left" w:pos="890"/>
        </w:tabs>
        <w:autoSpaceDE w:val="0"/>
        <w:autoSpaceDN w:val="0"/>
        <w:spacing w:before="119" w:line="242" w:lineRule="auto"/>
        <w:ind w:left="2" w:right="24" w:firstLine="719"/>
        <w:jc w:val="both"/>
        <w:rPr>
          <w:noProof w:val="0"/>
          <w:sz w:val="28"/>
          <w:szCs w:val="22"/>
          <w:lang w:val="vi"/>
        </w:rPr>
      </w:pPr>
      <w:r w:rsidRPr="00197A0E">
        <w:rPr>
          <w:noProof w:val="0"/>
          <w:sz w:val="28"/>
          <w:szCs w:val="22"/>
          <w:lang w:val="vi"/>
        </w:rPr>
        <w:t>Ngôn ngữ sử dụng trong báo cáo là tiếng Việt (trường hợp đề tài sử dụng ngôn ngữ khác thì phải có bản Tiếng Việt kèm theo).</w:t>
      </w:r>
    </w:p>
    <w:p w14:paraId="46E5E2F9" w14:textId="77777777" w:rsidR="00197A0E" w:rsidRPr="00197A0E" w:rsidRDefault="00197A0E" w:rsidP="00197A0E">
      <w:pPr>
        <w:widowControl w:val="0"/>
        <w:numPr>
          <w:ilvl w:val="2"/>
          <w:numId w:val="6"/>
        </w:numPr>
        <w:tabs>
          <w:tab w:val="left" w:pos="890"/>
        </w:tabs>
        <w:autoSpaceDE w:val="0"/>
        <w:autoSpaceDN w:val="0"/>
        <w:spacing w:before="115"/>
        <w:ind w:left="2" w:right="21" w:firstLine="719"/>
        <w:jc w:val="both"/>
        <w:rPr>
          <w:noProof w:val="0"/>
          <w:sz w:val="28"/>
          <w:szCs w:val="22"/>
          <w:lang w:val="vi"/>
        </w:rPr>
      </w:pPr>
      <w:r w:rsidRPr="00197A0E">
        <w:rPr>
          <w:noProof w:val="0"/>
          <w:sz w:val="28"/>
          <w:szCs w:val="22"/>
          <w:lang w:val="vi"/>
        </w:rPr>
        <w:t>Đánh số thứ tự: Báo cáo được chia thành Phần hoặc Chương (dùng số La Mã),</w:t>
      </w:r>
      <w:r w:rsidRPr="00197A0E">
        <w:rPr>
          <w:noProof w:val="0"/>
          <w:spacing w:val="-1"/>
          <w:sz w:val="28"/>
          <w:szCs w:val="22"/>
          <w:lang w:val="vi"/>
        </w:rPr>
        <w:t xml:space="preserve"> </w:t>
      </w:r>
      <w:r w:rsidRPr="00197A0E">
        <w:rPr>
          <w:noProof w:val="0"/>
          <w:sz w:val="28"/>
          <w:szCs w:val="22"/>
          <w:lang w:val="vi"/>
        </w:rPr>
        <w:t>dưới Phần/ Chương là</w:t>
      </w:r>
      <w:r w:rsidRPr="00197A0E">
        <w:rPr>
          <w:noProof w:val="0"/>
          <w:spacing w:val="-2"/>
          <w:sz w:val="28"/>
          <w:szCs w:val="22"/>
          <w:lang w:val="vi"/>
        </w:rPr>
        <w:t xml:space="preserve"> </w:t>
      </w:r>
      <w:r w:rsidRPr="00197A0E">
        <w:rPr>
          <w:noProof w:val="0"/>
          <w:sz w:val="28"/>
          <w:szCs w:val="22"/>
          <w:lang w:val="vi"/>
        </w:rPr>
        <w:t>đến Mục</w:t>
      </w:r>
      <w:r w:rsidRPr="00197A0E">
        <w:rPr>
          <w:noProof w:val="0"/>
          <w:spacing w:val="-2"/>
          <w:sz w:val="28"/>
          <w:szCs w:val="22"/>
          <w:lang w:val="vi"/>
        </w:rPr>
        <w:t xml:space="preserve"> </w:t>
      </w:r>
      <w:r w:rsidRPr="00197A0E">
        <w:rPr>
          <w:noProof w:val="0"/>
          <w:sz w:val="28"/>
          <w:szCs w:val="22"/>
          <w:lang w:val="vi"/>
        </w:rPr>
        <w:t>lớn (dùng số La</w:t>
      </w:r>
      <w:r w:rsidRPr="00197A0E">
        <w:rPr>
          <w:noProof w:val="0"/>
          <w:spacing w:val="-1"/>
          <w:sz w:val="28"/>
          <w:szCs w:val="22"/>
          <w:lang w:val="vi"/>
        </w:rPr>
        <w:t xml:space="preserve"> </w:t>
      </w:r>
      <w:r w:rsidRPr="00197A0E">
        <w:rPr>
          <w:noProof w:val="0"/>
          <w:sz w:val="28"/>
          <w:szCs w:val="22"/>
          <w:lang w:val="vi"/>
        </w:rPr>
        <w:t>Mã)</w:t>
      </w:r>
      <w:r w:rsidRPr="00197A0E">
        <w:rPr>
          <w:noProof w:val="0"/>
          <w:spacing w:val="-3"/>
          <w:sz w:val="28"/>
          <w:szCs w:val="22"/>
          <w:lang w:val="vi"/>
        </w:rPr>
        <w:t xml:space="preserve"> </w:t>
      </w:r>
      <w:r w:rsidRPr="00197A0E">
        <w:rPr>
          <w:noProof w:val="0"/>
          <w:sz w:val="28"/>
          <w:szCs w:val="22"/>
          <w:lang w:val="vi"/>
        </w:rPr>
        <w:t>và</w:t>
      </w:r>
      <w:r w:rsidRPr="00197A0E">
        <w:rPr>
          <w:noProof w:val="0"/>
          <w:spacing w:val="-2"/>
          <w:sz w:val="28"/>
          <w:szCs w:val="22"/>
          <w:lang w:val="vi"/>
        </w:rPr>
        <w:t xml:space="preserve"> </w:t>
      </w:r>
      <w:r w:rsidRPr="00197A0E">
        <w:rPr>
          <w:noProof w:val="0"/>
          <w:sz w:val="28"/>
          <w:szCs w:val="22"/>
          <w:lang w:val="vi"/>
        </w:rPr>
        <w:t>các</w:t>
      </w:r>
      <w:r w:rsidRPr="00197A0E">
        <w:rPr>
          <w:noProof w:val="0"/>
          <w:spacing w:val="-1"/>
          <w:sz w:val="28"/>
          <w:szCs w:val="22"/>
          <w:lang w:val="vi"/>
        </w:rPr>
        <w:t xml:space="preserve"> </w:t>
      </w:r>
      <w:r w:rsidRPr="00197A0E">
        <w:rPr>
          <w:noProof w:val="0"/>
          <w:sz w:val="28"/>
          <w:szCs w:val="22"/>
          <w:lang w:val="vi"/>
        </w:rPr>
        <w:t>Tiểu mục</w:t>
      </w:r>
      <w:r w:rsidRPr="00197A0E">
        <w:rPr>
          <w:noProof w:val="0"/>
          <w:spacing w:val="-1"/>
          <w:sz w:val="28"/>
          <w:szCs w:val="22"/>
          <w:lang w:val="vi"/>
        </w:rPr>
        <w:t xml:space="preserve"> </w:t>
      </w:r>
      <w:r w:rsidRPr="00197A0E">
        <w:rPr>
          <w:noProof w:val="0"/>
          <w:sz w:val="28"/>
          <w:szCs w:val="22"/>
          <w:lang w:val="vi"/>
        </w:rPr>
        <w:t>(dùng số Ả Rập). Các Tiểu mục được đánh số thứ tự nhiều nhất là 04 chữ số.</w:t>
      </w:r>
    </w:p>
    <w:p w14:paraId="7C4139CE" w14:textId="77777777" w:rsidR="00197A0E" w:rsidRPr="00197A0E" w:rsidRDefault="00197A0E" w:rsidP="00197A0E">
      <w:pPr>
        <w:widowControl w:val="0"/>
        <w:autoSpaceDE w:val="0"/>
        <w:autoSpaceDN w:val="0"/>
        <w:spacing w:before="119"/>
        <w:ind w:right="21"/>
        <w:jc w:val="both"/>
        <w:rPr>
          <w:noProof w:val="0"/>
          <w:sz w:val="28"/>
          <w:szCs w:val="28"/>
          <w:lang w:val="vi"/>
        </w:rPr>
      </w:pPr>
      <w:r w:rsidRPr="00197A0E">
        <w:rPr>
          <w:noProof w:val="0"/>
          <w:sz w:val="28"/>
          <w:szCs w:val="28"/>
          <w:lang w:val="vi"/>
        </w:rPr>
        <w:t>Ví dụ: 1.2.3.4 chỉ Tiểu mục 4 của nhóm Tiểu mục 3, thuộc Mục II của Chương I.</w:t>
      </w:r>
    </w:p>
    <w:p w14:paraId="6D537B62" w14:textId="77777777" w:rsidR="00197A0E" w:rsidRPr="00197A0E" w:rsidRDefault="00197A0E" w:rsidP="00197A0E">
      <w:pPr>
        <w:widowControl w:val="0"/>
        <w:autoSpaceDE w:val="0"/>
        <w:autoSpaceDN w:val="0"/>
        <w:spacing w:before="122"/>
        <w:ind w:right="21"/>
        <w:jc w:val="both"/>
        <w:rPr>
          <w:noProof w:val="0"/>
          <w:sz w:val="28"/>
          <w:szCs w:val="28"/>
          <w:lang w:val="vi"/>
        </w:rPr>
      </w:pPr>
      <w:r w:rsidRPr="00197A0E">
        <w:rPr>
          <w:noProof w:val="0"/>
          <w:sz w:val="28"/>
          <w:szCs w:val="28"/>
          <w:lang w:val="vi"/>
        </w:rPr>
        <w:t>Không nên đánh lẫn lộn số La Mã và số Ả Rập (Ví dụ: Chương I rồi Mục I.1 hay Tiểu mục I.1.2).</w:t>
      </w:r>
    </w:p>
    <w:p w14:paraId="36B16001" w14:textId="77777777" w:rsidR="00197A0E" w:rsidRPr="00197A0E" w:rsidRDefault="00197A0E" w:rsidP="00197A0E">
      <w:pPr>
        <w:widowControl w:val="0"/>
        <w:numPr>
          <w:ilvl w:val="2"/>
          <w:numId w:val="6"/>
        </w:numPr>
        <w:tabs>
          <w:tab w:val="left" w:pos="874"/>
        </w:tabs>
        <w:autoSpaceDE w:val="0"/>
        <w:autoSpaceDN w:val="0"/>
        <w:spacing w:before="119"/>
        <w:ind w:left="2" w:right="21" w:firstLine="719"/>
        <w:jc w:val="both"/>
        <w:rPr>
          <w:noProof w:val="0"/>
          <w:sz w:val="28"/>
          <w:szCs w:val="22"/>
          <w:lang w:val="vi"/>
        </w:rPr>
      </w:pPr>
      <w:r w:rsidRPr="00197A0E">
        <w:rPr>
          <w:noProof w:val="0"/>
          <w:sz w:val="28"/>
          <w:szCs w:val="22"/>
          <w:lang w:val="vi"/>
        </w:rPr>
        <w:t>Các</w:t>
      </w:r>
      <w:r w:rsidRPr="00197A0E">
        <w:rPr>
          <w:noProof w:val="0"/>
          <w:spacing w:val="-11"/>
          <w:sz w:val="28"/>
          <w:szCs w:val="22"/>
          <w:lang w:val="vi"/>
        </w:rPr>
        <w:t xml:space="preserve"> </w:t>
      </w:r>
      <w:r w:rsidRPr="00197A0E">
        <w:rPr>
          <w:noProof w:val="0"/>
          <w:sz w:val="28"/>
          <w:szCs w:val="22"/>
          <w:lang w:val="vi"/>
        </w:rPr>
        <w:t>bảng,</w:t>
      </w:r>
      <w:r w:rsidRPr="00197A0E">
        <w:rPr>
          <w:noProof w:val="0"/>
          <w:spacing w:val="-14"/>
          <w:sz w:val="28"/>
          <w:szCs w:val="22"/>
          <w:lang w:val="vi"/>
        </w:rPr>
        <w:t xml:space="preserve"> </w:t>
      </w:r>
      <w:r w:rsidRPr="00197A0E">
        <w:rPr>
          <w:noProof w:val="0"/>
          <w:sz w:val="28"/>
          <w:szCs w:val="22"/>
          <w:lang w:val="vi"/>
        </w:rPr>
        <w:t>biểu,</w:t>
      </w:r>
      <w:r w:rsidRPr="00197A0E">
        <w:rPr>
          <w:noProof w:val="0"/>
          <w:spacing w:val="-12"/>
          <w:sz w:val="28"/>
          <w:szCs w:val="22"/>
          <w:lang w:val="vi"/>
        </w:rPr>
        <w:t xml:space="preserve"> </w:t>
      </w:r>
      <w:r w:rsidRPr="00197A0E">
        <w:rPr>
          <w:noProof w:val="0"/>
          <w:sz w:val="28"/>
          <w:szCs w:val="22"/>
          <w:lang w:val="vi"/>
        </w:rPr>
        <w:t>hình,</w:t>
      </w:r>
      <w:r w:rsidRPr="00197A0E">
        <w:rPr>
          <w:noProof w:val="0"/>
          <w:spacing w:val="-12"/>
          <w:sz w:val="28"/>
          <w:szCs w:val="22"/>
          <w:lang w:val="vi"/>
        </w:rPr>
        <w:t xml:space="preserve"> </w:t>
      </w:r>
      <w:r w:rsidRPr="00197A0E">
        <w:rPr>
          <w:noProof w:val="0"/>
          <w:sz w:val="28"/>
          <w:szCs w:val="22"/>
          <w:lang w:val="vi"/>
        </w:rPr>
        <w:t>đồ</w:t>
      </w:r>
      <w:r w:rsidRPr="00197A0E">
        <w:rPr>
          <w:noProof w:val="0"/>
          <w:spacing w:val="-10"/>
          <w:sz w:val="28"/>
          <w:szCs w:val="22"/>
          <w:lang w:val="vi"/>
        </w:rPr>
        <w:t xml:space="preserve"> </w:t>
      </w:r>
      <w:r w:rsidRPr="00197A0E">
        <w:rPr>
          <w:noProof w:val="0"/>
          <w:sz w:val="28"/>
          <w:szCs w:val="22"/>
          <w:lang w:val="vi"/>
        </w:rPr>
        <w:t>thị,</w:t>
      </w:r>
      <w:r w:rsidRPr="00197A0E">
        <w:rPr>
          <w:noProof w:val="0"/>
          <w:spacing w:val="-12"/>
          <w:sz w:val="28"/>
          <w:szCs w:val="22"/>
          <w:lang w:val="vi"/>
        </w:rPr>
        <w:t xml:space="preserve"> </w:t>
      </w:r>
      <w:r w:rsidRPr="00197A0E">
        <w:rPr>
          <w:noProof w:val="0"/>
          <w:sz w:val="28"/>
          <w:szCs w:val="22"/>
          <w:lang w:val="vi"/>
        </w:rPr>
        <w:t>công</w:t>
      </w:r>
      <w:r w:rsidRPr="00197A0E">
        <w:rPr>
          <w:noProof w:val="0"/>
          <w:spacing w:val="-11"/>
          <w:sz w:val="28"/>
          <w:szCs w:val="22"/>
          <w:lang w:val="vi"/>
        </w:rPr>
        <w:t xml:space="preserve"> </w:t>
      </w:r>
      <w:r w:rsidRPr="00197A0E">
        <w:rPr>
          <w:noProof w:val="0"/>
          <w:sz w:val="28"/>
          <w:szCs w:val="22"/>
          <w:lang w:val="vi"/>
        </w:rPr>
        <w:t>thức…:</w:t>
      </w:r>
      <w:r w:rsidRPr="00197A0E">
        <w:rPr>
          <w:noProof w:val="0"/>
          <w:spacing w:val="-13"/>
          <w:sz w:val="28"/>
          <w:szCs w:val="22"/>
          <w:lang w:val="vi"/>
        </w:rPr>
        <w:t xml:space="preserve"> </w:t>
      </w:r>
      <w:r w:rsidRPr="00197A0E">
        <w:rPr>
          <w:noProof w:val="0"/>
          <w:sz w:val="28"/>
          <w:szCs w:val="22"/>
          <w:lang w:val="vi"/>
        </w:rPr>
        <w:t>Việc</w:t>
      </w:r>
      <w:r w:rsidRPr="00197A0E">
        <w:rPr>
          <w:noProof w:val="0"/>
          <w:spacing w:val="-11"/>
          <w:sz w:val="28"/>
          <w:szCs w:val="22"/>
          <w:lang w:val="vi"/>
        </w:rPr>
        <w:t xml:space="preserve"> </w:t>
      </w:r>
      <w:r w:rsidRPr="00197A0E">
        <w:rPr>
          <w:noProof w:val="0"/>
          <w:sz w:val="28"/>
          <w:szCs w:val="22"/>
          <w:lang w:val="vi"/>
        </w:rPr>
        <w:t>đánh</w:t>
      </w:r>
      <w:r w:rsidRPr="00197A0E">
        <w:rPr>
          <w:noProof w:val="0"/>
          <w:spacing w:val="-11"/>
          <w:sz w:val="28"/>
          <w:szCs w:val="22"/>
          <w:lang w:val="vi"/>
        </w:rPr>
        <w:t xml:space="preserve"> </w:t>
      </w:r>
      <w:r w:rsidRPr="00197A0E">
        <w:rPr>
          <w:noProof w:val="0"/>
          <w:sz w:val="28"/>
          <w:szCs w:val="22"/>
          <w:lang w:val="vi"/>
        </w:rPr>
        <w:t>số</w:t>
      </w:r>
      <w:r w:rsidRPr="00197A0E">
        <w:rPr>
          <w:noProof w:val="0"/>
          <w:spacing w:val="-10"/>
          <w:sz w:val="28"/>
          <w:szCs w:val="22"/>
          <w:lang w:val="vi"/>
        </w:rPr>
        <w:t xml:space="preserve"> </w:t>
      </w:r>
      <w:r w:rsidRPr="00197A0E">
        <w:rPr>
          <w:noProof w:val="0"/>
          <w:sz w:val="28"/>
          <w:szCs w:val="22"/>
          <w:lang w:val="vi"/>
        </w:rPr>
        <w:t>bảng</w:t>
      </w:r>
      <w:r w:rsidRPr="00197A0E">
        <w:rPr>
          <w:noProof w:val="0"/>
          <w:spacing w:val="-11"/>
          <w:sz w:val="28"/>
          <w:szCs w:val="22"/>
          <w:lang w:val="vi"/>
        </w:rPr>
        <w:t xml:space="preserve"> </w:t>
      </w:r>
      <w:r w:rsidRPr="00197A0E">
        <w:rPr>
          <w:noProof w:val="0"/>
          <w:sz w:val="28"/>
          <w:szCs w:val="22"/>
          <w:lang w:val="vi"/>
        </w:rPr>
        <w:t>biểu,</w:t>
      </w:r>
      <w:r w:rsidRPr="00197A0E">
        <w:rPr>
          <w:noProof w:val="0"/>
          <w:spacing w:val="-12"/>
          <w:sz w:val="28"/>
          <w:szCs w:val="22"/>
          <w:lang w:val="vi"/>
        </w:rPr>
        <w:t xml:space="preserve"> </w:t>
      </w:r>
      <w:r w:rsidRPr="00197A0E">
        <w:rPr>
          <w:noProof w:val="0"/>
          <w:sz w:val="28"/>
          <w:szCs w:val="22"/>
          <w:lang w:val="vi"/>
        </w:rPr>
        <w:t>hình</w:t>
      </w:r>
      <w:r w:rsidRPr="00197A0E">
        <w:rPr>
          <w:noProof w:val="0"/>
          <w:spacing w:val="-11"/>
          <w:sz w:val="28"/>
          <w:szCs w:val="22"/>
          <w:lang w:val="vi"/>
        </w:rPr>
        <w:t xml:space="preserve"> </w:t>
      </w:r>
      <w:r w:rsidRPr="00197A0E">
        <w:rPr>
          <w:noProof w:val="0"/>
          <w:sz w:val="28"/>
          <w:szCs w:val="22"/>
          <w:lang w:val="vi"/>
        </w:rPr>
        <w:t>vẽ, đồ thị, công thức, phương trình phải gắn với số Phần/Chương.</w:t>
      </w:r>
    </w:p>
    <w:p w14:paraId="4DBCD483" w14:textId="77777777" w:rsidR="00197A0E" w:rsidRPr="00197A0E" w:rsidRDefault="00197A0E" w:rsidP="00197A0E">
      <w:pPr>
        <w:widowControl w:val="0"/>
        <w:autoSpaceDE w:val="0"/>
        <w:autoSpaceDN w:val="0"/>
        <w:spacing w:before="120"/>
        <w:jc w:val="both"/>
        <w:rPr>
          <w:noProof w:val="0"/>
          <w:sz w:val="28"/>
          <w:szCs w:val="28"/>
          <w:lang w:val="vi"/>
        </w:rPr>
      </w:pPr>
      <w:r w:rsidRPr="00197A0E">
        <w:rPr>
          <w:noProof w:val="0"/>
          <w:sz w:val="28"/>
          <w:szCs w:val="28"/>
          <w:lang w:val="vi"/>
        </w:rPr>
        <w:t>Ví</w:t>
      </w:r>
      <w:r w:rsidRPr="00197A0E">
        <w:rPr>
          <w:noProof w:val="0"/>
          <w:spacing w:val="-2"/>
          <w:sz w:val="28"/>
          <w:szCs w:val="28"/>
          <w:lang w:val="vi"/>
        </w:rPr>
        <w:t xml:space="preserve"> </w:t>
      </w:r>
      <w:r w:rsidRPr="00197A0E">
        <w:rPr>
          <w:noProof w:val="0"/>
          <w:sz w:val="28"/>
          <w:szCs w:val="28"/>
          <w:lang w:val="vi"/>
        </w:rPr>
        <w:t>dụ:</w:t>
      </w:r>
      <w:r w:rsidRPr="00197A0E">
        <w:rPr>
          <w:noProof w:val="0"/>
          <w:spacing w:val="-1"/>
          <w:sz w:val="28"/>
          <w:szCs w:val="28"/>
          <w:lang w:val="vi"/>
        </w:rPr>
        <w:t xml:space="preserve"> </w:t>
      </w:r>
      <w:r w:rsidRPr="00197A0E">
        <w:rPr>
          <w:noProof w:val="0"/>
          <w:sz w:val="28"/>
          <w:szCs w:val="28"/>
          <w:lang w:val="vi"/>
        </w:rPr>
        <w:t>Hình</w:t>
      </w:r>
      <w:r w:rsidRPr="00197A0E">
        <w:rPr>
          <w:noProof w:val="0"/>
          <w:spacing w:val="-1"/>
          <w:sz w:val="28"/>
          <w:szCs w:val="28"/>
          <w:lang w:val="vi"/>
        </w:rPr>
        <w:t xml:space="preserve"> </w:t>
      </w:r>
      <w:r w:rsidRPr="00197A0E">
        <w:rPr>
          <w:noProof w:val="0"/>
          <w:sz w:val="28"/>
          <w:szCs w:val="28"/>
          <w:lang w:val="vi"/>
        </w:rPr>
        <w:t>2.4</w:t>
      </w:r>
      <w:r w:rsidRPr="00197A0E">
        <w:rPr>
          <w:noProof w:val="0"/>
          <w:spacing w:val="-1"/>
          <w:sz w:val="28"/>
          <w:szCs w:val="28"/>
          <w:lang w:val="vi"/>
        </w:rPr>
        <w:t xml:space="preserve"> </w:t>
      </w:r>
      <w:r w:rsidRPr="00197A0E">
        <w:rPr>
          <w:noProof w:val="0"/>
          <w:sz w:val="28"/>
          <w:szCs w:val="28"/>
          <w:lang w:val="vi"/>
        </w:rPr>
        <w:t>có</w:t>
      </w:r>
      <w:r w:rsidRPr="00197A0E">
        <w:rPr>
          <w:noProof w:val="0"/>
          <w:spacing w:val="-5"/>
          <w:sz w:val="28"/>
          <w:szCs w:val="28"/>
          <w:lang w:val="vi"/>
        </w:rPr>
        <w:t xml:space="preserve"> </w:t>
      </w:r>
      <w:r w:rsidRPr="00197A0E">
        <w:rPr>
          <w:noProof w:val="0"/>
          <w:sz w:val="28"/>
          <w:szCs w:val="28"/>
          <w:lang w:val="vi"/>
        </w:rPr>
        <w:t>nghĩa</w:t>
      </w:r>
      <w:r w:rsidRPr="00197A0E">
        <w:rPr>
          <w:noProof w:val="0"/>
          <w:spacing w:val="-4"/>
          <w:sz w:val="28"/>
          <w:szCs w:val="28"/>
          <w:lang w:val="vi"/>
        </w:rPr>
        <w:t xml:space="preserve"> </w:t>
      </w:r>
      <w:r w:rsidRPr="00197A0E">
        <w:rPr>
          <w:noProof w:val="0"/>
          <w:sz w:val="28"/>
          <w:szCs w:val="28"/>
          <w:lang w:val="vi"/>
        </w:rPr>
        <w:t>là</w:t>
      </w:r>
      <w:r w:rsidRPr="00197A0E">
        <w:rPr>
          <w:noProof w:val="0"/>
          <w:spacing w:val="-5"/>
          <w:sz w:val="28"/>
          <w:szCs w:val="28"/>
          <w:lang w:val="vi"/>
        </w:rPr>
        <w:t xml:space="preserve"> </w:t>
      </w:r>
      <w:r w:rsidRPr="00197A0E">
        <w:rPr>
          <w:noProof w:val="0"/>
          <w:sz w:val="28"/>
          <w:szCs w:val="28"/>
          <w:lang w:val="vi"/>
        </w:rPr>
        <w:t>hình</w:t>
      </w:r>
      <w:r w:rsidRPr="00197A0E">
        <w:rPr>
          <w:noProof w:val="0"/>
          <w:spacing w:val="-5"/>
          <w:sz w:val="28"/>
          <w:szCs w:val="28"/>
          <w:lang w:val="vi"/>
        </w:rPr>
        <w:t xml:space="preserve"> </w:t>
      </w:r>
      <w:r w:rsidRPr="00197A0E">
        <w:rPr>
          <w:noProof w:val="0"/>
          <w:sz w:val="28"/>
          <w:szCs w:val="28"/>
          <w:lang w:val="vi"/>
        </w:rPr>
        <w:t>số</w:t>
      </w:r>
      <w:r w:rsidRPr="00197A0E">
        <w:rPr>
          <w:noProof w:val="0"/>
          <w:spacing w:val="-1"/>
          <w:sz w:val="28"/>
          <w:szCs w:val="28"/>
          <w:lang w:val="vi"/>
        </w:rPr>
        <w:t xml:space="preserve"> </w:t>
      </w:r>
      <w:r w:rsidRPr="00197A0E">
        <w:rPr>
          <w:noProof w:val="0"/>
          <w:sz w:val="28"/>
          <w:szCs w:val="28"/>
          <w:lang w:val="vi"/>
        </w:rPr>
        <w:t>4</w:t>
      </w:r>
      <w:r w:rsidRPr="00197A0E">
        <w:rPr>
          <w:noProof w:val="0"/>
          <w:spacing w:val="-1"/>
          <w:sz w:val="28"/>
          <w:szCs w:val="28"/>
          <w:lang w:val="vi"/>
        </w:rPr>
        <w:t xml:space="preserve"> </w:t>
      </w:r>
      <w:r w:rsidRPr="00197A0E">
        <w:rPr>
          <w:noProof w:val="0"/>
          <w:sz w:val="28"/>
          <w:szCs w:val="28"/>
          <w:lang w:val="vi"/>
        </w:rPr>
        <w:t>trong</w:t>
      </w:r>
      <w:r w:rsidRPr="00197A0E">
        <w:rPr>
          <w:noProof w:val="0"/>
          <w:spacing w:val="-1"/>
          <w:sz w:val="28"/>
          <w:szCs w:val="28"/>
          <w:lang w:val="vi"/>
        </w:rPr>
        <w:t xml:space="preserve"> </w:t>
      </w:r>
      <w:r w:rsidRPr="00197A0E">
        <w:rPr>
          <w:noProof w:val="0"/>
          <w:sz w:val="28"/>
          <w:szCs w:val="28"/>
          <w:lang w:val="vi"/>
        </w:rPr>
        <w:t>Chương</w:t>
      </w:r>
      <w:r w:rsidRPr="00197A0E">
        <w:rPr>
          <w:noProof w:val="0"/>
          <w:spacing w:val="-1"/>
          <w:sz w:val="28"/>
          <w:szCs w:val="28"/>
          <w:lang w:val="vi"/>
        </w:rPr>
        <w:t xml:space="preserve"> </w:t>
      </w:r>
      <w:r w:rsidRPr="00197A0E">
        <w:rPr>
          <w:noProof w:val="0"/>
          <w:spacing w:val="-5"/>
          <w:sz w:val="28"/>
          <w:szCs w:val="28"/>
          <w:lang w:val="vi"/>
        </w:rPr>
        <w:t>II.</w:t>
      </w:r>
    </w:p>
    <w:p w14:paraId="603190BC" w14:textId="77777777" w:rsidR="00197A0E" w:rsidRPr="00197A0E" w:rsidRDefault="00197A0E" w:rsidP="00197A0E">
      <w:pPr>
        <w:widowControl w:val="0"/>
        <w:autoSpaceDE w:val="0"/>
        <w:autoSpaceDN w:val="0"/>
        <w:spacing w:before="119"/>
        <w:ind w:right="21"/>
        <w:jc w:val="both"/>
        <w:rPr>
          <w:noProof w:val="0"/>
          <w:sz w:val="28"/>
          <w:szCs w:val="28"/>
          <w:lang w:val="vi"/>
        </w:rPr>
      </w:pPr>
      <w:r w:rsidRPr="00197A0E">
        <w:rPr>
          <w:noProof w:val="0"/>
          <w:sz w:val="28"/>
          <w:szCs w:val="28"/>
          <w:lang w:val="vi"/>
        </w:rPr>
        <w:t>Thứ tự</w:t>
      </w:r>
      <w:r w:rsidRPr="00197A0E">
        <w:rPr>
          <w:noProof w:val="0"/>
          <w:spacing w:val="-3"/>
          <w:sz w:val="28"/>
          <w:szCs w:val="28"/>
          <w:lang w:val="vi"/>
        </w:rPr>
        <w:t xml:space="preserve"> </w:t>
      </w:r>
      <w:r w:rsidRPr="00197A0E">
        <w:rPr>
          <w:noProof w:val="0"/>
          <w:sz w:val="28"/>
          <w:szCs w:val="28"/>
          <w:lang w:val="vi"/>
        </w:rPr>
        <w:t>và</w:t>
      </w:r>
      <w:r w:rsidRPr="00197A0E">
        <w:rPr>
          <w:noProof w:val="0"/>
          <w:spacing w:val="-1"/>
          <w:sz w:val="28"/>
          <w:szCs w:val="28"/>
          <w:lang w:val="vi"/>
        </w:rPr>
        <w:t xml:space="preserve"> </w:t>
      </w:r>
      <w:r w:rsidRPr="00197A0E">
        <w:rPr>
          <w:noProof w:val="0"/>
          <w:sz w:val="28"/>
          <w:szCs w:val="28"/>
          <w:lang w:val="vi"/>
        </w:rPr>
        <w:t>đầu</w:t>
      </w:r>
      <w:r w:rsidRPr="00197A0E">
        <w:rPr>
          <w:noProof w:val="0"/>
          <w:spacing w:val="-1"/>
          <w:sz w:val="28"/>
          <w:szCs w:val="28"/>
          <w:lang w:val="vi"/>
        </w:rPr>
        <w:t xml:space="preserve"> </w:t>
      </w:r>
      <w:r w:rsidRPr="00197A0E">
        <w:rPr>
          <w:noProof w:val="0"/>
          <w:sz w:val="28"/>
          <w:szCs w:val="28"/>
          <w:lang w:val="vi"/>
        </w:rPr>
        <w:t>đề của</w:t>
      </w:r>
      <w:r w:rsidRPr="00197A0E">
        <w:rPr>
          <w:noProof w:val="0"/>
          <w:spacing w:val="-1"/>
          <w:sz w:val="28"/>
          <w:szCs w:val="28"/>
          <w:lang w:val="vi"/>
        </w:rPr>
        <w:t xml:space="preserve"> </w:t>
      </w:r>
      <w:r w:rsidRPr="00197A0E">
        <w:rPr>
          <w:noProof w:val="0"/>
          <w:sz w:val="28"/>
          <w:szCs w:val="28"/>
          <w:lang w:val="vi"/>
        </w:rPr>
        <w:t>bảng,</w:t>
      </w:r>
      <w:r w:rsidRPr="00197A0E">
        <w:rPr>
          <w:noProof w:val="0"/>
          <w:spacing w:val="-2"/>
          <w:sz w:val="28"/>
          <w:szCs w:val="28"/>
          <w:lang w:val="vi"/>
        </w:rPr>
        <w:t xml:space="preserve"> </w:t>
      </w:r>
      <w:r w:rsidRPr="00197A0E">
        <w:rPr>
          <w:noProof w:val="0"/>
          <w:sz w:val="28"/>
          <w:szCs w:val="28"/>
          <w:lang w:val="vi"/>
        </w:rPr>
        <w:t>biểu</w:t>
      </w:r>
      <w:r w:rsidRPr="00197A0E">
        <w:rPr>
          <w:noProof w:val="0"/>
          <w:spacing w:val="-1"/>
          <w:sz w:val="28"/>
          <w:szCs w:val="28"/>
          <w:lang w:val="vi"/>
        </w:rPr>
        <w:t xml:space="preserve"> </w:t>
      </w:r>
      <w:r w:rsidRPr="00197A0E">
        <w:rPr>
          <w:noProof w:val="0"/>
          <w:sz w:val="28"/>
          <w:szCs w:val="28"/>
          <w:lang w:val="vi"/>
        </w:rPr>
        <w:t>ghi</w:t>
      </w:r>
      <w:r w:rsidRPr="00197A0E">
        <w:rPr>
          <w:noProof w:val="0"/>
          <w:spacing w:val="-1"/>
          <w:sz w:val="28"/>
          <w:szCs w:val="28"/>
          <w:lang w:val="vi"/>
        </w:rPr>
        <w:t xml:space="preserve"> </w:t>
      </w:r>
      <w:r w:rsidRPr="00197A0E">
        <w:rPr>
          <w:noProof w:val="0"/>
          <w:sz w:val="28"/>
          <w:szCs w:val="28"/>
          <w:lang w:val="vi"/>
        </w:rPr>
        <w:t>phía trên bảng,</w:t>
      </w:r>
      <w:r w:rsidRPr="00197A0E">
        <w:rPr>
          <w:noProof w:val="0"/>
          <w:spacing w:val="-2"/>
          <w:sz w:val="28"/>
          <w:szCs w:val="28"/>
          <w:lang w:val="vi"/>
        </w:rPr>
        <w:t xml:space="preserve"> </w:t>
      </w:r>
      <w:r w:rsidRPr="00197A0E">
        <w:rPr>
          <w:noProof w:val="0"/>
          <w:sz w:val="28"/>
          <w:szCs w:val="28"/>
          <w:lang w:val="vi"/>
        </w:rPr>
        <w:t>biểu. Thứ tự</w:t>
      </w:r>
      <w:r w:rsidRPr="00197A0E">
        <w:rPr>
          <w:noProof w:val="0"/>
          <w:spacing w:val="-3"/>
          <w:sz w:val="28"/>
          <w:szCs w:val="28"/>
          <w:lang w:val="vi"/>
        </w:rPr>
        <w:t xml:space="preserve"> </w:t>
      </w:r>
      <w:r w:rsidRPr="00197A0E">
        <w:rPr>
          <w:noProof w:val="0"/>
          <w:sz w:val="28"/>
          <w:szCs w:val="28"/>
          <w:lang w:val="vi"/>
        </w:rPr>
        <w:t>và</w:t>
      </w:r>
      <w:r w:rsidRPr="00197A0E">
        <w:rPr>
          <w:noProof w:val="0"/>
          <w:spacing w:val="40"/>
          <w:sz w:val="28"/>
          <w:szCs w:val="28"/>
          <w:lang w:val="vi"/>
        </w:rPr>
        <w:t xml:space="preserve"> </w:t>
      </w:r>
      <w:r w:rsidRPr="00197A0E">
        <w:rPr>
          <w:noProof w:val="0"/>
          <w:sz w:val="28"/>
          <w:szCs w:val="28"/>
          <w:lang w:val="vi"/>
        </w:rPr>
        <w:t>đầu đề của hình vẽ, đồ thị ghi phía dưới hình vẽ, đồ thị. Thứ tự của công thức, phương trình</w:t>
      </w:r>
      <w:r w:rsidRPr="00197A0E">
        <w:rPr>
          <w:noProof w:val="0"/>
          <w:spacing w:val="-6"/>
          <w:sz w:val="28"/>
          <w:szCs w:val="28"/>
          <w:lang w:val="vi"/>
        </w:rPr>
        <w:t xml:space="preserve"> </w:t>
      </w:r>
      <w:r w:rsidRPr="00197A0E">
        <w:rPr>
          <w:noProof w:val="0"/>
          <w:sz w:val="28"/>
          <w:szCs w:val="28"/>
          <w:lang w:val="vi"/>
        </w:rPr>
        <w:t>để</w:t>
      </w:r>
      <w:r w:rsidRPr="00197A0E">
        <w:rPr>
          <w:noProof w:val="0"/>
          <w:spacing w:val="-7"/>
          <w:sz w:val="28"/>
          <w:szCs w:val="28"/>
          <w:lang w:val="vi"/>
        </w:rPr>
        <w:t xml:space="preserve"> </w:t>
      </w:r>
      <w:r w:rsidRPr="00197A0E">
        <w:rPr>
          <w:noProof w:val="0"/>
          <w:sz w:val="28"/>
          <w:szCs w:val="28"/>
          <w:lang w:val="vi"/>
        </w:rPr>
        <w:t>trong</w:t>
      </w:r>
      <w:r w:rsidRPr="00197A0E">
        <w:rPr>
          <w:noProof w:val="0"/>
          <w:spacing w:val="-8"/>
          <w:sz w:val="28"/>
          <w:szCs w:val="28"/>
          <w:lang w:val="vi"/>
        </w:rPr>
        <w:t xml:space="preserve"> </w:t>
      </w:r>
      <w:r w:rsidRPr="00197A0E">
        <w:rPr>
          <w:noProof w:val="0"/>
          <w:sz w:val="28"/>
          <w:szCs w:val="28"/>
          <w:lang w:val="vi"/>
        </w:rPr>
        <w:t>ngoặc</w:t>
      </w:r>
      <w:r w:rsidRPr="00197A0E">
        <w:rPr>
          <w:noProof w:val="0"/>
          <w:spacing w:val="-9"/>
          <w:sz w:val="28"/>
          <w:szCs w:val="28"/>
          <w:lang w:val="vi"/>
        </w:rPr>
        <w:t xml:space="preserve"> </w:t>
      </w:r>
      <w:r w:rsidRPr="00197A0E">
        <w:rPr>
          <w:noProof w:val="0"/>
          <w:sz w:val="28"/>
          <w:szCs w:val="28"/>
          <w:lang w:val="vi"/>
        </w:rPr>
        <w:t>đơn</w:t>
      </w:r>
      <w:r w:rsidRPr="00197A0E">
        <w:rPr>
          <w:noProof w:val="0"/>
          <w:spacing w:val="-8"/>
          <w:sz w:val="28"/>
          <w:szCs w:val="28"/>
          <w:lang w:val="vi"/>
        </w:rPr>
        <w:t xml:space="preserve"> </w:t>
      </w:r>
      <w:r w:rsidRPr="00197A0E">
        <w:rPr>
          <w:noProof w:val="0"/>
          <w:sz w:val="28"/>
          <w:szCs w:val="28"/>
          <w:lang w:val="vi"/>
        </w:rPr>
        <w:t>ghi</w:t>
      </w:r>
      <w:r w:rsidRPr="00197A0E">
        <w:rPr>
          <w:noProof w:val="0"/>
          <w:spacing w:val="-7"/>
          <w:sz w:val="28"/>
          <w:szCs w:val="28"/>
          <w:lang w:val="vi"/>
        </w:rPr>
        <w:t xml:space="preserve"> </w:t>
      </w:r>
      <w:r w:rsidRPr="00197A0E">
        <w:rPr>
          <w:noProof w:val="0"/>
          <w:sz w:val="28"/>
          <w:szCs w:val="28"/>
          <w:lang w:val="vi"/>
        </w:rPr>
        <w:t>phía</w:t>
      </w:r>
      <w:r w:rsidRPr="00197A0E">
        <w:rPr>
          <w:noProof w:val="0"/>
          <w:spacing w:val="-9"/>
          <w:sz w:val="28"/>
          <w:szCs w:val="28"/>
          <w:lang w:val="vi"/>
        </w:rPr>
        <w:t xml:space="preserve"> </w:t>
      </w:r>
      <w:r w:rsidRPr="00197A0E">
        <w:rPr>
          <w:noProof w:val="0"/>
          <w:sz w:val="28"/>
          <w:szCs w:val="28"/>
          <w:lang w:val="vi"/>
        </w:rPr>
        <w:t>bên</w:t>
      </w:r>
      <w:r w:rsidRPr="00197A0E">
        <w:rPr>
          <w:noProof w:val="0"/>
          <w:spacing w:val="-6"/>
          <w:sz w:val="28"/>
          <w:szCs w:val="28"/>
          <w:lang w:val="vi"/>
        </w:rPr>
        <w:t xml:space="preserve"> </w:t>
      </w:r>
      <w:r w:rsidRPr="00197A0E">
        <w:rPr>
          <w:noProof w:val="0"/>
          <w:sz w:val="28"/>
          <w:szCs w:val="28"/>
          <w:lang w:val="vi"/>
        </w:rPr>
        <w:t>phải</w:t>
      </w:r>
      <w:r w:rsidRPr="00197A0E">
        <w:rPr>
          <w:noProof w:val="0"/>
          <w:spacing w:val="-8"/>
          <w:sz w:val="28"/>
          <w:szCs w:val="28"/>
          <w:lang w:val="vi"/>
        </w:rPr>
        <w:t xml:space="preserve"> </w:t>
      </w:r>
      <w:r w:rsidRPr="00197A0E">
        <w:rPr>
          <w:noProof w:val="0"/>
          <w:sz w:val="28"/>
          <w:szCs w:val="28"/>
          <w:lang w:val="vi"/>
        </w:rPr>
        <w:t>cùng</w:t>
      </w:r>
      <w:r w:rsidRPr="00197A0E">
        <w:rPr>
          <w:noProof w:val="0"/>
          <w:spacing w:val="-8"/>
          <w:sz w:val="28"/>
          <w:szCs w:val="28"/>
          <w:lang w:val="vi"/>
        </w:rPr>
        <w:t xml:space="preserve"> </w:t>
      </w:r>
      <w:r w:rsidRPr="00197A0E">
        <w:rPr>
          <w:noProof w:val="0"/>
          <w:sz w:val="28"/>
          <w:szCs w:val="28"/>
          <w:lang w:val="vi"/>
        </w:rPr>
        <w:t>hàng.</w:t>
      </w:r>
      <w:r w:rsidRPr="00197A0E">
        <w:rPr>
          <w:noProof w:val="0"/>
          <w:spacing w:val="-10"/>
          <w:sz w:val="28"/>
          <w:szCs w:val="28"/>
          <w:lang w:val="vi"/>
        </w:rPr>
        <w:t xml:space="preserve"> </w:t>
      </w:r>
      <w:r w:rsidRPr="00197A0E">
        <w:rPr>
          <w:noProof w:val="0"/>
          <w:sz w:val="28"/>
          <w:szCs w:val="28"/>
          <w:lang w:val="vi"/>
        </w:rPr>
        <w:t>Cỡ</w:t>
      </w:r>
      <w:r w:rsidRPr="00197A0E">
        <w:rPr>
          <w:noProof w:val="0"/>
          <w:spacing w:val="-6"/>
          <w:sz w:val="28"/>
          <w:szCs w:val="28"/>
          <w:lang w:val="vi"/>
        </w:rPr>
        <w:t xml:space="preserve"> </w:t>
      </w:r>
      <w:r w:rsidRPr="00197A0E">
        <w:rPr>
          <w:noProof w:val="0"/>
          <w:sz w:val="28"/>
          <w:szCs w:val="28"/>
          <w:lang w:val="vi"/>
        </w:rPr>
        <w:t>chữ</w:t>
      </w:r>
      <w:r w:rsidRPr="00197A0E">
        <w:rPr>
          <w:noProof w:val="0"/>
          <w:spacing w:val="-8"/>
          <w:sz w:val="28"/>
          <w:szCs w:val="28"/>
          <w:lang w:val="vi"/>
        </w:rPr>
        <w:t xml:space="preserve"> </w:t>
      </w:r>
      <w:r w:rsidRPr="00197A0E">
        <w:rPr>
          <w:noProof w:val="0"/>
          <w:sz w:val="28"/>
          <w:szCs w:val="28"/>
          <w:lang w:val="vi"/>
        </w:rPr>
        <w:t>của</w:t>
      </w:r>
      <w:r w:rsidRPr="00197A0E">
        <w:rPr>
          <w:noProof w:val="0"/>
          <w:spacing w:val="-7"/>
          <w:sz w:val="28"/>
          <w:szCs w:val="28"/>
          <w:lang w:val="vi"/>
        </w:rPr>
        <w:t xml:space="preserve"> </w:t>
      </w:r>
      <w:r w:rsidRPr="00197A0E">
        <w:rPr>
          <w:noProof w:val="0"/>
          <w:sz w:val="28"/>
          <w:szCs w:val="28"/>
          <w:lang w:val="vi"/>
        </w:rPr>
        <w:t>số</w:t>
      </w:r>
      <w:r w:rsidRPr="00197A0E">
        <w:rPr>
          <w:noProof w:val="0"/>
          <w:spacing w:val="-5"/>
          <w:sz w:val="28"/>
          <w:szCs w:val="28"/>
          <w:lang w:val="vi"/>
        </w:rPr>
        <w:t xml:space="preserve"> </w:t>
      </w:r>
      <w:r w:rsidRPr="00197A0E">
        <w:rPr>
          <w:noProof w:val="0"/>
          <w:sz w:val="28"/>
          <w:szCs w:val="28"/>
          <w:lang w:val="vi"/>
        </w:rPr>
        <w:t>thứ</w:t>
      </w:r>
      <w:r w:rsidRPr="00197A0E">
        <w:rPr>
          <w:noProof w:val="0"/>
          <w:spacing w:val="-8"/>
          <w:sz w:val="28"/>
          <w:szCs w:val="28"/>
          <w:lang w:val="vi"/>
        </w:rPr>
        <w:t xml:space="preserve"> </w:t>
      </w:r>
      <w:r w:rsidRPr="00197A0E">
        <w:rPr>
          <w:noProof w:val="0"/>
          <w:sz w:val="28"/>
          <w:szCs w:val="28"/>
          <w:lang w:val="vi"/>
        </w:rPr>
        <w:t>tự</w:t>
      </w:r>
      <w:r w:rsidRPr="00197A0E">
        <w:rPr>
          <w:noProof w:val="0"/>
          <w:spacing w:val="-10"/>
          <w:sz w:val="28"/>
          <w:szCs w:val="28"/>
          <w:lang w:val="vi"/>
        </w:rPr>
        <w:t xml:space="preserve"> </w:t>
      </w:r>
      <w:r w:rsidRPr="00197A0E">
        <w:rPr>
          <w:noProof w:val="0"/>
          <w:sz w:val="28"/>
          <w:szCs w:val="28"/>
          <w:lang w:val="vi"/>
        </w:rPr>
        <w:t>và</w:t>
      </w:r>
      <w:r w:rsidRPr="00197A0E">
        <w:rPr>
          <w:noProof w:val="0"/>
          <w:spacing w:val="-9"/>
          <w:sz w:val="28"/>
          <w:szCs w:val="28"/>
          <w:lang w:val="vi"/>
        </w:rPr>
        <w:t xml:space="preserve"> </w:t>
      </w:r>
      <w:r w:rsidRPr="00197A0E">
        <w:rPr>
          <w:noProof w:val="0"/>
          <w:sz w:val="28"/>
          <w:szCs w:val="28"/>
          <w:lang w:val="vi"/>
        </w:rPr>
        <w:t>đầu đề</w:t>
      </w:r>
      <w:r w:rsidRPr="00197A0E">
        <w:rPr>
          <w:noProof w:val="0"/>
          <w:spacing w:val="-16"/>
          <w:sz w:val="28"/>
          <w:szCs w:val="28"/>
          <w:lang w:val="vi"/>
        </w:rPr>
        <w:t xml:space="preserve"> </w:t>
      </w:r>
      <w:r w:rsidRPr="00197A0E">
        <w:rPr>
          <w:noProof w:val="0"/>
          <w:sz w:val="28"/>
          <w:szCs w:val="28"/>
          <w:lang w:val="vi"/>
        </w:rPr>
        <w:t>bằng</w:t>
      </w:r>
      <w:r w:rsidRPr="00197A0E">
        <w:rPr>
          <w:noProof w:val="0"/>
          <w:spacing w:val="-15"/>
          <w:sz w:val="28"/>
          <w:szCs w:val="28"/>
          <w:lang w:val="vi"/>
        </w:rPr>
        <w:t xml:space="preserve"> </w:t>
      </w:r>
      <w:r w:rsidRPr="00197A0E">
        <w:rPr>
          <w:noProof w:val="0"/>
          <w:sz w:val="28"/>
          <w:szCs w:val="28"/>
          <w:lang w:val="vi"/>
        </w:rPr>
        <w:t>cỡ</w:t>
      </w:r>
      <w:r w:rsidRPr="00197A0E">
        <w:rPr>
          <w:noProof w:val="0"/>
          <w:spacing w:val="-16"/>
          <w:sz w:val="28"/>
          <w:szCs w:val="28"/>
          <w:lang w:val="vi"/>
        </w:rPr>
        <w:t xml:space="preserve"> </w:t>
      </w:r>
      <w:r w:rsidRPr="00197A0E">
        <w:rPr>
          <w:noProof w:val="0"/>
          <w:sz w:val="28"/>
          <w:szCs w:val="28"/>
          <w:lang w:val="vi"/>
        </w:rPr>
        <w:t>chữ</w:t>
      </w:r>
      <w:r w:rsidRPr="00197A0E">
        <w:rPr>
          <w:noProof w:val="0"/>
          <w:spacing w:val="-17"/>
          <w:sz w:val="28"/>
          <w:szCs w:val="28"/>
          <w:lang w:val="vi"/>
        </w:rPr>
        <w:t xml:space="preserve"> </w:t>
      </w:r>
      <w:r w:rsidRPr="00197A0E">
        <w:rPr>
          <w:noProof w:val="0"/>
          <w:sz w:val="28"/>
          <w:szCs w:val="28"/>
          <w:lang w:val="vi"/>
        </w:rPr>
        <w:t>sử</w:t>
      </w:r>
      <w:r w:rsidRPr="00197A0E">
        <w:rPr>
          <w:noProof w:val="0"/>
          <w:spacing w:val="-17"/>
          <w:sz w:val="28"/>
          <w:szCs w:val="28"/>
          <w:lang w:val="vi"/>
        </w:rPr>
        <w:t xml:space="preserve"> </w:t>
      </w:r>
      <w:r w:rsidRPr="00197A0E">
        <w:rPr>
          <w:noProof w:val="0"/>
          <w:sz w:val="28"/>
          <w:szCs w:val="28"/>
          <w:lang w:val="vi"/>
        </w:rPr>
        <w:t>dụng</w:t>
      </w:r>
      <w:r w:rsidRPr="00197A0E">
        <w:rPr>
          <w:noProof w:val="0"/>
          <w:spacing w:val="-15"/>
          <w:sz w:val="28"/>
          <w:szCs w:val="28"/>
          <w:lang w:val="vi"/>
        </w:rPr>
        <w:t xml:space="preserve"> </w:t>
      </w:r>
      <w:r w:rsidRPr="00197A0E">
        <w:rPr>
          <w:noProof w:val="0"/>
          <w:sz w:val="28"/>
          <w:szCs w:val="28"/>
          <w:lang w:val="vi"/>
        </w:rPr>
        <w:t>trong</w:t>
      </w:r>
      <w:r w:rsidRPr="00197A0E">
        <w:rPr>
          <w:noProof w:val="0"/>
          <w:spacing w:val="-15"/>
          <w:sz w:val="28"/>
          <w:szCs w:val="28"/>
          <w:lang w:val="vi"/>
        </w:rPr>
        <w:t xml:space="preserve"> </w:t>
      </w:r>
      <w:r w:rsidRPr="00197A0E">
        <w:rPr>
          <w:noProof w:val="0"/>
          <w:sz w:val="28"/>
          <w:szCs w:val="28"/>
          <w:lang w:val="vi"/>
        </w:rPr>
        <w:t>báo</w:t>
      </w:r>
      <w:r w:rsidRPr="00197A0E">
        <w:rPr>
          <w:noProof w:val="0"/>
          <w:spacing w:val="-15"/>
          <w:sz w:val="28"/>
          <w:szCs w:val="28"/>
          <w:lang w:val="vi"/>
        </w:rPr>
        <w:t xml:space="preserve"> </w:t>
      </w:r>
      <w:r w:rsidRPr="00197A0E">
        <w:rPr>
          <w:noProof w:val="0"/>
          <w:sz w:val="28"/>
          <w:szCs w:val="28"/>
          <w:lang w:val="vi"/>
        </w:rPr>
        <w:t>cáo.</w:t>
      </w:r>
      <w:r w:rsidRPr="00197A0E">
        <w:rPr>
          <w:noProof w:val="0"/>
          <w:spacing w:val="-17"/>
          <w:sz w:val="28"/>
          <w:szCs w:val="28"/>
          <w:lang w:val="vi"/>
        </w:rPr>
        <w:t xml:space="preserve"> </w:t>
      </w:r>
      <w:r w:rsidRPr="00197A0E">
        <w:rPr>
          <w:noProof w:val="0"/>
          <w:sz w:val="28"/>
          <w:szCs w:val="28"/>
          <w:lang w:val="vi"/>
        </w:rPr>
        <w:t>Mọi</w:t>
      </w:r>
      <w:r w:rsidRPr="00197A0E">
        <w:rPr>
          <w:noProof w:val="0"/>
          <w:spacing w:val="-17"/>
          <w:sz w:val="28"/>
          <w:szCs w:val="28"/>
          <w:lang w:val="vi"/>
        </w:rPr>
        <w:t xml:space="preserve"> </w:t>
      </w:r>
      <w:r w:rsidRPr="00197A0E">
        <w:rPr>
          <w:noProof w:val="0"/>
          <w:sz w:val="28"/>
          <w:szCs w:val="28"/>
          <w:lang w:val="vi"/>
        </w:rPr>
        <w:t>bảng</w:t>
      </w:r>
      <w:r w:rsidRPr="00197A0E">
        <w:rPr>
          <w:noProof w:val="0"/>
          <w:spacing w:val="-15"/>
          <w:sz w:val="28"/>
          <w:szCs w:val="28"/>
          <w:lang w:val="vi"/>
        </w:rPr>
        <w:t xml:space="preserve"> </w:t>
      </w:r>
      <w:r w:rsidRPr="00197A0E">
        <w:rPr>
          <w:noProof w:val="0"/>
          <w:sz w:val="28"/>
          <w:szCs w:val="28"/>
          <w:lang w:val="vi"/>
        </w:rPr>
        <w:t>biểu,</w:t>
      </w:r>
      <w:r w:rsidRPr="00197A0E">
        <w:rPr>
          <w:noProof w:val="0"/>
          <w:spacing w:val="-17"/>
          <w:sz w:val="28"/>
          <w:szCs w:val="28"/>
          <w:lang w:val="vi"/>
        </w:rPr>
        <w:t xml:space="preserve"> </w:t>
      </w:r>
      <w:r w:rsidRPr="00197A0E">
        <w:rPr>
          <w:noProof w:val="0"/>
          <w:sz w:val="28"/>
          <w:szCs w:val="28"/>
          <w:lang w:val="vi"/>
        </w:rPr>
        <w:t>hình</w:t>
      </w:r>
      <w:r w:rsidRPr="00197A0E">
        <w:rPr>
          <w:noProof w:val="0"/>
          <w:spacing w:val="-18"/>
          <w:sz w:val="28"/>
          <w:szCs w:val="28"/>
          <w:lang w:val="vi"/>
        </w:rPr>
        <w:t xml:space="preserve"> </w:t>
      </w:r>
      <w:r w:rsidRPr="00197A0E">
        <w:rPr>
          <w:noProof w:val="0"/>
          <w:sz w:val="28"/>
          <w:szCs w:val="28"/>
          <w:lang w:val="vi"/>
        </w:rPr>
        <w:t>vẽ,</w:t>
      </w:r>
      <w:r w:rsidRPr="00197A0E">
        <w:rPr>
          <w:noProof w:val="0"/>
          <w:spacing w:val="-16"/>
          <w:sz w:val="28"/>
          <w:szCs w:val="28"/>
          <w:lang w:val="vi"/>
        </w:rPr>
        <w:t xml:space="preserve"> </w:t>
      </w:r>
      <w:r w:rsidRPr="00197A0E">
        <w:rPr>
          <w:noProof w:val="0"/>
          <w:sz w:val="28"/>
          <w:szCs w:val="28"/>
          <w:lang w:val="vi"/>
        </w:rPr>
        <w:t>số</w:t>
      </w:r>
      <w:r w:rsidRPr="00197A0E">
        <w:rPr>
          <w:noProof w:val="0"/>
          <w:spacing w:val="-14"/>
          <w:sz w:val="28"/>
          <w:szCs w:val="28"/>
          <w:lang w:val="vi"/>
        </w:rPr>
        <w:t xml:space="preserve"> </w:t>
      </w:r>
      <w:r w:rsidRPr="00197A0E">
        <w:rPr>
          <w:noProof w:val="0"/>
          <w:sz w:val="28"/>
          <w:szCs w:val="28"/>
          <w:lang w:val="vi"/>
        </w:rPr>
        <w:t>liệu,</w:t>
      </w:r>
      <w:r w:rsidRPr="00197A0E">
        <w:rPr>
          <w:noProof w:val="0"/>
          <w:spacing w:val="-17"/>
          <w:sz w:val="28"/>
          <w:szCs w:val="28"/>
          <w:lang w:val="vi"/>
        </w:rPr>
        <w:t xml:space="preserve"> </w:t>
      </w:r>
      <w:r w:rsidRPr="00197A0E">
        <w:rPr>
          <w:noProof w:val="0"/>
          <w:sz w:val="28"/>
          <w:szCs w:val="28"/>
          <w:lang w:val="vi"/>
        </w:rPr>
        <w:t>nhận</w:t>
      </w:r>
      <w:r w:rsidRPr="00197A0E">
        <w:rPr>
          <w:noProof w:val="0"/>
          <w:spacing w:val="-15"/>
          <w:sz w:val="28"/>
          <w:szCs w:val="28"/>
          <w:lang w:val="vi"/>
        </w:rPr>
        <w:t xml:space="preserve"> </w:t>
      </w:r>
      <w:r w:rsidRPr="00197A0E">
        <w:rPr>
          <w:noProof w:val="0"/>
          <w:sz w:val="28"/>
          <w:szCs w:val="28"/>
          <w:lang w:val="vi"/>
        </w:rPr>
        <w:t>định… lấy từ nguồn khác phải được trích dẫn đầy đủ nguồn tài liệu và được liệt kê trong danh mục Tài liệu tham khảo.</w:t>
      </w:r>
    </w:p>
    <w:p w14:paraId="688A72C2" w14:textId="77777777" w:rsidR="00197A0E" w:rsidRPr="00197A0E" w:rsidRDefault="00197A0E" w:rsidP="00197A0E">
      <w:pPr>
        <w:widowControl w:val="0"/>
        <w:numPr>
          <w:ilvl w:val="2"/>
          <w:numId w:val="6"/>
        </w:numPr>
        <w:tabs>
          <w:tab w:val="left" w:pos="883"/>
        </w:tabs>
        <w:autoSpaceDE w:val="0"/>
        <w:autoSpaceDN w:val="0"/>
        <w:spacing w:before="121"/>
        <w:ind w:left="883" w:hanging="162"/>
        <w:jc w:val="both"/>
        <w:rPr>
          <w:noProof w:val="0"/>
          <w:sz w:val="28"/>
          <w:szCs w:val="22"/>
          <w:lang w:val="vi"/>
        </w:rPr>
      </w:pPr>
      <w:r w:rsidRPr="00197A0E">
        <w:rPr>
          <w:noProof w:val="0"/>
          <w:sz w:val="28"/>
          <w:szCs w:val="22"/>
          <w:lang w:val="vi"/>
        </w:rPr>
        <w:t>Tài</w:t>
      </w:r>
      <w:r w:rsidRPr="00197A0E">
        <w:rPr>
          <w:noProof w:val="0"/>
          <w:spacing w:val="-1"/>
          <w:sz w:val="28"/>
          <w:szCs w:val="22"/>
          <w:lang w:val="vi"/>
        </w:rPr>
        <w:t xml:space="preserve"> </w:t>
      </w:r>
      <w:r w:rsidRPr="00197A0E">
        <w:rPr>
          <w:noProof w:val="0"/>
          <w:sz w:val="28"/>
          <w:szCs w:val="22"/>
          <w:lang w:val="vi"/>
        </w:rPr>
        <w:t>liệu</w:t>
      </w:r>
      <w:r w:rsidRPr="00197A0E">
        <w:rPr>
          <w:noProof w:val="0"/>
          <w:spacing w:val="-4"/>
          <w:sz w:val="28"/>
          <w:szCs w:val="22"/>
          <w:lang w:val="vi"/>
        </w:rPr>
        <w:t xml:space="preserve"> </w:t>
      </w:r>
      <w:r w:rsidRPr="00197A0E">
        <w:rPr>
          <w:noProof w:val="0"/>
          <w:sz w:val="28"/>
          <w:szCs w:val="22"/>
          <w:lang w:val="vi"/>
        </w:rPr>
        <w:t>tham</w:t>
      </w:r>
      <w:r w:rsidRPr="00197A0E">
        <w:rPr>
          <w:noProof w:val="0"/>
          <w:spacing w:val="-6"/>
          <w:sz w:val="28"/>
          <w:szCs w:val="22"/>
          <w:lang w:val="vi"/>
        </w:rPr>
        <w:t xml:space="preserve"> </w:t>
      </w:r>
      <w:r w:rsidRPr="00197A0E">
        <w:rPr>
          <w:noProof w:val="0"/>
          <w:sz w:val="28"/>
          <w:szCs w:val="22"/>
          <w:lang w:val="vi"/>
        </w:rPr>
        <w:t>khảo</w:t>
      </w:r>
      <w:r w:rsidRPr="00197A0E">
        <w:rPr>
          <w:noProof w:val="0"/>
          <w:spacing w:val="-4"/>
          <w:sz w:val="28"/>
          <w:szCs w:val="22"/>
          <w:lang w:val="vi"/>
        </w:rPr>
        <w:t xml:space="preserve"> </w:t>
      </w:r>
      <w:r w:rsidRPr="00197A0E">
        <w:rPr>
          <w:noProof w:val="0"/>
          <w:sz w:val="28"/>
          <w:szCs w:val="22"/>
          <w:lang w:val="vi"/>
        </w:rPr>
        <w:t>và</w:t>
      </w:r>
      <w:r w:rsidRPr="00197A0E">
        <w:rPr>
          <w:noProof w:val="0"/>
          <w:spacing w:val="-1"/>
          <w:sz w:val="28"/>
          <w:szCs w:val="22"/>
          <w:lang w:val="vi"/>
        </w:rPr>
        <w:t xml:space="preserve"> </w:t>
      </w:r>
      <w:r w:rsidRPr="00197A0E">
        <w:rPr>
          <w:noProof w:val="0"/>
          <w:sz w:val="28"/>
          <w:szCs w:val="22"/>
          <w:lang w:val="vi"/>
        </w:rPr>
        <w:t xml:space="preserve">trích </w:t>
      </w:r>
      <w:r w:rsidRPr="00197A0E">
        <w:rPr>
          <w:noProof w:val="0"/>
          <w:spacing w:val="-4"/>
          <w:sz w:val="28"/>
          <w:szCs w:val="22"/>
          <w:lang w:val="vi"/>
        </w:rPr>
        <w:t>dẫn:</w:t>
      </w:r>
    </w:p>
    <w:p w14:paraId="22615CFD" w14:textId="77777777" w:rsidR="00197A0E" w:rsidRPr="00197A0E" w:rsidRDefault="00197A0E" w:rsidP="00197A0E">
      <w:pPr>
        <w:widowControl w:val="0"/>
        <w:autoSpaceDE w:val="0"/>
        <w:autoSpaceDN w:val="0"/>
        <w:spacing w:before="120"/>
        <w:ind w:right="21"/>
        <w:jc w:val="both"/>
        <w:rPr>
          <w:noProof w:val="0"/>
          <w:sz w:val="28"/>
          <w:szCs w:val="28"/>
          <w:lang w:val="vi"/>
        </w:rPr>
      </w:pPr>
      <w:r w:rsidRPr="00197A0E">
        <w:rPr>
          <w:noProof w:val="0"/>
          <w:sz w:val="28"/>
          <w:szCs w:val="28"/>
          <w:lang w:val="vi"/>
        </w:rPr>
        <w:t>Trong</w:t>
      </w:r>
      <w:r w:rsidRPr="00197A0E">
        <w:rPr>
          <w:noProof w:val="0"/>
          <w:spacing w:val="-11"/>
          <w:sz w:val="28"/>
          <w:szCs w:val="28"/>
          <w:lang w:val="vi"/>
        </w:rPr>
        <w:t xml:space="preserve"> </w:t>
      </w:r>
      <w:r w:rsidRPr="00197A0E">
        <w:rPr>
          <w:noProof w:val="0"/>
          <w:sz w:val="28"/>
          <w:szCs w:val="28"/>
          <w:lang w:val="vi"/>
        </w:rPr>
        <w:t>khi</w:t>
      </w:r>
      <w:r w:rsidRPr="00197A0E">
        <w:rPr>
          <w:noProof w:val="0"/>
          <w:spacing w:val="-13"/>
          <w:sz w:val="28"/>
          <w:szCs w:val="28"/>
          <w:lang w:val="vi"/>
        </w:rPr>
        <w:t xml:space="preserve"> </w:t>
      </w:r>
      <w:r w:rsidRPr="00197A0E">
        <w:rPr>
          <w:noProof w:val="0"/>
          <w:sz w:val="28"/>
          <w:szCs w:val="28"/>
          <w:lang w:val="vi"/>
        </w:rPr>
        <w:t>viết</w:t>
      </w:r>
      <w:r w:rsidRPr="00197A0E">
        <w:rPr>
          <w:noProof w:val="0"/>
          <w:spacing w:val="-11"/>
          <w:sz w:val="28"/>
          <w:szCs w:val="28"/>
          <w:lang w:val="vi"/>
        </w:rPr>
        <w:t xml:space="preserve"> </w:t>
      </w:r>
      <w:r w:rsidRPr="00197A0E">
        <w:rPr>
          <w:noProof w:val="0"/>
          <w:sz w:val="28"/>
          <w:szCs w:val="28"/>
          <w:lang w:val="vi"/>
        </w:rPr>
        <w:t>báo</w:t>
      </w:r>
      <w:r w:rsidRPr="00197A0E">
        <w:rPr>
          <w:noProof w:val="0"/>
          <w:spacing w:val="-11"/>
          <w:sz w:val="28"/>
          <w:szCs w:val="28"/>
          <w:lang w:val="vi"/>
        </w:rPr>
        <w:t xml:space="preserve"> </w:t>
      </w:r>
      <w:r w:rsidRPr="00197A0E">
        <w:rPr>
          <w:noProof w:val="0"/>
          <w:sz w:val="28"/>
          <w:szCs w:val="28"/>
          <w:lang w:val="vi"/>
        </w:rPr>
        <w:t>cáo,</w:t>
      </w:r>
      <w:r w:rsidRPr="00197A0E">
        <w:rPr>
          <w:noProof w:val="0"/>
          <w:spacing w:val="-12"/>
          <w:sz w:val="28"/>
          <w:szCs w:val="28"/>
          <w:lang w:val="vi"/>
        </w:rPr>
        <w:t xml:space="preserve"> </w:t>
      </w:r>
      <w:r w:rsidRPr="00197A0E">
        <w:rPr>
          <w:noProof w:val="0"/>
          <w:sz w:val="28"/>
          <w:szCs w:val="28"/>
          <w:lang w:val="vi"/>
        </w:rPr>
        <w:t>nếu</w:t>
      </w:r>
      <w:r w:rsidRPr="00197A0E">
        <w:rPr>
          <w:noProof w:val="0"/>
          <w:spacing w:val="-11"/>
          <w:sz w:val="28"/>
          <w:szCs w:val="28"/>
          <w:lang w:val="vi"/>
        </w:rPr>
        <w:t xml:space="preserve"> </w:t>
      </w:r>
      <w:r w:rsidRPr="00197A0E">
        <w:rPr>
          <w:noProof w:val="0"/>
          <w:sz w:val="28"/>
          <w:szCs w:val="28"/>
          <w:lang w:val="vi"/>
        </w:rPr>
        <w:t>nội</w:t>
      </w:r>
      <w:r w:rsidRPr="00197A0E">
        <w:rPr>
          <w:noProof w:val="0"/>
          <w:spacing w:val="-11"/>
          <w:sz w:val="28"/>
          <w:szCs w:val="28"/>
          <w:lang w:val="vi"/>
        </w:rPr>
        <w:t xml:space="preserve"> </w:t>
      </w:r>
      <w:r w:rsidRPr="00197A0E">
        <w:rPr>
          <w:noProof w:val="0"/>
          <w:sz w:val="28"/>
          <w:szCs w:val="28"/>
          <w:lang w:val="vi"/>
        </w:rPr>
        <w:t>dung</w:t>
      </w:r>
      <w:r w:rsidRPr="00197A0E">
        <w:rPr>
          <w:noProof w:val="0"/>
          <w:spacing w:val="-11"/>
          <w:sz w:val="28"/>
          <w:szCs w:val="28"/>
          <w:lang w:val="vi"/>
        </w:rPr>
        <w:t xml:space="preserve"> </w:t>
      </w:r>
      <w:r w:rsidRPr="00197A0E">
        <w:rPr>
          <w:noProof w:val="0"/>
          <w:sz w:val="28"/>
          <w:szCs w:val="28"/>
          <w:lang w:val="vi"/>
        </w:rPr>
        <w:t>liên</w:t>
      </w:r>
      <w:r w:rsidRPr="00197A0E">
        <w:rPr>
          <w:noProof w:val="0"/>
          <w:spacing w:val="-11"/>
          <w:sz w:val="28"/>
          <w:szCs w:val="28"/>
          <w:lang w:val="vi"/>
        </w:rPr>
        <w:t xml:space="preserve"> </w:t>
      </w:r>
      <w:r w:rsidRPr="00197A0E">
        <w:rPr>
          <w:noProof w:val="0"/>
          <w:sz w:val="28"/>
          <w:szCs w:val="28"/>
          <w:lang w:val="vi"/>
        </w:rPr>
        <w:t>quan</w:t>
      </w:r>
      <w:r w:rsidRPr="00197A0E">
        <w:rPr>
          <w:noProof w:val="0"/>
          <w:spacing w:val="-11"/>
          <w:sz w:val="28"/>
          <w:szCs w:val="28"/>
          <w:lang w:val="vi"/>
        </w:rPr>
        <w:t xml:space="preserve"> </w:t>
      </w:r>
      <w:r w:rsidRPr="00197A0E">
        <w:rPr>
          <w:noProof w:val="0"/>
          <w:sz w:val="28"/>
          <w:szCs w:val="28"/>
          <w:lang w:val="vi"/>
        </w:rPr>
        <w:t>đến</w:t>
      </w:r>
      <w:r w:rsidRPr="00197A0E">
        <w:rPr>
          <w:noProof w:val="0"/>
          <w:spacing w:val="-11"/>
          <w:sz w:val="28"/>
          <w:szCs w:val="28"/>
          <w:lang w:val="vi"/>
        </w:rPr>
        <w:t xml:space="preserve"> </w:t>
      </w:r>
      <w:r w:rsidRPr="00197A0E">
        <w:rPr>
          <w:noProof w:val="0"/>
          <w:sz w:val="28"/>
          <w:szCs w:val="28"/>
          <w:lang w:val="vi"/>
        </w:rPr>
        <w:t>tài</w:t>
      </w:r>
      <w:r w:rsidRPr="00197A0E">
        <w:rPr>
          <w:noProof w:val="0"/>
          <w:spacing w:val="-11"/>
          <w:sz w:val="28"/>
          <w:szCs w:val="28"/>
          <w:lang w:val="vi"/>
        </w:rPr>
        <w:t xml:space="preserve"> </w:t>
      </w:r>
      <w:r w:rsidRPr="00197A0E">
        <w:rPr>
          <w:noProof w:val="0"/>
          <w:sz w:val="28"/>
          <w:szCs w:val="28"/>
          <w:lang w:val="vi"/>
        </w:rPr>
        <w:t>liệu</w:t>
      </w:r>
      <w:r w:rsidRPr="00197A0E">
        <w:rPr>
          <w:noProof w:val="0"/>
          <w:spacing w:val="-11"/>
          <w:sz w:val="28"/>
          <w:szCs w:val="28"/>
          <w:lang w:val="vi"/>
        </w:rPr>
        <w:t xml:space="preserve"> </w:t>
      </w:r>
      <w:r w:rsidRPr="00197A0E">
        <w:rPr>
          <w:noProof w:val="0"/>
          <w:sz w:val="28"/>
          <w:szCs w:val="28"/>
          <w:lang w:val="vi"/>
        </w:rPr>
        <w:t>tham</w:t>
      </w:r>
      <w:r w:rsidRPr="00197A0E">
        <w:rPr>
          <w:noProof w:val="0"/>
          <w:spacing w:val="-14"/>
          <w:sz w:val="28"/>
          <w:szCs w:val="28"/>
          <w:lang w:val="vi"/>
        </w:rPr>
        <w:t xml:space="preserve"> </w:t>
      </w:r>
      <w:r w:rsidRPr="00197A0E">
        <w:rPr>
          <w:noProof w:val="0"/>
          <w:sz w:val="28"/>
          <w:szCs w:val="28"/>
          <w:lang w:val="vi"/>
        </w:rPr>
        <w:t>khảo</w:t>
      </w:r>
      <w:r w:rsidRPr="00197A0E">
        <w:rPr>
          <w:noProof w:val="0"/>
          <w:spacing w:val="-11"/>
          <w:sz w:val="28"/>
          <w:szCs w:val="28"/>
          <w:lang w:val="vi"/>
        </w:rPr>
        <w:t xml:space="preserve"> </w:t>
      </w:r>
      <w:r w:rsidRPr="00197A0E">
        <w:rPr>
          <w:noProof w:val="0"/>
          <w:sz w:val="28"/>
          <w:szCs w:val="28"/>
          <w:lang w:val="vi"/>
        </w:rPr>
        <w:t>thì</w:t>
      </w:r>
      <w:r w:rsidRPr="00197A0E">
        <w:rPr>
          <w:noProof w:val="0"/>
          <w:spacing w:val="-11"/>
          <w:sz w:val="28"/>
          <w:szCs w:val="28"/>
          <w:lang w:val="vi"/>
        </w:rPr>
        <w:t xml:space="preserve"> </w:t>
      </w:r>
      <w:r w:rsidRPr="00197A0E">
        <w:rPr>
          <w:noProof w:val="0"/>
          <w:sz w:val="28"/>
          <w:szCs w:val="28"/>
          <w:lang w:val="vi"/>
        </w:rPr>
        <w:t>sau nội dung đó phải viết số thứ tự trong danh mục Tài liệu tham khảo trong ngoặc vuông [ ].</w:t>
      </w:r>
    </w:p>
    <w:p w14:paraId="0C390797" w14:textId="77777777" w:rsidR="00197A0E" w:rsidRPr="00197A0E" w:rsidRDefault="00197A0E" w:rsidP="00197A0E">
      <w:pPr>
        <w:widowControl w:val="0"/>
        <w:autoSpaceDE w:val="0"/>
        <w:autoSpaceDN w:val="0"/>
        <w:spacing w:before="121"/>
        <w:ind w:right="20"/>
        <w:jc w:val="both"/>
        <w:rPr>
          <w:noProof w:val="0"/>
          <w:sz w:val="28"/>
          <w:szCs w:val="28"/>
          <w:lang w:val="vi"/>
        </w:rPr>
      </w:pPr>
      <w:r w:rsidRPr="00197A0E">
        <w:rPr>
          <w:noProof w:val="0"/>
          <w:sz w:val="28"/>
          <w:szCs w:val="28"/>
          <w:lang w:val="vi"/>
        </w:rPr>
        <w:t>Khi</w:t>
      </w:r>
      <w:r w:rsidRPr="00197A0E">
        <w:rPr>
          <w:noProof w:val="0"/>
          <w:spacing w:val="-1"/>
          <w:sz w:val="28"/>
          <w:szCs w:val="28"/>
          <w:lang w:val="vi"/>
        </w:rPr>
        <w:t xml:space="preserve"> </w:t>
      </w:r>
      <w:r w:rsidRPr="00197A0E">
        <w:rPr>
          <w:noProof w:val="0"/>
          <w:sz w:val="28"/>
          <w:szCs w:val="28"/>
          <w:lang w:val="vi"/>
        </w:rPr>
        <w:t>trích</w:t>
      </w:r>
      <w:r w:rsidRPr="00197A0E">
        <w:rPr>
          <w:noProof w:val="0"/>
          <w:spacing w:val="-2"/>
          <w:sz w:val="28"/>
          <w:szCs w:val="28"/>
          <w:lang w:val="vi"/>
        </w:rPr>
        <w:t xml:space="preserve"> </w:t>
      </w:r>
      <w:r w:rsidRPr="00197A0E">
        <w:rPr>
          <w:noProof w:val="0"/>
          <w:sz w:val="28"/>
          <w:szCs w:val="28"/>
          <w:lang w:val="vi"/>
        </w:rPr>
        <w:t>dẫn</w:t>
      </w:r>
      <w:r w:rsidRPr="00197A0E">
        <w:rPr>
          <w:noProof w:val="0"/>
          <w:spacing w:val="-2"/>
          <w:sz w:val="28"/>
          <w:szCs w:val="28"/>
          <w:lang w:val="vi"/>
        </w:rPr>
        <w:t xml:space="preserve"> </w:t>
      </w:r>
      <w:r w:rsidRPr="00197A0E">
        <w:rPr>
          <w:noProof w:val="0"/>
          <w:sz w:val="28"/>
          <w:szCs w:val="28"/>
          <w:lang w:val="vi"/>
        </w:rPr>
        <w:t>nguyên văn một đoạn</w:t>
      </w:r>
      <w:r w:rsidRPr="00197A0E">
        <w:rPr>
          <w:noProof w:val="0"/>
          <w:spacing w:val="-1"/>
          <w:sz w:val="28"/>
          <w:szCs w:val="28"/>
          <w:lang w:val="vi"/>
        </w:rPr>
        <w:t xml:space="preserve"> </w:t>
      </w:r>
      <w:r w:rsidRPr="00197A0E">
        <w:rPr>
          <w:noProof w:val="0"/>
          <w:sz w:val="28"/>
          <w:szCs w:val="28"/>
          <w:lang w:val="vi"/>
        </w:rPr>
        <w:t>ít</w:t>
      </w:r>
      <w:r w:rsidRPr="00197A0E">
        <w:rPr>
          <w:noProof w:val="0"/>
          <w:spacing w:val="-1"/>
          <w:sz w:val="28"/>
          <w:szCs w:val="28"/>
          <w:lang w:val="vi"/>
        </w:rPr>
        <w:t xml:space="preserve"> </w:t>
      </w:r>
      <w:r w:rsidRPr="00197A0E">
        <w:rPr>
          <w:noProof w:val="0"/>
          <w:sz w:val="28"/>
          <w:szCs w:val="28"/>
          <w:lang w:val="vi"/>
        </w:rPr>
        <w:t>hơn</w:t>
      </w:r>
      <w:r w:rsidRPr="00197A0E">
        <w:rPr>
          <w:noProof w:val="0"/>
          <w:spacing w:val="-1"/>
          <w:sz w:val="28"/>
          <w:szCs w:val="28"/>
          <w:lang w:val="vi"/>
        </w:rPr>
        <w:t xml:space="preserve"> </w:t>
      </w:r>
      <w:r w:rsidRPr="00197A0E">
        <w:rPr>
          <w:noProof w:val="0"/>
          <w:sz w:val="28"/>
          <w:szCs w:val="28"/>
          <w:lang w:val="vi"/>
        </w:rPr>
        <w:t>hai</w:t>
      </w:r>
      <w:r w:rsidRPr="00197A0E">
        <w:rPr>
          <w:noProof w:val="0"/>
          <w:spacing w:val="-1"/>
          <w:sz w:val="28"/>
          <w:szCs w:val="28"/>
          <w:lang w:val="vi"/>
        </w:rPr>
        <w:t xml:space="preserve"> </w:t>
      </w:r>
      <w:r w:rsidRPr="00197A0E">
        <w:rPr>
          <w:noProof w:val="0"/>
          <w:sz w:val="28"/>
          <w:szCs w:val="28"/>
          <w:lang w:val="vi"/>
        </w:rPr>
        <w:t>câu</w:t>
      </w:r>
      <w:r w:rsidRPr="00197A0E">
        <w:rPr>
          <w:noProof w:val="0"/>
          <w:spacing w:val="-1"/>
          <w:sz w:val="28"/>
          <w:szCs w:val="28"/>
          <w:lang w:val="vi"/>
        </w:rPr>
        <w:t xml:space="preserve"> </w:t>
      </w:r>
      <w:r w:rsidRPr="00197A0E">
        <w:rPr>
          <w:noProof w:val="0"/>
          <w:sz w:val="28"/>
          <w:szCs w:val="28"/>
          <w:lang w:val="vi"/>
        </w:rPr>
        <w:t>hoặc</w:t>
      </w:r>
      <w:r w:rsidRPr="00197A0E">
        <w:rPr>
          <w:noProof w:val="0"/>
          <w:spacing w:val="-2"/>
          <w:sz w:val="28"/>
          <w:szCs w:val="28"/>
          <w:lang w:val="vi"/>
        </w:rPr>
        <w:t xml:space="preserve"> </w:t>
      </w:r>
      <w:r w:rsidRPr="00197A0E">
        <w:rPr>
          <w:noProof w:val="0"/>
          <w:sz w:val="28"/>
          <w:szCs w:val="28"/>
          <w:lang w:val="vi"/>
        </w:rPr>
        <w:t>bốn</w:t>
      </w:r>
      <w:r w:rsidRPr="00197A0E">
        <w:rPr>
          <w:noProof w:val="0"/>
          <w:spacing w:val="-1"/>
          <w:sz w:val="28"/>
          <w:szCs w:val="28"/>
          <w:lang w:val="vi"/>
        </w:rPr>
        <w:t xml:space="preserve"> </w:t>
      </w:r>
      <w:r w:rsidRPr="00197A0E">
        <w:rPr>
          <w:noProof w:val="0"/>
          <w:sz w:val="28"/>
          <w:szCs w:val="28"/>
          <w:lang w:val="vi"/>
        </w:rPr>
        <w:t>dòng</w:t>
      </w:r>
      <w:r w:rsidRPr="00197A0E">
        <w:rPr>
          <w:noProof w:val="0"/>
          <w:spacing w:val="-1"/>
          <w:sz w:val="28"/>
          <w:szCs w:val="28"/>
          <w:lang w:val="vi"/>
        </w:rPr>
        <w:t xml:space="preserve"> </w:t>
      </w:r>
      <w:r w:rsidRPr="00197A0E">
        <w:rPr>
          <w:noProof w:val="0"/>
          <w:sz w:val="28"/>
          <w:szCs w:val="28"/>
          <w:lang w:val="vi"/>
        </w:rPr>
        <w:t>đánh máy thì</w:t>
      </w:r>
      <w:r w:rsidRPr="00197A0E">
        <w:rPr>
          <w:noProof w:val="0"/>
          <w:spacing w:val="-3"/>
          <w:sz w:val="28"/>
          <w:szCs w:val="28"/>
          <w:lang w:val="vi"/>
        </w:rPr>
        <w:t xml:space="preserve"> </w:t>
      </w:r>
      <w:r w:rsidRPr="00197A0E">
        <w:rPr>
          <w:noProof w:val="0"/>
          <w:sz w:val="28"/>
          <w:szCs w:val="28"/>
          <w:lang w:val="vi"/>
        </w:rPr>
        <w:t>sử</w:t>
      </w:r>
      <w:r w:rsidRPr="00197A0E">
        <w:rPr>
          <w:noProof w:val="0"/>
          <w:spacing w:val="-8"/>
          <w:sz w:val="28"/>
          <w:szCs w:val="28"/>
          <w:lang w:val="vi"/>
        </w:rPr>
        <w:t xml:space="preserve"> </w:t>
      </w:r>
      <w:r w:rsidRPr="00197A0E">
        <w:rPr>
          <w:noProof w:val="0"/>
          <w:sz w:val="28"/>
          <w:szCs w:val="28"/>
          <w:lang w:val="vi"/>
        </w:rPr>
        <w:t>dụng</w:t>
      </w:r>
      <w:r w:rsidRPr="00197A0E">
        <w:rPr>
          <w:noProof w:val="0"/>
          <w:spacing w:val="-4"/>
          <w:sz w:val="28"/>
          <w:szCs w:val="28"/>
          <w:lang w:val="vi"/>
        </w:rPr>
        <w:t xml:space="preserve"> </w:t>
      </w:r>
      <w:r w:rsidRPr="00197A0E">
        <w:rPr>
          <w:noProof w:val="0"/>
          <w:sz w:val="28"/>
          <w:szCs w:val="28"/>
          <w:lang w:val="vi"/>
        </w:rPr>
        <w:t>dấu</w:t>
      </w:r>
      <w:r w:rsidRPr="00197A0E">
        <w:rPr>
          <w:noProof w:val="0"/>
          <w:spacing w:val="-6"/>
          <w:sz w:val="28"/>
          <w:szCs w:val="28"/>
          <w:lang w:val="vi"/>
        </w:rPr>
        <w:t xml:space="preserve"> </w:t>
      </w:r>
      <w:r w:rsidRPr="00197A0E">
        <w:rPr>
          <w:noProof w:val="0"/>
          <w:sz w:val="28"/>
          <w:szCs w:val="28"/>
          <w:lang w:val="vi"/>
        </w:rPr>
        <w:t>ngoặc</w:t>
      </w:r>
      <w:r w:rsidRPr="00197A0E">
        <w:rPr>
          <w:noProof w:val="0"/>
          <w:spacing w:val="-4"/>
          <w:sz w:val="28"/>
          <w:szCs w:val="28"/>
          <w:lang w:val="vi"/>
        </w:rPr>
        <w:t xml:space="preserve"> </w:t>
      </w:r>
      <w:r w:rsidRPr="00197A0E">
        <w:rPr>
          <w:noProof w:val="0"/>
          <w:sz w:val="28"/>
          <w:szCs w:val="28"/>
          <w:lang w:val="vi"/>
        </w:rPr>
        <w:t>kép</w:t>
      </w:r>
      <w:r w:rsidRPr="00197A0E">
        <w:rPr>
          <w:noProof w:val="0"/>
          <w:spacing w:val="-4"/>
          <w:sz w:val="28"/>
          <w:szCs w:val="28"/>
          <w:lang w:val="vi"/>
        </w:rPr>
        <w:t xml:space="preserve"> </w:t>
      </w:r>
      <w:r w:rsidRPr="00197A0E">
        <w:rPr>
          <w:noProof w:val="0"/>
          <w:sz w:val="28"/>
          <w:szCs w:val="28"/>
          <w:lang w:val="vi"/>
        </w:rPr>
        <w:t>để</w:t>
      </w:r>
      <w:r w:rsidRPr="00197A0E">
        <w:rPr>
          <w:noProof w:val="0"/>
          <w:spacing w:val="-4"/>
          <w:sz w:val="28"/>
          <w:szCs w:val="28"/>
          <w:lang w:val="vi"/>
        </w:rPr>
        <w:t xml:space="preserve"> </w:t>
      </w:r>
      <w:r w:rsidRPr="00197A0E">
        <w:rPr>
          <w:noProof w:val="0"/>
          <w:sz w:val="28"/>
          <w:szCs w:val="28"/>
          <w:lang w:val="vi"/>
        </w:rPr>
        <w:t>mở</w:t>
      </w:r>
      <w:r w:rsidRPr="00197A0E">
        <w:rPr>
          <w:noProof w:val="0"/>
          <w:spacing w:val="-4"/>
          <w:sz w:val="28"/>
          <w:szCs w:val="28"/>
          <w:lang w:val="vi"/>
        </w:rPr>
        <w:t xml:space="preserve"> </w:t>
      </w:r>
      <w:r w:rsidRPr="00197A0E">
        <w:rPr>
          <w:noProof w:val="0"/>
          <w:sz w:val="28"/>
          <w:szCs w:val="28"/>
          <w:lang w:val="vi"/>
        </w:rPr>
        <w:t>đầu</w:t>
      </w:r>
      <w:r w:rsidRPr="00197A0E">
        <w:rPr>
          <w:noProof w:val="0"/>
          <w:spacing w:val="-4"/>
          <w:sz w:val="28"/>
          <w:szCs w:val="28"/>
          <w:lang w:val="vi"/>
        </w:rPr>
        <w:t xml:space="preserve"> </w:t>
      </w:r>
      <w:r w:rsidRPr="00197A0E">
        <w:rPr>
          <w:noProof w:val="0"/>
          <w:sz w:val="28"/>
          <w:szCs w:val="28"/>
          <w:lang w:val="vi"/>
        </w:rPr>
        <w:t>và</w:t>
      </w:r>
      <w:r w:rsidRPr="00197A0E">
        <w:rPr>
          <w:noProof w:val="0"/>
          <w:spacing w:val="-7"/>
          <w:sz w:val="28"/>
          <w:szCs w:val="28"/>
          <w:lang w:val="vi"/>
        </w:rPr>
        <w:t xml:space="preserve"> </w:t>
      </w:r>
      <w:r w:rsidRPr="00197A0E">
        <w:rPr>
          <w:noProof w:val="0"/>
          <w:sz w:val="28"/>
          <w:szCs w:val="28"/>
          <w:lang w:val="vi"/>
        </w:rPr>
        <w:t>kết</w:t>
      </w:r>
      <w:r w:rsidRPr="00197A0E">
        <w:rPr>
          <w:noProof w:val="0"/>
          <w:spacing w:val="-3"/>
          <w:sz w:val="28"/>
          <w:szCs w:val="28"/>
          <w:lang w:val="vi"/>
        </w:rPr>
        <w:t xml:space="preserve"> </w:t>
      </w:r>
      <w:r w:rsidRPr="00197A0E">
        <w:rPr>
          <w:noProof w:val="0"/>
          <w:sz w:val="28"/>
          <w:szCs w:val="28"/>
          <w:lang w:val="vi"/>
        </w:rPr>
        <w:t>thúc</w:t>
      </w:r>
      <w:r w:rsidRPr="00197A0E">
        <w:rPr>
          <w:noProof w:val="0"/>
          <w:spacing w:val="-7"/>
          <w:sz w:val="28"/>
          <w:szCs w:val="28"/>
          <w:lang w:val="vi"/>
        </w:rPr>
        <w:t xml:space="preserve"> </w:t>
      </w:r>
      <w:r w:rsidRPr="00197A0E">
        <w:rPr>
          <w:noProof w:val="0"/>
          <w:sz w:val="28"/>
          <w:szCs w:val="28"/>
          <w:lang w:val="vi"/>
        </w:rPr>
        <w:t>phần</w:t>
      </w:r>
      <w:r w:rsidRPr="00197A0E">
        <w:rPr>
          <w:noProof w:val="0"/>
          <w:spacing w:val="-6"/>
          <w:sz w:val="28"/>
          <w:szCs w:val="28"/>
          <w:lang w:val="vi"/>
        </w:rPr>
        <w:t xml:space="preserve"> </w:t>
      </w:r>
      <w:r w:rsidRPr="00197A0E">
        <w:rPr>
          <w:noProof w:val="0"/>
          <w:sz w:val="28"/>
          <w:szCs w:val="28"/>
          <w:lang w:val="vi"/>
        </w:rPr>
        <w:t>trích</w:t>
      </w:r>
      <w:r w:rsidRPr="00197A0E">
        <w:rPr>
          <w:noProof w:val="0"/>
          <w:spacing w:val="-6"/>
          <w:sz w:val="28"/>
          <w:szCs w:val="28"/>
          <w:lang w:val="vi"/>
        </w:rPr>
        <w:t xml:space="preserve"> </w:t>
      </w:r>
      <w:r w:rsidRPr="00197A0E">
        <w:rPr>
          <w:noProof w:val="0"/>
          <w:sz w:val="28"/>
          <w:szCs w:val="28"/>
          <w:lang w:val="vi"/>
        </w:rPr>
        <w:t>dẫn.</w:t>
      </w:r>
      <w:r w:rsidRPr="00197A0E">
        <w:rPr>
          <w:noProof w:val="0"/>
          <w:spacing w:val="-5"/>
          <w:sz w:val="28"/>
          <w:szCs w:val="28"/>
          <w:lang w:val="vi"/>
        </w:rPr>
        <w:t xml:space="preserve"> </w:t>
      </w:r>
      <w:r w:rsidRPr="00197A0E">
        <w:rPr>
          <w:noProof w:val="0"/>
          <w:sz w:val="28"/>
          <w:szCs w:val="28"/>
          <w:lang w:val="vi"/>
        </w:rPr>
        <w:t>Nếu</w:t>
      </w:r>
      <w:r w:rsidRPr="00197A0E">
        <w:rPr>
          <w:noProof w:val="0"/>
          <w:spacing w:val="-4"/>
          <w:sz w:val="28"/>
          <w:szCs w:val="28"/>
          <w:lang w:val="vi"/>
        </w:rPr>
        <w:t xml:space="preserve"> </w:t>
      </w:r>
      <w:r w:rsidRPr="00197A0E">
        <w:rPr>
          <w:noProof w:val="0"/>
          <w:sz w:val="28"/>
          <w:szCs w:val="28"/>
          <w:lang w:val="vi"/>
        </w:rPr>
        <w:t>trích</w:t>
      </w:r>
      <w:r w:rsidRPr="00197A0E">
        <w:rPr>
          <w:noProof w:val="0"/>
          <w:spacing w:val="-4"/>
          <w:sz w:val="28"/>
          <w:szCs w:val="28"/>
          <w:lang w:val="vi"/>
        </w:rPr>
        <w:t xml:space="preserve"> </w:t>
      </w:r>
      <w:r w:rsidRPr="00197A0E">
        <w:rPr>
          <w:noProof w:val="0"/>
          <w:sz w:val="28"/>
          <w:szCs w:val="28"/>
          <w:lang w:val="vi"/>
        </w:rPr>
        <w:t>dẫn</w:t>
      </w:r>
      <w:r w:rsidRPr="00197A0E">
        <w:rPr>
          <w:noProof w:val="0"/>
          <w:spacing w:val="-6"/>
          <w:sz w:val="28"/>
          <w:szCs w:val="28"/>
          <w:lang w:val="vi"/>
        </w:rPr>
        <w:t xml:space="preserve"> </w:t>
      </w:r>
      <w:r w:rsidRPr="00197A0E">
        <w:rPr>
          <w:noProof w:val="0"/>
          <w:sz w:val="28"/>
          <w:szCs w:val="28"/>
          <w:lang w:val="vi"/>
        </w:rPr>
        <w:t>dài hơn thì tách phần này thành đoạn riêng, với lề trái lùi vào thêm</w:t>
      </w:r>
      <w:r w:rsidRPr="00197A0E">
        <w:rPr>
          <w:noProof w:val="0"/>
          <w:spacing w:val="-1"/>
          <w:sz w:val="28"/>
          <w:szCs w:val="28"/>
          <w:lang w:val="vi"/>
        </w:rPr>
        <w:t xml:space="preserve"> </w:t>
      </w:r>
      <w:r w:rsidRPr="00197A0E">
        <w:rPr>
          <w:noProof w:val="0"/>
          <w:sz w:val="28"/>
          <w:szCs w:val="28"/>
          <w:lang w:val="vi"/>
        </w:rPr>
        <w:t>2 cm</w:t>
      </w:r>
      <w:r w:rsidRPr="00197A0E">
        <w:rPr>
          <w:noProof w:val="0"/>
          <w:spacing w:val="-1"/>
          <w:sz w:val="28"/>
          <w:szCs w:val="28"/>
          <w:lang w:val="vi"/>
        </w:rPr>
        <w:t xml:space="preserve"> </w:t>
      </w:r>
      <w:r w:rsidRPr="00197A0E">
        <w:rPr>
          <w:noProof w:val="0"/>
          <w:sz w:val="28"/>
          <w:szCs w:val="28"/>
          <w:lang w:val="vi"/>
        </w:rPr>
        <w:t>và không sử dụng dấu ngoặc kép. Sau đoạn trích dẫn có ngoặc vuông, trong đó ghi số thứ tự dựa vào số thứ tự trong danh mục Tài liệu tham khảo</w:t>
      </w:r>
    </w:p>
    <w:p w14:paraId="02E4EFBF" w14:textId="77777777" w:rsidR="00197A0E" w:rsidRPr="00197A0E" w:rsidRDefault="00197A0E" w:rsidP="00197A0E">
      <w:pPr>
        <w:widowControl w:val="0"/>
        <w:autoSpaceDE w:val="0"/>
        <w:autoSpaceDN w:val="0"/>
        <w:spacing w:before="185"/>
        <w:rPr>
          <w:noProof w:val="0"/>
          <w:sz w:val="28"/>
          <w:szCs w:val="28"/>
          <w:lang w:val="vi"/>
        </w:rPr>
      </w:pPr>
    </w:p>
    <w:p w14:paraId="23CE153B" w14:textId="77777777" w:rsidR="00197A0E" w:rsidRPr="00197A0E" w:rsidRDefault="00197A0E" w:rsidP="00197A0E">
      <w:pPr>
        <w:widowControl w:val="0"/>
        <w:autoSpaceDE w:val="0"/>
        <w:autoSpaceDN w:val="0"/>
        <w:ind w:right="22"/>
        <w:jc w:val="right"/>
        <w:rPr>
          <w:noProof w:val="0"/>
          <w:sz w:val="28"/>
          <w:szCs w:val="28"/>
          <w:lang w:val="vi"/>
        </w:rPr>
      </w:pPr>
      <w:r w:rsidRPr="00197A0E">
        <w:rPr>
          <w:noProof w:val="0"/>
          <w:color w:val="001F5F"/>
          <w:spacing w:val="-10"/>
          <w:sz w:val="28"/>
          <w:szCs w:val="28"/>
          <w:lang w:val="vi"/>
        </w:rPr>
        <w:t>4</w:t>
      </w:r>
    </w:p>
    <w:p w14:paraId="34113DAC" w14:textId="77777777" w:rsidR="00197A0E" w:rsidRPr="00197A0E" w:rsidRDefault="00197A0E" w:rsidP="00197A0E">
      <w:pPr>
        <w:widowControl w:val="0"/>
        <w:autoSpaceDE w:val="0"/>
        <w:autoSpaceDN w:val="0"/>
        <w:jc w:val="right"/>
        <w:rPr>
          <w:noProof w:val="0"/>
          <w:sz w:val="28"/>
          <w:szCs w:val="28"/>
          <w:lang w:val="vi"/>
        </w:rPr>
        <w:sectPr w:rsidR="00197A0E" w:rsidRPr="00197A0E">
          <w:pgSz w:w="11910" w:h="16850"/>
          <w:pgMar w:top="1200" w:right="992" w:bottom="280" w:left="1700" w:header="722" w:footer="0" w:gutter="0"/>
          <w:cols w:space="720"/>
        </w:sectPr>
      </w:pPr>
    </w:p>
    <w:p w14:paraId="1477B3AC" w14:textId="77777777" w:rsidR="00197A0E" w:rsidRPr="00197A0E" w:rsidRDefault="00197A0E" w:rsidP="00197A0E">
      <w:pPr>
        <w:widowControl w:val="0"/>
        <w:autoSpaceDE w:val="0"/>
        <w:autoSpaceDN w:val="0"/>
        <w:spacing w:before="88"/>
        <w:ind w:right="21"/>
        <w:jc w:val="both"/>
        <w:rPr>
          <w:noProof w:val="0"/>
          <w:sz w:val="28"/>
          <w:szCs w:val="28"/>
          <w:lang w:val="vi"/>
        </w:rPr>
      </w:pPr>
      <w:r w:rsidRPr="00197A0E">
        <w:rPr>
          <w:noProof w:val="0"/>
          <w:sz w:val="28"/>
          <w:szCs w:val="28"/>
          <w:lang w:val="vi"/>
        </w:rPr>
        <w:lastRenderedPageBreak/>
        <w:t>Trích dẫn theo số</w:t>
      </w:r>
      <w:r w:rsidRPr="00197A0E">
        <w:rPr>
          <w:noProof w:val="0"/>
          <w:spacing w:val="-1"/>
          <w:sz w:val="28"/>
          <w:szCs w:val="28"/>
          <w:lang w:val="vi"/>
        </w:rPr>
        <w:t xml:space="preserve"> </w:t>
      </w:r>
      <w:r w:rsidRPr="00197A0E">
        <w:rPr>
          <w:noProof w:val="0"/>
          <w:sz w:val="28"/>
          <w:szCs w:val="28"/>
          <w:lang w:val="vi"/>
        </w:rPr>
        <w:t>thứ</w:t>
      </w:r>
      <w:r w:rsidRPr="00197A0E">
        <w:rPr>
          <w:noProof w:val="0"/>
          <w:spacing w:val="-5"/>
          <w:sz w:val="28"/>
          <w:szCs w:val="28"/>
          <w:lang w:val="vi"/>
        </w:rPr>
        <w:t xml:space="preserve"> </w:t>
      </w:r>
      <w:r w:rsidRPr="00197A0E">
        <w:rPr>
          <w:noProof w:val="0"/>
          <w:sz w:val="28"/>
          <w:szCs w:val="28"/>
          <w:lang w:val="vi"/>
        </w:rPr>
        <w:t>tự</w:t>
      </w:r>
      <w:r w:rsidRPr="00197A0E">
        <w:rPr>
          <w:noProof w:val="0"/>
          <w:spacing w:val="-3"/>
          <w:sz w:val="28"/>
          <w:szCs w:val="28"/>
          <w:lang w:val="vi"/>
        </w:rPr>
        <w:t xml:space="preserve"> </w:t>
      </w:r>
      <w:r w:rsidRPr="00197A0E">
        <w:rPr>
          <w:noProof w:val="0"/>
          <w:sz w:val="28"/>
          <w:szCs w:val="28"/>
          <w:lang w:val="vi"/>
        </w:rPr>
        <w:t>của</w:t>
      </w:r>
      <w:r w:rsidRPr="00197A0E">
        <w:rPr>
          <w:noProof w:val="0"/>
          <w:spacing w:val="-1"/>
          <w:sz w:val="28"/>
          <w:szCs w:val="28"/>
          <w:lang w:val="vi"/>
        </w:rPr>
        <w:t xml:space="preserve"> </w:t>
      </w:r>
      <w:r w:rsidRPr="00197A0E">
        <w:rPr>
          <w:noProof w:val="0"/>
          <w:sz w:val="28"/>
          <w:szCs w:val="28"/>
          <w:lang w:val="vi"/>
        </w:rPr>
        <w:t>tài liệu</w:t>
      </w:r>
      <w:r w:rsidRPr="00197A0E">
        <w:rPr>
          <w:noProof w:val="0"/>
          <w:spacing w:val="-1"/>
          <w:sz w:val="28"/>
          <w:szCs w:val="28"/>
          <w:lang w:val="vi"/>
        </w:rPr>
        <w:t xml:space="preserve"> </w:t>
      </w:r>
      <w:r w:rsidRPr="00197A0E">
        <w:rPr>
          <w:noProof w:val="0"/>
          <w:sz w:val="28"/>
          <w:szCs w:val="28"/>
          <w:lang w:val="vi"/>
        </w:rPr>
        <w:t>ở</w:t>
      </w:r>
      <w:r w:rsidRPr="00197A0E">
        <w:rPr>
          <w:noProof w:val="0"/>
          <w:spacing w:val="-2"/>
          <w:sz w:val="28"/>
          <w:szCs w:val="28"/>
          <w:lang w:val="vi"/>
        </w:rPr>
        <w:t xml:space="preserve"> </w:t>
      </w:r>
      <w:r w:rsidRPr="00197A0E">
        <w:rPr>
          <w:noProof w:val="0"/>
          <w:sz w:val="28"/>
          <w:szCs w:val="28"/>
          <w:lang w:val="vi"/>
        </w:rPr>
        <w:t>danh</w:t>
      </w:r>
      <w:r w:rsidRPr="00197A0E">
        <w:rPr>
          <w:noProof w:val="0"/>
          <w:spacing w:val="-1"/>
          <w:sz w:val="28"/>
          <w:szCs w:val="28"/>
          <w:lang w:val="vi"/>
        </w:rPr>
        <w:t xml:space="preserve"> </w:t>
      </w:r>
      <w:r w:rsidRPr="00197A0E">
        <w:rPr>
          <w:noProof w:val="0"/>
          <w:sz w:val="28"/>
          <w:szCs w:val="28"/>
          <w:lang w:val="vi"/>
        </w:rPr>
        <w:t>mục</w:t>
      </w:r>
      <w:r w:rsidRPr="00197A0E">
        <w:rPr>
          <w:noProof w:val="0"/>
          <w:spacing w:val="-1"/>
          <w:sz w:val="28"/>
          <w:szCs w:val="28"/>
          <w:lang w:val="vi"/>
        </w:rPr>
        <w:t xml:space="preserve"> </w:t>
      </w:r>
      <w:r w:rsidRPr="00197A0E">
        <w:rPr>
          <w:noProof w:val="0"/>
          <w:sz w:val="28"/>
          <w:szCs w:val="28"/>
          <w:lang w:val="vi"/>
        </w:rPr>
        <w:t>Tài liệu tham</w:t>
      </w:r>
      <w:r w:rsidRPr="00197A0E">
        <w:rPr>
          <w:noProof w:val="0"/>
          <w:spacing w:val="-4"/>
          <w:sz w:val="28"/>
          <w:szCs w:val="28"/>
          <w:lang w:val="vi"/>
        </w:rPr>
        <w:t xml:space="preserve"> </w:t>
      </w:r>
      <w:r w:rsidRPr="00197A0E">
        <w:rPr>
          <w:noProof w:val="0"/>
          <w:sz w:val="28"/>
          <w:szCs w:val="28"/>
          <w:lang w:val="vi"/>
        </w:rPr>
        <w:t>khảovà</w:t>
      </w:r>
      <w:r w:rsidRPr="00197A0E">
        <w:rPr>
          <w:noProof w:val="0"/>
          <w:spacing w:val="-1"/>
          <w:sz w:val="28"/>
          <w:szCs w:val="28"/>
          <w:lang w:val="vi"/>
        </w:rPr>
        <w:t xml:space="preserve"> </w:t>
      </w:r>
      <w:r w:rsidRPr="00197A0E">
        <w:rPr>
          <w:noProof w:val="0"/>
          <w:sz w:val="28"/>
          <w:szCs w:val="28"/>
          <w:lang w:val="vi"/>
        </w:rPr>
        <w:t>được đặt trong ngoặc vuông, nếu cần thiết thì nêu cả số trang, ví dụ: [15, tr.314-315].</w:t>
      </w:r>
    </w:p>
    <w:p w14:paraId="4F348C33" w14:textId="77777777" w:rsidR="00197A0E" w:rsidRPr="00197A0E" w:rsidRDefault="00197A0E" w:rsidP="00197A0E">
      <w:pPr>
        <w:widowControl w:val="0"/>
        <w:autoSpaceDE w:val="0"/>
        <w:autoSpaceDN w:val="0"/>
        <w:spacing w:before="120"/>
        <w:ind w:right="22"/>
        <w:jc w:val="both"/>
        <w:rPr>
          <w:noProof w:val="0"/>
          <w:sz w:val="28"/>
          <w:szCs w:val="28"/>
          <w:lang w:val="vi"/>
        </w:rPr>
      </w:pPr>
      <w:r w:rsidRPr="00197A0E">
        <w:rPr>
          <w:noProof w:val="0"/>
          <w:sz w:val="28"/>
          <w:szCs w:val="28"/>
          <w:lang w:val="vi"/>
        </w:rPr>
        <w:t>Đối</w:t>
      </w:r>
      <w:r w:rsidRPr="00197A0E">
        <w:rPr>
          <w:noProof w:val="0"/>
          <w:spacing w:val="-5"/>
          <w:sz w:val="28"/>
          <w:szCs w:val="28"/>
          <w:lang w:val="vi"/>
        </w:rPr>
        <w:t xml:space="preserve"> </w:t>
      </w:r>
      <w:r w:rsidRPr="00197A0E">
        <w:rPr>
          <w:noProof w:val="0"/>
          <w:sz w:val="28"/>
          <w:szCs w:val="28"/>
          <w:lang w:val="vi"/>
        </w:rPr>
        <w:t>với</w:t>
      </w:r>
      <w:r w:rsidRPr="00197A0E">
        <w:rPr>
          <w:noProof w:val="0"/>
          <w:spacing w:val="-1"/>
          <w:sz w:val="28"/>
          <w:szCs w:val="28"/>
          <w:lang w:val="vi"/>
        </w:rPr>
        <w:t xml:space="preserve"> </w:t>
      </w:r>
      <w:r w:rsidRPr="00197A0E">
        <w:rPr>
          <w:noProof w:val="0"/>
          <w:sz w:val="28"/>
          <w:szCs w:val="28"/>
          <w:lang w:val="vi"/>
        </w:rPr>
        <w:t>phần</w:t>
      </w:r>
      <w:r w:rsidRPr="00197A0E">
        <w:rPr>
          <w:noProof w:val="0"/>
          <w:spacing w:val="-1"/>
          <w:sz w:val="28"/>
          <w:szCs w:val="28"/>
          <w:lang w:val="vi"/>
        </w:rPr>
        <w:t xml:space="preserve"> </w:t>
      </w:r>
      <w:r w:rsidRPr="00197A0E">
        <w:rPr>
          <w:noProof w:val="0"/>
          <w:sz w:val="28"/>
          <w:szCs w:val="28"/>
          <w:lang w:val="vi"/>
        </w:rPr>
        <w:t>được</w:t>
      </w:r>
      <w:r w:rsidRPr="00197A0E">
        <w:rPr>
          <w:noProof w:val="0"/>
          <w:spacing w:val="-2"/>
          <w:sz w:val="28"/>
          <w:szCs w:val="28"/>
          <w:lang w:val="vi"/>
        </w:rPr>
        <w:t xml:space="preserve"> </w:t>
      </w:r>
      <w:r w:rsidRPr="00197A0E">
        <w:rPr>
          <w:noProof w:val="0"/>
          <w:sz w:val="28"/>
          <w:szCs w:val="28"/>
          <w:lang w:val="vi"/>
        </w:rPr>
        <w:t>trích</w:t>
      </w:r>
      <w:r w:rsidRPr="00197A0E">
        <w:rPr>
          <w:noProof w:val="0"/>
          <w:spacing w:val="-4"/>
          <w:sz w:val="28"/>
          <w:szCs w:val="28"/>
          <w:lang w:val="vi"/>
        </w:rPr>
        <w:t xml:space="preserve"> </w:t>
      </w:r>
      <w:r w:rsidRPr="00197A0E">
        <w:rPr>
          <w:noProof w:val="0"/>
          <w:sz w:val="28"/>
          <w:szCs w:val="28"/>
          <w:lang w:val="vi"/>
        </w:rPr>
        <w:t>dẫn</w:t>
      </w:r>
      <w:r w:rsidRPr="00197A0E">
        <w:rPr>
          <w:noProof w:val="0"/>
          <w:spacing w:val="-5"/>
          <w:sz w:val="28"/>
          <w:szCs w:val="28"/>
          <w:lang w:val="vi"/>
        </w:rPr>
        <w:t xml:space="preserve"> </w:t>
      </w:r>
      <w:r w:rsidRPr="00197A0E">
        <w:rPr>
          <w:noProof w:val="0"/>
          <w:sz w:val="28"/>
          <w:szCs w:val="28"/>
          <w:lang w:val="vi"/>
        </w:rPr>
        <w:t>từ</w:t>
      </w:r>
      <w:r w:rsidRPr="00197A0E">
        <w:rPr>
          <w:noProof w:val="0"/>
          <w:spacing w:val="-5"/>
          <w:sz w:val="28"/>
          <w:szCs w:val="28"/>
          <w:lang w:val="vi"/>
        </w:rPr>
        <w:t xml:space="preserve"> </w:t>
      </w:r>
      <w:r w:rsidRPr="00197A0E">
        <w:rPr>
          <w:noProof w:val="0"/>
          <w:sz w:val="28"/>
          <w:szCs w:val="28"/>
          <w:lang w:val="vi"/>
        </w:rPr>
        <w:t>nhiều</w:t>
      </w:r>
      <w:r w:rsidRPr="00197A0E">
        <w:rPr>
          <w:noProof w:val="0"/>
          <w:spacing w:val="-1"/>
          <w:sz w:val="28"/>
          <w:szCs w:val="28"/>
          <w:lang w:val="vi"/>
        </w:rPr>
        <w:t xml:space="preserve"> </w:t>
      </w:r>
      <w:r w:rsidRPr="00197A0E">
        <w:rPr>
          <w:noProof w:val="0"/>
          <w:sz w:val="28"/>
          <w:szCs w:val="28"/>
          <w:lang w:val="vi"/>
        </w:rPr>
        <w:t>tài</w:t>
      </w:r>
      <w:r w:rsidRPr="00197A0E">
        <w:rPr>
          <w:noProof w:val="0"/>
          <w:spacing w:val="-4"/>
          <w:sz w:val="28"/>
          <w:szCs w:val="28"/>
          <w:lang w:val="vi"/>
        </w:rPr>
        <w:t xml:space="preserve"> </w:t>
      </w:r>
      <w:r w:rsidRPr="00197A0E">
        <w:rPr>
          <w:noProof w:val="0"/>
          <w:sz w:val="28"/>
          <w:szCs w:val="28"/>
          <w:lang w:val="vi"/>
        </w:rPr>
        <w:t>liệu</w:t>
      </w:r>
      <w:r w:rsidRPr="00197A0E">
        <w:rPr>
          <w:noProof w:val="0"/>
          <w:spacing w:val="-1"/>
          <w:sz w:val="28"/>
          <w:szCs w:val="28"/>
          <w:lang w:val="vi"/>
        </w:rPr>
        <w:t xml:space="preserve"> </w:t>
      </w:r>
      <w:r w:rsidRPr="00197A0E">
        <w:rPr>
          <w:noProof w:val="0"/>
          <w:sz w:val="28"/>
          <w:szCs w:val="28"/>
          <w:lang w:val="vi"/>
        </w:rPr>
        <w:t>khác</w:t>
      </w:r>
      <w:r w:rsidRPr="00197A0E">
        <w:rPr>
          <w:noProof w:val="0"/>
          <w:spacing w:val="-5"/>
          <w:sz w:val="28"/>
          <w:szCs w:val="28"/>
          <w:lang w:val="vi"/>
        </w:rPr>
        <w:t xml:space="preserve"> </w:t>
      </w:r>
      <w:r w:rsidRPr="00197A0E">
        <w:rPr>
          <w:noProof w:val="0"/>
          <w:sz w:val="28"/>
          <w:szCs w:val="28"/>
          <w:lang w:val="vi"/>
        </w:rPr>
        <w:t>nhau,</w:t>
      </w:r>
      <w:r w:rsidRPr="00197A0E">
        <w:rPr>
          <w:noProof w:val="0"/>
          <w:spacing w:val="-3"/>
          <w:sz w:val="28"/>
          <w:szCs w:val="28"/>
          <w:lang w:val="vi"/>
        </w:rPr>
        <w:t xml:space="preserve"> </w:t>
      </w:r>
      <w:r w:rsidRPr="00197A0E">
        <w:rPr>
          <w:noProof w:val="0"/>
          <w:sz w:val="28"/>
          <w:szCs w:val="28"/>
          <w:lang w:val="vi"/>
        </w:rPr>
        <w:t>số</w:t>
      </w:r>
      <w:r w:rsidRPr="00197A0E">
        <w:rPr>
          <w:noProof w:val="0"/>
          <w:spacing w:val="-2"/>
          <w:sz w:val="28"/>
          <w:szCs w:val="28"/>
          <w:lang w:val="vi"/>
        </w:rPr>
        <w:t xml:space="preserve"> </w:t>
      </w:r>
      <w:r w:rsidRPr="00197A0E">
        <w:rPr>
          <w:noProof w:val="0"/>
          <w:sz w:val="28"/>
          <w:szCs w:val="28"/>
          <w:lang w:val="vi"/>
        </w:rPr>
        <w:t>của</w:t>
      </w:r>
      <w:r w:rsidRPr="00197A0E">
        <w:rPr>
          <w:noProof w:val="0"/>
          <w:spacing w:val="-5"/>
          <w:sz w:val="28"/>
          <w:szCs w:val="28"/>
          <w:lang w:val="vi"/>
        </w:rPr>
        <w:t xml:space="preserve"> </w:t>
      </w:r>
      <w:r w:rsidRPr="00197A0E">
        <w:rPr>
          <w:noProof w:val="0"/>
          <w:sz w:val="28"/>
          <w:szCs w:val="28"/>
          <w:lang w:val="vi"/>
        </w:rPr>
        <w:t>từng</w:t>
      </w:r>
      <w:r w:rsidRPr="00197A0E">
        <w:rPr>
          <w:noProof w:val="0"/>
          <w:spacing w:val="-5"/>
          <w:sz w:val="28"/>
          <w:szCs w:val="28"/>
          <w:lang w:val="vi"/>
        </w:rPr>
        <w:t xml:space="preserve"> </w:t>
      </w:r>
      <w:r w:rsidRPr="00197A0E">
        <w:rPr>
          <w:noProof w:val="0"/>
          <w:sz w:val="28"/>
          <w:szCs w:val="28"/>
          <w:lang w:val="vi"/>
        </w:rPr>
        <w:t>tài</w:t>
      </w:r>
      <w:r w:rsidRPr="00197A0E">
        <w:rPr>
          <w:noProof w:val="0"/>
          <w:spacing w:val="-3"/>
          <w:sz w:val="28"/>
          <w:szCs w:val="28"/>
          <w:lang w:val="vi"/>
        </w:rPr>
        <w:t xml:space="preserve"> </w:t>
      </w:r>
      <w:r w:rsidRPr="00197A0E">
        <w:rPr>
          <w:noProof w:val="0"/>
          <w:sz w:val="28"/>
          <w:szCs w:val="28"/>
          <w:lang w:val="vi"/>
        </w:rPr>
        <w:t>liệu được đặt độc lập trong từng ngoặc vuông, theo thứ tự tăng dần, ví dụ: [19], [25], [41], [42].</w:t>
      </w:r>
    </w:p>
    <w:p w14:paraId="2DF35BA4" w14:textId="77777777" w:rsidR="00197A0E" w:rsidRPr="00197A0E" w:rsidRDefault="00197A0E" w:rsidP="00197A0E">
      <w:pPr>
        <w:widowControl w:val="0"/>
        <w:numPr>
          <w:ilvl w:val="2"/>
          <w:numId w:val="6"/>
        </w:numPr>
        <w:tabs>
          <w:tab w:val="left" w:pos="883"/>
        </w:tabs>
        <w:autoSpaceDE w:val="0"/>
        <w:autoSpaceDN w:val="0"/>
        <w:spacing w:before="118"/>
        <w:ind w:left="2" w:right="22" w:firstLine="719"/>
        <w:jc w:val="both"/>
        <w:rPr>
          <w:noProof w:val="0"/>
          <w:sz w:val="28"/>
          <w:szCs w:val="22"/>
          <w:lang w:val="vi"/>
        </w:rPr>
      </w:pPr>
      <w:r w:rsidRPr="00197A0E">
        <w:rPr>
          <w:noProof w:val="0"/>
          <w:sz w:val="28"/>
          <w:szCs w:val="22"/>
          <w:lang w:val="vi"/>
        </w:rPr>
        <w:t>Đơn vị</w:t>
      </w:r>
      <w:r w:rsidRPr="00197A0E">
        <w:rPr>
          <w:noProof w:val="0"/>
          <w:spacing w:val="-1"/>
          <w:sz w:val="28"/>
          <w:szCs w:val="22"/>
          <w:lang w:val="vi"/>
        </w:rPr>
        <w:t xml:space="preserve"> </w:t>
      </w:r>
      <w:r w:rsidRPr="00197A0E">
        <w:rPr>
          <w:noProof w:val="0"/>
          <w:sz w:val="28"/>
          <w:szCs w:val="22"/>
          <w:lang w:val="vi"/>
        </w:rPr>
        <w:t>đo lường:</w:t>
      </w:r>
      <w:r w:rsidRPr="00197A0E">
        <w:rPr>
          <w:noProof w:val="0"/>
          <w:spacing w:val="40"/>
          <w:sz w:val="28"/>
          <w:szCs w:val="22"/>
          <w:lang w:val="vi"/>
        </w:rPr>
        <w:t xml:space="preserve"> </w:t>
      </w:r>
      <w:r w:rsidRPr="00197A0E">
        <w:rPr>
          <w:noProof w:val="0"/>
          <w:sz w:val="28"/>
          <w:szCs w:val="22"/>
          <w:lang w:val="vi"/>
        </w:rPr>
        <w:t>Phải sử dụng đơn vị đo lường hợp pháp của Việt Nam, nếu</w:t>
      </w:r>
      <w:r w:rsidRPr="00197A0E">
        <w:rPr>
          <w:noProof w:val="0"/>
          <w:spacing w:val="-8"/>
          <w:sz w:val="28"/>
          <w:szCs w:val="22"/>
          <w:lang w:val="vi"/>
        </w:rPr>
        <w:t xml:space="preserve"> </w:t>
      </w:r>
      <w:r w:rsidRPr="00197A0E">
        <w:rPr>
          <w:noProof w:val="0"/>
          <w:sz w:val="28"/>
          <w:szCs w:val="22"/>
          <w:lang w:val="vi"/>
        </w:rPr>
        <w:t>dùng</w:t>
      </w:r>
      <w:r w:rsidRPr="00197A0E">
        <w:rPr>
          <w:noProof w:val="0"/>
          <w:spacing w:val="-8"/>
          <w:sz w:val="28"/>
          <w:szCs w:val="22"/>
          <w:lang w:val="vi"/>
        </w:rPr>
        <w:t xml:space="preserve"> </w:t>
      </w:r>
      <w:r w:rsidRPr="00197A0E">
        <w:rPr>
          <w:noProof w:val="0"/>
          <w:sz w:val="28"/>
          <w:szCs w:val="22"/>
          <w:lang w:val="vi"/>
        </w:rPr>
        <w:t>đơn</w:t>
      </w:r>
      <w:r w:rsidRPr="00197A0E">
        <w:rPr>
          <w:noProof w:val="0"/>
          <w:spacing w:val="-8"/>
          <w:sz w:val="28"/>
          <w:szCs w:val="22"/>
          <w:lang w:val="vi"/>
        </w:rPr>
        <w:t xml:space="preserve"> </w:t>
      </w:r>
      <w:r w:rsidRPr="00197A0E">
        <w:rPr>
          <w:noProof w:val="0"/>
          <w:sz w:val="28"/>
          <w:szCs w:val="22"/>
          <w:lang w:val="vi"/>
        </w:rPr>
        <w:t>vị</w:t>
      </w:r>
      <w:r w:rsidRPr="00197A0E">
        <w:rPr>
          <w:noProof w:val="0"/>
          <w:spacing w:val="-8"/>
          <w:sz w:val="28"/>
          <w:szCs w:val="22"/>
          <w:lang w:val="vi"/>
        </w:rPr>
        <w:t xml:space="preserve"> </w:t>
      </w:r>
      <w:r w:rsidRPr="00197A0E">
        <w:rPr>
          <w:noProof w:val="0"/>
          <w:sz w:val="28"/>
          <w:szCs w:val="22"/>
          <w:lang w:val="vi"/>
        </w:rPr>
        <w:t>khác</w:t>
      </w:r>
      <w:r w:rsidRPr="00197A0E">
        <w:rPr>
          <w:noProof w:val="0"/>
          <w:spacing w:val="-11"/>
          <w:sz w:val="28"/>
          <w:szCs w:val="22"/>
          <w:lang w:val="vi"/>
        </w:rPr>
        <w:t xml:space="preserve"> </w:t>
      </w:r>
      <w:r w:rsidRPr="00197A0E">
        <w:rPr>
          <w:noProof w:val="0"/>
          <w:sz w:val="28"/>
          <w:szCs w:val="22"/>
          <w:lang w:val="vi"/>
        </w:rPr>
        <w:t>thì</w:t>
      </w:r>
      <w:r w:rsidRPr="00197A0E">
        <w:rPr>
          <w:noProof w:val="0"/>
          <w:spacing w:val="-8"/>
          <w:sz w:val="28"/>
          <w:szCs w:val="22"/>
          <w:lang w:val="vi"/>
        </w:rPr>
        <w:t xml:space="preserve"> </w:t>
      </w:r>
      <w:r w:rsidRPr="00197A0E">
        <w:rPr>
          <w:noProof w:val="0"/>
          <w:sz w:val="28"/>
          <w:szCs w:val="22"/>
          <w:lang w:val="vi"/>
        </w:rPr>
        <w:t>phải</w:t>
      </w:r>
      <w:r w:rsidRPr="00197A0E">
        <w:rPr>
          <w:noProof w:val="0"/>
          <w:spacing w:val="-8"/>
          <w:sz w:val="28"/>
          <w:szCs w:val="22"/>
          <w:lang w:val="vi"/>
        </w:rPr>
        <w:t xml:space="preserve"> </w:t>
      </w:r>
      <w:r w:rsidRPr="00197A0E">
        <w:rPr>
          <w:noProof w:val="0"/>
          <w:sz w:val="28"/>
          <w:szCs w:val="22"/>
          <w:lang w:val="vi"/>
        </w:rPr>
        <w:t>viết</w:t>
      </w:r>
      <w:r w:rsidRPr="00197A0E">
        <w:rPr>
          <w:noProof w:val="0"/>
          <w:spacing w:val="-8"/>
          <w:sz w:val="28"/>
          <w:szCs w:val="22"/>
          <w:lang w:val="vi"/>
        </w:rPr>
        <w:t xml:space="preserve"> </w:t>
      </w:r>
      <w:r w:rsidRPr="00197A0E">
        <w:rPr>
          <w:noProof w:val="0"/>
          <w:sz w:val="28"/>
          <w:szCs w:val="22"/>
          <w:lang w:val="vi"/>
        </w:rPr>
        <w:t>cả</w:t>
      </w:r>
      <w:r w:rsidRPr="00197A0E">
        <w:rPr>
          <w:noProof w:val="0"/>
          <w:spacing w:val="-11"/>
          <w:sz w:val="28"/>
          <w:szCs w:val="22"/>
          <w:lang w:val="vi"/>
        </w:rPr>
        <w:t xml:space="preserve"> </w:t>
      </w:r>
      <w:r w:rsidRPr="00197A0E">
        <w:rPr>
          <w:noProof w:val="0"/>
          <w:sz w:val="28"/>
          <w:szCs w:val="22"/>
          <w:lang w:val="vi"/>
        </w:rPr>
        <w:t>giá</w:t>
      </w:r>
      <w:r w:rsidRPr="00197A0E">
        <w:rPr>
          <w:noProof w:val="0"/>
          <w:spacing w:val="-9"/>
          <w:sz w:val="28"/>
          <w:szCs w:val="22"/>
          <w:lang w:val="vi"/>
        </w:rPr>
        <w:t xml:space="preserve"> </w:t>
      </w:r>
      <w:r w:rsidRPr="00197A0E">
        <w:rPr>
          <w:noProof w:val="0"/>
          <w:sz w:val="28"/>
          <w:szCs w:val="22"/>
          <w:lang w:val="vi"/>
        </w:rPr>
        <w:t>trị</w:t>
      </w:r>
      <w:r w:rsidRPr="00197A0E">
        <w:rPr>
          <w:noProof w:val="0"/>
          <w:spacing w:val="-10"/>
          <w:sz w:val="28"/>
          <w:szCs w:val="22"/>
          <w:lang w:val="vi"/>
        </w:rPr>
        <w:t xml:space="preserve"> </w:t>
      </w:r>
      <w:r w:rsidRPr="00197A0E">
        <w:rPr>
          <w:noProof w:val="0"/>
          <w:sz w:val="28"/>
          <w:szCs w:val="22"/>
          <w:lang w:val="vi"/>
        </w:rPr>
        <w:t>chuyển</w:t>
      </w:r>
      <w:r w:rsidRPr="00197A0E">
        <w:rPr>
          <w:noProof w:val="0"/>
          <w:spacing w:val="-8"/>
          <w:sz w:val="28"/>
          <w:szCs w:val="22"/>
          <w:lang w:val="vi"/>
        </w:rPr>
        <w:t xml:space="preserve"> </w:t>
      </w:r>
      <w:r w:rsidRPr="00197A0E">
        <w:rPr>
          <w:noProof w:val="0"/>
          <w:sz w:val="28"/>
          <w:szCs w:val="22"/>
          <w:lang w:val="vi"/>
        </w:rPr>
        <w:t>đổi</w:t>
      </w:r>
      <w:r w:rsidRPr="00197A0E">
        <w:rPr>
          <w:noProof w:val="0"/>
          <w:spacing w:val="-8"/>
          <w:sz w:val="28"/>
          <w:szCs w:val="22"/>
          <w:lang w:val="vi"/>
        </w:rPr>
        <w:t xml:space="preserve"> </w:t>
      </w:r>
      <w:r w:rsidRPr="00197A0E">
        <w:rPr>
          <w:noProof w:val="0"/>
          <w:sz w:val="28"/>
          <w:szCs w:val="22"/>
          <w:lang w:val="vi"/>
        </w:rPr>
        <w:t>và</w:t>
      </w:r>
      <w:r w:rsidRPr="00197A0E">
        <w:rPr>
          <w:noProof w:val="0"/>
          <w:spacing w:val="-11"/>
          <w:sz w:val="28"/>
          <w:szCs w:val="22"/>
          <w:lang w:val="vi"/>
        </w:rPr>
        <w:t xml:space="preserve"> </w:t>
      </w:r>
      <w:r w:rsidRPr="00197A0E">
        <w:rPr>
          <w:noProof w:val="0"/>
          <w:sz w:val="28"/>
          <w:szCs w:val="22"/>
          <w:lang w:val="vi"/>
        </w:rPr>
        <w:t>đặt</w:t>
      </w:r>
      <w:r w:rsidRPr="00197A0E">
        <w:rPr>
          <w:noProof w:val="0"/>
          <w:spacing w:val="-8"/>
          <w:sz w:val="28"/>
          <w:szCs w:val="22"/>
          <w:lang w:val="vi"/>
        </w:rPr>
        <w:t xml:space="preserve"> </w:t>
      </w:r>
      <w:r w:rsidRPr="00197A0E">
        <w:rPr>
          <w:noProof w:val="0"/>
          <w:sz w:val="28"/>
          <w:szCs w:val="22"/>
          <w:lang w:val="vi"/>
        </w:rPr>
        <w:t>trong</w:t>
      </w:r>
      <w:r w:rsidRPr="00197A0E">
        <w:rPr>
          <w:noProof w:val="0"/>
          <w:spacing w:val="-8"/>
          <w:sz w:val="28"/>
          <w:szCs w:val="22"/>
          <w:lang w:val="vi"/>
        </w:rPr>
        <w:t xml:space="preserve"> </w:t>
      </w:r>
      <w:r w:rsidRPr="00197A0E">
        <w:rPr>
          <w:noProof w:val="0"/>
          <w:sz w:val="28"/>
          <w:szCs w:val="22"/>
          <w:lang w:val="vi"/>
        </w:rPr>
        <w:t>dấu</w:t>
      </w:r>
      <w:r w:rsidRPr="00197A0E">
        <w:rPr>
          <w:noProof w:val="0"/>
          <w:spacing w:val="-11"/>
          <w:sz w:val="28"/>
          <w:szCs w:val="22"/>
          <w:lang w:val="vi"/>
        </w:rPr>
        <w:t xml:space="preserve"> </w:t>
      </w:r>
      <w:r w:rsidRPr="00197A0E">
        <w:rPr>
          <w:noProof w:val="0"/>
          <w:sz w:val="28"/>
          <w:szCs w:val="22"/>
          <w:lang w:val="vi"/>
        </w:rPr>
        <w:t>ngoặc</w:t>
      </w:r>
      <w:r w:rsidRPr="00197A0E">
        <w:rPr>
          <w:noProof w:val="0"/>
          <w:spacing w:val="-9"/>
          <w:sz w:val="28"/>
          <w:szCs w:val="22"/>
          <w:lang w:val="vi"/>
        </w:rPr>
        <w:t xml:space="preserve"> </w:t>
      </w:r>
      <w:r w:rsidRPr="00197A0E">
        <w:rPr>
          <w:noProof w:val="0"/>
          <w:sz w:val="28"/>
          <w:szCs w:val="22"/>
          <w:lang w:val="vi"/>
        </w:rPr>
        <w:t>đơn ( ).</w:t>
      </w:r>
    </w:p>
    <w:p w14:paraId="6C0F779F" w14:textId="77777777" w:rsidR="00197A0E" w:rsidRPr="00197A0E" w:rsidRDefault="00197A0E" w:rsidP="00197A0E">
      <w:pPr>
        <w:widowControl w:val="0"/>
        <w:numPr>
          <w:ilvl w:val="2"/>
          <w:numId w:val="6"/>
        </w:numPr>
        <w:tabs>
          <w:tab w:val="left" w:pos="895"/>
        </w:tabs>
        <w:autoSpaceDE w:val="0"/>
        <w:autoSpaceDN w:val="0"/>
        <w:spacing w:before="122"/>
        <w:ind w:left="2" w:right="20" w:firstLine="719"/>
        <w:rPr>
          <w:noProof w:val="0"/>
          <w:sz w:val="28"/>
          <w:szCs w:val="22"/>
          <w:lang w:val="vi"/>
        </w:rPr>
      </w:pPr>
      <w:r w:rsidRPr="00197A0E">
        <w:rPr>
          <w:noProof w:val="0"/>
          <w:sz w:val="28"/>
          <w:szCs w:val="22"/>
          <w:lang w:val="vi"/>
        </w:rPr>
        <w:t>Văn phong báo cáo: Câu văn cần giản dị, súc tích, ngắn gọn. Sử dụng từ ngữ</w:t>
      </w:r>
      <w:r w:rsidRPr="00197A0E">
        <w:rPr>
          <w:noProof w:val="0"/>
          <w:spacing w:val="-3"/>
          <w:sz w:val="28"/>
          <w:szCs w:val="22"/>
          <w:lang w:val="vi"/>
        </w:rPr>
        <w:t xml:space="preserve"> </w:t>
      </w:r>
      <w:r w:rsidRPr="00197A0E">
        <w:rPr>
          <w:noProof w:val="0"/>
          <w:sz w:val="28"/>
          <w:szCs w:val="22"/>
          <w:lang w:val="vi"/>
        </w:rPr>
        <w:t>rõ ràng,</w:t>
      </w:r>
      <w:r w:rsidRPr="00197A0E">
        <w:rPr>
          <w:noProof w:val="0"/>
          <w:spacing w:val="-2"/>
          <w:sz w:val="28"/>
          <w:szCs w:val="22"/>
          <w:lang w:val="vi"/>
        </w:rPr>
        <w:t xml:space="preserve"> </w:t>
      </w:r>
      <w:r w:rsidRPr="00197A0E">
        <w:rPr>
          <w:noProof w:val="0"/>
          <w:sz w:val="28"/>
          <w:szCs w:val="22"/>
          <w:lang w:val="vi"/>
        </w:rPr>
        <w:t>chính xác,</w:t>
      </w:r>
      <w:r w:rsidRPr="00197A0E">
        <w:rPr>
          <w:noProof w:val="0"/>
          <w:spacing w:val="-2"/>
          <w:sz w:val="28"/>
          <w:szCs w:val="22"/>
          <w:lang w:val="vi"/>
        </w:rPr>
        <w:t xml:space="preserve"> </w:t>
      </w:r>
      <w:r w:rsidRPr="00197A0E">
        <w:rPr>
          <w:noProof w:val="0"/>
          <w:sz w:val="28"/>
          <w:szCs w:val="22"/>
          <w:lang w:val="vi"/>
        </w:rPr>
        <w:t>tránh</w:t>
      </w:r>
      <w:r w:rsidRPr="00197A0E">
        <w:rPr>
          <w:noProof w:val="0"/>
          <w:spacing w:val="-4"/>
          <w:sz w:val="28"/>
          <w:szCs w:val="22"/>
          <w:lang w:val="vi"/>
        </w:rPr>
        <w:t xml:space="preserve"> </w:t>
      </w:r>
      <w:r w:rsidRPr="00197A0E">
        <w:rPr>
          <w:noProof w:val="0"/>
          <w:sz w:val="28"/>
          <w:szCs w:val="22"/>
          <w:lang w:val="vi"/>
        </w:rPr>
        <w:t>làm</w:t>
      </w:r>
      <w:r w:rsidRPr="00197A0E">
        <w:rPr>
          <w:noProof w:val="0"/>
          <w:spacing w:val="-6"/>
          <w:sz w:val="28"/>
          <w:szCs w:val="22"/>
          <w:lang w:val="vi"/>
        </w:rPr>
        <w:t xml:space="preserve"> </w:t>
      </w:r>
      <w:r w:rsidRPr="00197A0E">
        <w:rPr>
          <w:noProof w:val="0"/>
          <w:sz w:val="28"/>
          <w:szCs w:val="22"/>
          <w:lang w:val="vi"/>
        </w:rPr>
        <w:t>cho người đọc</w:t>
      </w:r>
      <w:r w:rsidRPr="00197A0E">
        <w:rPr>
          <w:noProof w:val="0"/>
          <w:spacing w:val="-1"/>
          <w:sz w:val="28"/>
          <w:szCs w:val="22"/>
          <w:lang w:val="vi"/>
        </w:rPr>
        <w:t xml:space="preserve"> </w:t>
      </w:r>
      <w:r w:rsidRPr="00197A0E">
        <w:rPr>
          <w:noProof w:val="0"/>
          <w:sz w:val="28"/>
          <w:szCs w:val="22"/>
          <w:lang w:val="vi"/>
        </w:rPr>
        <w:t>hiểu theo nhiều</w:t>
      </w:r>
      <w:r w:rsidRPr="00197A0E">
        <w:rPr>
          <w:noProof w:val="0"/>
          <w:spacing w:val="-4"/>
          <w:sz w:val="28"/>
          <w:szCs w:val="22"/>
          <w:lang w:val="vi"/>
        </w:rPr>
        <w:t xml:space="preserve"> </w:t>
      </w:r>
      <w:r w:rsidRPr="00197A0E">
        <w:rPr>
          <w:noProof w:val="0"/>
          <w:sz w:val="28"/>
          <w:szCs w:val="22"/>
          <w:lang w:val="vi"/>
        </w:rPr>
        <w:t>nghĩa</w:t>
      </w:r>
      <w:r w:rsidRPr="00197A0E">
        <w:rPr>
          <w:noProof w:val="0"/>
          <w:spacing w:val="-1"/>
          <w:sz w:val="28"/>
          <w:szCs w:val="22"/>
          <w:lang w:val="vi"/>
        </w:rPr>
        <w:t xml:space="preserve"> </w:t>
      </w:r>
      <w:r w:rsidRPr="00197A0E">
        <w:rPr>
          <w:noProof w:val="0"/>
          <w:sz w:val="28"/>
          <w:szCs w:val="22"/>
          <w:lang w:val="vi"/>
        </w:rPr>
        <w:t>khác</w:t>
      </w:r>
      <w:r w:rsidRPr="00197A0E">
        <w:rPr>
          <w:noProof w:val="0"/>
          <w:spacing w:val="-4"/>
          <w:sz w:val="28"/>
          <w:szCs w:val="22"/>
          <w:lang w:val="vi"/>
        </w:rPr>
        <w:t xml:space="preserve"> </w:t>
      </w:r>
      <w:r w:rsidRPr="00197A0E">
        <w:rPr>
          <w:noProof w:val="0"/>
          <w:sz w:val="28"/>
          <w:szCs w:val="22"/>
          <w:lang w:val="vi"/>
        </w:rPr>
        <w:t>nhau.</w:t>
      </w:r>
    </w:p>
    <w:p w14:paraId="286CEED2" w14:textId="77777777" w:rsidR="00197A0E" w:rsidRDefault="00197A0E" w:rsidP="00197A0E">
      <w:pPr>
        <w:widowControl w:val="0"/>
        <w:autoSpaceDE w:val="0"/>
        <w:autoSpaceDN w:val="0"/>
        <w:spacing w:before="124"/>
        <w:outlineLvl w:val="0"/>
        <w:rPr>
          <w:b/>
          <w:bCs/>
          <w:noProof w:val="0"/>
          <w:sz w:val="28"/>
          <w:szCs w:val="28"/>
          <w:lang w:val="vi"/>
        </w:rPr>
      </w:pPr>
      <w:r w:rsidRPr="00197A0E">
        <w:rPr>
          <w:b/>
          <w:bCs/>
          <w:noProof w:val="0"/>
          <w:sz w:val="28"/>
          <w:szCs w:val="28"/>
          <w:lang w:val="vi"/>
        </w:rPr>
        <w:t>C</w:t>
      </w:r>
      <w:r w:rsidRPr="00197A0E">
        <w:rPr>
          <w:b/>
          <w:bCs/>
          <w:noProof w:val="0"/>
          <w:spacing w:val="-4"/>
          <w:sz w:val="28"/>
          <w:szCs w:val="28"/>
          <w:lang w:val="vi"/>
        </w:rPr>
        <w:t xml:space="preserve"> </w:t>
      </w:r>
      <w:r w:rsidRPr="00197A0E">
        <w:rPr>
          <w:b/>
          <w:bCs/>
          <w:noProof w:val="0"/>
          <w:sz w:val="28"/>
          <w:szCs w:val="28"/>
          <w:lang w:val="vi"/>
        </w:rPr>
        <w:t>-</w:t>
      </w:r>
      <w:r w:rsidRPr="00197A0E">
        <w:rPr>
          <w:b/>
          <w:bCs/>
          <w:noProof w:val="0"/>
          <w:spacing w:val="-2"/>
          <w:sz w:val="28"/>
          <w:szCs w:val="28"/>
          <w:lang w:val="vi"/>
        </w:rPr>
        <w:t xml:space="preserve"> </w:t>
      </w:r>
      <w:r w:rsidRPr="00197A0E">
        <w:rPr>
          <w:b/>
          <w:bCs/>
          <w:noProof w:val="0"/>
          <w:sz w:val="28"/>
          <w:szCs w:val="28"/>
          <w:lang w:val="vi"/>
        </w:rPr>
        <w:t>CÁC</w:t>
      </w:r>
      <w:r w:rsidRPr="00197A0E">
        <w:rPr>
          <w:b/>
          <w:bCs/>
          <w:noProof w:val="0"/>
          <w:spacing w:val="-2"/>
          <w:sz w:val="28"/>
          <w:szCs w:val="28"/>
          <w:lang w:val="vi"/>
        </w:rPr>
        <w:t xml:space="preserve"> </w:t>
      </w:r>
      <w:r w:rsidRPr="00197A0E">
        <w:rPr>
          <w:b/>
          <w:bCs/>
          <w:noProof w:val="0"/>
          <w:sz w:val="28"/>
          <w:szCs w:val="28"/>
          <w:lang w:val="vi"/>
        </w:rPr>
        <w:t>BIỂU</w:t>
      </w:r>
      <w:r w:rsidRPr="00197A0E">
        <w:rPr>
          <w:b/>
          <w:bCs/>
          <w:noProof w:val="0"/>
          <w:spacing w:val="-2"/>
          <w:sz w:val="28"/>
          <w:szCs w:val="28"/>
          <w:lang w:val="vi"/>
        </w:rPr>
        <w:t xml:space="preserve"> </w:t>
      </w:r>
      <w:r w:rsidRPr="00197A0E">
        <w:rPr>
          <w:b/>
          <w:bCs/>
          <w:noProof w:val="0"/>
          <w:spacing w:val="-5"/>
          <w:sz w:val="28"/>
          <w:szCs w:val="28"/>
          <w:lang w:val="vi"/>
        </w:rPr>
        <w:t>MẪU</w:t>
      </w:r>
    </w:p>
    <w:p w14:paraId="7612C308" w14:textId="77777777" w:rsidR="00197A0E" w:rsidRPr="00197A0E" w:rsidRDefault="00197A0E" w:rsidP="00197A0E">
      <w:pPr>
        <w:pStyle w:val="ListParagraph"/>
        <w:widowControl w:val="0"/>
        <w:numPr>
          <w:ilvl w:val="0"/>
          <w:numId w:val="24"/>
        </w:numPr>
        <w:autoSpaceDE w:val="0"/>
        <w:autoSpaceDN w:val="0"/>
        <w:spacing w:before="124"/>
        <w:outlineLvl w:val="0"/>
        <w:rPr>
          <w:b/>
          <w:bCs/>
          <w:noProof w:val="0"/>
          <w:sz w:val="28"/>
          <w:szCs w:val="28"/>
          <w:lang w:val="vi"/>
        </w:rPr>
      </w:pPr>
      <w:r w:rsidRPr="00197A0E">
        <w:rPr>
          <w:noProof w:val="0"/>
          <w:sz w:val="28"/>
          <w:szCs w:val="22"/>
          <w:lang w:val="vi"/>
        </w:rPr>
        <w:t>Trang</w:t>
      </w:r>
      <w:r w:rsidRPr="00197A0E">
        <w:rPr>
          <w:noProof w:val="0"/>
          <w:spacing w:val="-4"/>
          <w:sz w:val="28"/>
          <w:szCs w:val="22"/>
          <w:lang w:val="vi"/>
        </w:rPr>
        <w:t xml:space="preserve"> </w:t>
      </w:r>
      <w:r w:rsidRPr="00197A0E">
        <w:rPr>
          <w:noProof w:val="0"/>
          <w:sz w:val="28"/>
          <w:szCs w:val="22"/>
          <w:lang w:val="vi"/>
        </w:rPr>
        <w:t>bìa</w:t>
      </w:r>
      <w:r w:rsidRPr="00197A0E">
        <w:rPr>
          <w:noProof w:val="0"/>
          <w:spacing w:val="-2"/>
          <w:sz w:val="28"/>
          <w:szCs w:val="22"/>
          <w:lang w:val="vi"/>
        </w:rPr>
        <w:t xml:space="preserve"> chính</w:t>
      </w:r>
    </w:p>
    <w:p w14:paraId="48D0F474" w14:textId="77777777" w:rsidR="00197A0E" w:rsidRPr="00197A0E" w:rsidRDefault="00197A0E" w:rsidP="00197A0E">
      <w:pPr>
        <w:widowControl w:val="0"/>
        <w:autoSpaceDE w:val="0"/>
        <w:autoSpaceDN w:val="0"/>
        <w:rPr>
          <w:noProof w:val="0"/>
          <w:sz w:val="28"/>
          <w:szCs w:val="28"/>
          <w:lang w:val="vi"/>
        </w:rPr>
      </w:pPr>
    </w:p>
    <w:p w14:paraId="133EEB5F" w14:textId="77777777" w:rsidR="00197A0E" w:rsidRPr="00197A0E" w:rsidRDefault="00197A0E" w:rsidP="00197A0E">
      <w:pPr>
        <w:widowControl w:val="0"/>
        <w:autoSpaceDE w:val="0"/>
        <w:autoSpaceDN w:val="0"/>
        <w:rPr>
          <w:noProof w:val="0"/>
          <w:sz w:val="28"/>
          <w:szCs w:val="28"/>
          <w:lang w:val="vi"/>
        </w:rPr>
      </w:pPr>
    </w:p>
    <w:p w14:paraId="6FD85E32" w14:textId="77777777" w:rsidR="00197A0E" w:rsidRPr="00197A0E" w:rsidRDefault="00197A0E" w:rsidP="00197A0E">
      <w:pPr>
        <w:widowControl w:val="0"/>
        <w:autoSpaceDE w:val="0"/>
        <w:autoSpaceDN w:val="0"/>
        <w:rPr>
          <w:noProof w:val="0"/>
          <w:sz w:val="28"/>
          <w:szCs w:val="28"/>
          <w:lang w:val="vi"/>
        </w:rPr>
      </w:pPr>
    </w:p>
    <w:p w14:paraId="5AA29754" w14:textId="77777777" w:rsidR="00197A0E" w:rsidRPr="00197A0E" w:rsidRDefault="00197A0E" w:rsidP="00197A0E">
      <w:pPr>
        <w:widowControl w:val="0"/>
        <w:autoSpaceDE w:val="0"/>
        <w:autoSpaceDN w:val="0"/>
        <w:rPr>
          <w:noProof w:val="0"/>
          <w:sz w:val="28"/>
          <w:szCs w:val="28"/>
          <w:lang w:val="vi"/>
        </w:rPr>
      </w:pPr>
    </w:p>
    <w:p w14:paraId="2A945266" w14:textId="77777777" w:rsidR="00197A0E" w:rsidRPr="00197A0E" w:rsidRDefault="00197A0E" w:rsidP="00197A0E">
      <w:pPr>
        <w:widowControl w:val="0"/>
        <w:autoSpaceDE w:val="0"/>
        <w:autoSpaceDN w:val="0"/>
        <w:rPr>
          <w:noProof w:val="0"/>
          <w:sz w:val="28"/>
          <w:szCs w:val="28"/>
          <w:lang w:val="vi"/>
        </w:rPr>
      </w:pPr>
    </w:p>
    <w:p w14:paraId="1729E794" w14:textId="77777777" w:rsidR="00197A0E" w:rsidRPr="00197A0E" w:rsidRDefault="00197A0E" w:rsidP="00197A0E">
      <w:pPr>
        <w:widowControl w:val="0"/>
        <w:autoSpaceDE w:val="0"/>
        <w:autoSpaceDN w:val="0"/>
        <w:rPr>
          <w:noProof w:val="0"/>
          <w:sz w:val="28"/>
          <w:szCs w:val="28"/>
          <w:lang w:val="vi"/>
        </w:rPr>
      </w:pPr>
    </w:p>
    <w:p w14:paraId="3DA5C80C" w14:textId="77777777" w:rsidR="00197A0E" w:rsidRPr="00197A0E" w:rsidRDefault="00197A0E" w:rsidP="00197A0E">
      <w:pPr>
        <w:widowControl w:val="0"/>
        <w:autoSpaceDE w:val="0"/>
        <w:autoSpaceDN w:val="0"/>
        <w:rPr>
          <w:noProof w:val="0"/>
          <w:sz w:val="28"/>
          <w:szCs w:val="28"/>
          <w:lang w:val="vi"/>
        </w:rPr>
      </w:pPr>
    </w:p>
    <w:p w14:paraId="1BF83F71" w14:textId="77777777" w:rsidR="00197A0E" w:rsidRPr="00197A0E" w:rsidRDefault="00197A0E" w:rsidP="00197A0E">
      <w:pPr>
        <w:widowControl w:val="0"/>
        <w:autoSpaceDE w:val="0"/>
        <w:autoSpaceDN w:val="0"/>
        <w:rPr>
          <w:noProof w:val="0"/>
          <w:sz w:val="28"/>
          <w:szCs w:val="28"/>
          <w:lang w:val="vi"/>
        </w:rPr>
      </w:pPr>
    </w:p>
    <w:p w14:paraId="1DA685AE" w14:textId="77777777" w:rsidR="00197A0E" w:rsidRPr="00197A0E" w:rsidRDefault="00197A0E" w:rsidP="00197A0E">
      <w:pPr>
        <w:widowControl w:val="0"/>
        <w:autoSpaceDE w:val="0"/>
        <w:autoSpaceDN w:val="0"/>
        <w:rPr>
          <w:noProof w:val="0"/>
          <w:sz w:val="28"/>
          <w:szCs w:val="28"/>
          <w:lang w:val="vi"/>
        </w:rPr>
      </w:pPr>
    </w:p>
    <w:p w14:paraId="18631D75" w14:textId="77777777" w:rsidR="00197A0E" w:rsidRPr="00197A0E" w:rsidRDefault="00197A0E" w:rsidP="00197A0E">
      <w:pPr>
        <w:widowControl w:val="0"/>
        <w:autoSpaceDE w:val="0"/>
        <w:autoSpaceDN w:val="0"/>
        <w:rPr>
          <w:noProof w:val="0"/>
          <w:sz w:val="28"/>
          <w:szCs w:val="28"/>
          <w:lang w:val="vi"/>
        </w:rPr>
      </w:pPr>
    </w:p>
    <w:p w14:paraId="2D6DE2A7" w14:textId="77777777" w:rsidR="00197A0E" w:rsidRPr="00197A0E" w:rsidRDefault="00197A0E" w:rsidP="00197A0E">
      <w:pPr>
        <w:widowControl w:val="0"/>
        <w:autoSpaceDE w:val="0"/>
        <w:autoSpaceDN w:val="0"/>
        <w:rPr>
          <w:noProof w:val="0"/>
          <w:sz w:val="28"/>
          <w:szCs w:val="28"/>
          <w:lang w:val="vi"/>
        </w:rPr>
      </w:pPr>
    </w:p>
    <w:p w14:paraId="6B9CEFA4" w14:textId="77777777" w:rsidR="00197A0E" w:rsidRPr="00197A0E" w:rsidRDefault="00197A0E" w:rsidP="00197A0E">
      <w:pPr>
        <w:widowControl w:val="0"/>
        <w:autoSpaceDE w:val="0"/>
        <w:autoSpaceDN w:val="0"/>
        <w:rPr>
          <w:noProof w:val="0"/>
          <w:sz w:val="28"/>
          <w:szCs w:val="28"/>
          <w:lang w:val="vi"/>
        </w:rPr>
      </w:pPr>
    </w:p>
    <w:p w14:paraId="7EA251A6" w14:textId="77777777" w:rsidR="00197A0E" w:rsidRPr="00197A0E" w:rsidRDefault="00197A0E" w:rsidP="00197A0E">
      <w:pPr>
        <w:widowControl w:val="0"/>
        <w:autoSpaceDE w:val="0"/>
        <w:autoSpaceDN w:val="0"/>
        <w:rPr>
          <w:noProof w:val="0"/>
          <w:sz w:val="28"/>
          <w:szCs w:val="28"/>
          <w:lang w:val="vi"/>
        </w:rPr>
      </w:pPr>
    </w:p>
    <w:p w14:paraId="34233CE0" w14:textId="77777777" w:rsidR="00197A0E" w:rsidRPr="00197A0E" w:rsidRDefault="00197A0E" w:rsidP="00197A0E">
      <w:pPr>
        <w:widowControl w:val="0"/>
        <w:autoSpaceDE w:val="0"/>
        <w:autoSpaceDN w:val="0"/>
        <w:rPr>
          <w:noProof w:val="0"/>
          <w:sz w:val="28"/>
          <w:szCs w:val="28"/>
          <w:lang w:val="vi"/>
        </w:rPr>
      </w:pPr>
    </w:p>
    <w:p w14:paraId="46E322AF" w14:textId="77777777" w:rsidR="00197A0E" w:rsidRPr="00197A0E" w:rsidRDefault="00197A0E" w:rsidP="00197A0E">
      <w:pPr>
        <w:widowControl w:val="0"/>
        <w:autoSpaceDE w:val="0"/>
        <w:autoSpaceDN w:val="0"/>
        <w:rPr>
          <w:noProof w:val="0"/>
          <w:sz w:val="28"/>
          <w:szCs w:val="28"/>
          <w:lang w:val="vi"/>
        </w:rPr>
      </w:pPr>
    </w:p>
    <w:p w14:paraId="12B66E17" w14:textId="77777777" w:rsidR="00197A0E" w:rsidRPr="00197A0E" w:rsidRDefault="00197A0E" w:rsidP="00197A0E">
      <w:pPr>
        <w:widowControl w:val="0"/>
        <w:autoSpaceDE w:val="0"/>
        <w:autoSpaceDN w:val="0"/>
        <w:rPr>
          <w:noProof w:val="0"/>
          <w:sz w:val="28"/>
          <w:szCs w:val="28"/>
          <w:lang w:val="vi"/>
        </w:rPr>
      </w:pPr>
    </w:p>
    <w:p w14:paraId="7BAA2C03" w14:textId="77777777" w:rsidR="00197A0E" w:rsidRPr="00197A0E" w:rsidRDefault="00197A0E" w:rsidP="00197A0E">
      <w:pPr>
        <w:widowControl w:val="0"/>
        <w:autoSpaceDE w:val="0"/>
        <w:autoSpaceDN w:val="0"/>
        <w:rPr>
          <w:noProof w:val="0"/>
          <w:sz w:val="28"/>
          <w:szCs w:val="28"/>
          <w:lang w:val="vi"/>
        </w:rPr>
      </w:pPr>
    </w:p>
    <w:p w14:paraId="4A67701E" w14:textId="77777777" w:rsidR="00197A0E" w:rsidRPr="00197A0E" w:rsidRDefault="00197A0E" w:rsidP="00197A0E">
      <w:pPr>
        <w:widowControl w:val="0"/>
        <w:autoSpaceDE w:val="0"/>
        <w:autoSpaceDN w:val="0"/>
        <w:rPr>
          <w:noProof w:val="0"/>
          <w:sz w:val="28"/>
          <w:szCs w:val="28"/>
          <w:lang w:val="vi"/>
        </w:rPr>
      </w:pPr>
    </w:p>
    <w:p w14:paraId="7D4500A4" w14:textId="77777777" w:rsidR="00197A0E" w:rsidRPr="00197A0E" w:rsidRDefault="00197A0E" w:rsidP="00197A0E">
      <w:pPr>
        <w:widowControl w:val="0"/>
        <w:autoSpaceDE w:val="0"/>
        <w:autoSpaceDN w:val="0"/>
        <w:rPr>
          <w:noProof w:val="0"/>
          <w:sz w:val="28"/>
          <w:szCs w:val="28"/>
          <w:lang w:val="vi"/>
        </w:rPr>
      </w:pPr>
    </w:p>
    <w:p w14:paraId="5B369A4C" w14:textId="77777777" w:rsidR="00197A0E" w:rsidRPr="00197A0E" w:rsidRDefault="00197A0E" w:rsidP="00197A0E">
      <w:pPr>
        <w:widowControl w:val="0"/>
        <w:autoSpaceDE w:val="0"/>
        <w:autoSpaceDN w:val="0"/>
        <w:rPr>
          <w:noProof w:val="0"/>
          <w:sz w:val="28"/>
          <w:szCs w:val="28"/>
          <w:lang w:val="vi"/>
        </w:rPr>
      </w:pPr>
    </w:p>
    <w:p w14:paraId="58CA463A" w14:textId="77777777" w:rsidR="00197A0E" w:rsidRPr="00197A0E" w:rsidRDefault="00197A0E" w:rsidP="00197A0E">
      <w:pPr>
        <w:widowControl w:val="0"/>
        <w:autoSpaceDE w:val="0"/>
        <w:autoSpaceDN w:val="0"/>
        <w:rPr>
          <w:noProof w:val="0"/>
          <w:sz w:val="28"/>
          <w:szCs w:val="28"/>
          <w:lang w:val="vi"/>
        </w:rPr>
      </w:pPr>
    </w:p>
    <w:p w14:paraId="62F4F922" w14:textId="77777777" w:rsidR="00197A0E" w:rsidRPr="00197A0E" w:rsidRDefault="00197A0E" w:rsidP="00197A0E">
      <w:pPr>
        <w:widowControl w:val="0"/>
        <w:autoSpaceDE w:val="0"/>
        <w:autoSpaceDN w:val="0"/>
        <w:rPr>
          <w:noProof w:val="0"/>
          <w:sz w:val="28"/>
          <w:szCs w:val="28"/>
          <w:lang w:val="vi"/>
        </w:rPr>
      </w:pPr>
    </w:p>
    <w:p w14:paraId="6B0673ED" w14:textId="77777777" w:rsidR="00197A0E" w:rsidRPr="00197A0E" w:rsidRDefault="00197A0E" w:rsidP="00197A0E">
      <w:pPr>
        <w:widowControl w:val="0"/>
        <w:autoSpaceDE w:val="0"/>
        <w:autoSpaceDN w:val="0"/>
        <w:rPr>
          <w:noProof w:val="0"/>
          <w:sz w:val="28"/>
          <w:szCs w:val="28"/>
          <w:lang w:val="vi"/>
        </w:rPr>
      </w:pPr>
    </w:p>
    <w:p w14:paraId="719A3E7C" w14:textId="77777777" w:rsidR="00197A0E" w:rsidRPr="00197A0E" w:rsidRDefault="00197A0E" w:rsidP="00197A0E">
      <w:pPr>
        <w:widowControl w:val="0"/>
        <w:autoSpaceDE w:val="0"/>
        <w:autoSpaceDN w:val="0"/>
        <w:rPr>
          <w:noProof w:val="0"/>
          <w:sz w:val="28"/>
          <w:szCs w:val="28"/>
          <w:lang w:val="vi"/>
        </w:rPr>
      </w:pPr>
    </w:p>
    <w:p w14:paraId="455C10C2" w14:textId="77777777" w:rsidR="00197A0E" w:rsidRPr="00197A0E" w:rsidRDefault="00197A0E" w:rsidP="00197A0E">
      <w:pPr>
        <w:widowControl w:val="0"/>
        <w:autoSpaceDE w:val="0"/>
        <w:autoSpaceDN w:val="0"/>
        <w:rPr>
          <w:noProof w:val="0"/>
          <w:sz w:val="28"/>
          <w:szCs w:val="28"/>
          <w:lang w:val="vi"/>
        </w:rPr>
      </w:pPr>
    </w:p>
    <w:p w14:paraId="77FBCA19" w14:textId="77777777" w:rsidR="00197A0E" w:rsidRPr="00197A0E" w:rsidRDefault="00197A0E" w:rsidP="00197A0E">
      <w:pPr>
        <w:widowControl w:val="0"/>
        <w:autoSpaceDE w:val="0"/>
        <w:autoSpaceDN w:val="0"/>
        <w:rPr>
          <w:noProof w:val="0"/>
          <w:sz w:val="28"/>
          <w:szCs w:val="28"/>
          <w:lang w:val="vi"/>
        </w:rPr>
      </w:pPr>
    </w:p>
    <w:p w14:paraId="1185294E" w14:textId="77777777" w:rsidR="00197A0E" w:rsidRPr="00197A0E" w:rsidRDefault="00197A0E" w:rsidP="00197A0E">
      <w:pPr>
        <w:widowControl w:val="0"/>
        <w:autoSpaceDE w:val="0"/>
        <w:autoSpaceDN w:val="0"/>
        <w:rPr>
          <w:noProof w:val="0"/>
          <w:sz w:val="28"/>
          <w:szCs w:val="28"/>
          <w:lang w:val="vi"/>
        </w:rPr>
      </w:pPr>
    </w:p>
    <w:p w14:paraId="3C8E5181" w14:textId="77777777" w:rsidR="00197A0E" w:rsidRPr="00197A0E" w:rsidRDefault="00197A0E" w:rsidP="00197A0E">
      <w:pPr>
        <w:widowControl w:val="0"/>
        <w:autoSpaceDE w:val="0"/>
        <w:autoSpaceDN w:val="0"/>
        <w:rPr>
          <w:noProof w:val="0"/>
          <w:sz w:val="28"/>
          <w:szCs w:val="28"/>
          <w:lang w:val="vi"/>
        </w:rPr>
      </w:pPr>
    </w:p>
    <w:p w14:paraId="3AD9963C" w14:textId="77777777" w:rsidR="00197A0E" w:rsidRPr="00197A0E" w:rsidRDefault="00197A0E" w:rsidP="00197A0E">
      <w:pPr>
        <w:widowControl w:val="0"/>
        <w:autoSpaceDE w:val="0"/>
        <w:autoSpaceDN w:val="0"/>
        <w:rPr>
          <w:noProof w:val="0"/>
          <w:sz w:val="28"/>
          <w:szCs w:val="28"/>
          <w:lang w:val="vi"/>
        </w:rPr>
      </w:pPr>
    </w:p>
    <w:p w14:paraId="48654381" w14:textId="77777777" w:rsidR="00197A0E" w:rsidRPr="00197A0E" w:rsidRDefault="00197A0E" w:rsidP="00197A0E">
      <w:pPr>
        <w:widowControl w:val="0"/>
        <w:autoSpaceDE w:val="0"/>
        <w:autoSpaceDN w:val="0"/>
        <w:rPr>
          <w:noProof w:val="0"/>
          <w:sz w:val="28"/>
          <w:szCs w:val="28"/>
          <w:lang w:val="vi"/>
        </w:rPr>
      </w:pPr>
    </w:p>
    <w:p w14:paraId="6FDB7F2E" w14:textId="77777777" w:rsidR="00197A0E" w:rsidRPr="00197A0E" w:rsidRDefault="00197A0E" w:rsidP="00197A0E">
      <w:pPr>
        <w:widowControl w:val="0"/>
        <w:autoSpaceDE w:val="0"/>
        <w:autoSpaceDN w:val="0"/>
        <w:spacing w:before="61"/>
        <w:rPr>
          <w:noProof w:val="0"/>
          <w:sz w:val="28"/>
          <w:szCs w:val="28"/>
          <w:lang w:val="vi"/>
        </w:rPr>
      </w:pPr>
    </w:p>
    <w:p w14:paraId="52AB0750" w14:textId="77777777" w:rsidR="00197A0E" w:rsidRPr="00197A0E" w:rsidRDefault="00197A0E" w:rsidP="00197A0E">
      <w:pPr>
        <w:widowControl w:val="0"/>
        <w:autoSpaceDE w:val="0"/>
        <w:autoSpaceDN w:val="0"/>
        <w:spacing w:before="1"/>
        <w:ind w:right="22"/>
        <w:jc w:val="right"/>
        <w:rPr>
          <w:noProof w:val="0"/>
          <w:sz w:val="28"/>
          <w:szCs w:val="28"/>
          <w:lang w:val="vi"/>
        </w:rPr>
      </w:pPr>
      <w:r w:rsidRPr="00197A0E">
        <w:rPr>
          <w:noProof w:val="0"/>
          <w:color w:val="001F5F"/>
          <w:spacing w:val="-10"/>
          <w:sz w:val="28"/>
          <w:szCs w:val="28"/>
          <w:lang w:val="vi"/>
        </w:rPr>
        <w:t>5</w:t>
      </w:r>
    </w:p>
    <w:p w14:paraId="06446ECB" w14:textId="77777777" w:rsidR="00197A0E" w:rsidRPr="00197A0E" w:rsidRDefault="00197A0E" w:rsidP="00197A0E">
      <w:pPr>
        <w:widowControl w:val="0"/>
        <w:autoSpaceDE w:val="0"/>
        <w:autoSpaceDN w:val="0"/>
        <w:jc w:val="right"/>
        <w:rPr>
          <w:noProof w:val="0"/>
          <w:sz w:val="28"/>
          <w:szCs w:val="28"/>
          <w:lang w:val="vi"/>
        </w:rPr>
        <w:sectPr w:rsidR="00197A0E" w:rsidRPr="00197A0E">
          <w:pgSz w:w="11910" w:h="16850"/>
          <w:pgMar w:top="1200" w:right="992" w:bottom="280" w:left="1700" w:header="722" w:footer="0" w:gutter="0"/>
          <w:cols w:space="720"/>
        </w:sectPr>
      </w:pPr>
    </w:p>
    <w:p w14:paraId="0A5B1659" w14:textId="77777777" w:rsidR="00902EB5" w:rsidRPr="005C2278" w:rsidRDefault="00902EB5" w:rsidP="00902EB5">
      <w:pPr>
        <w:jc w:val="center"/>
        <w:rPr>
          <w:b/>
          <w:bCs/>
          <w:sz w:val="28"/>
          <w:szCs w:val="28"/>
        </w:rPr>
      </w:pPr>
      <w:r w:rsidRPr="005C2278">
        <w:rPr>
          <w:b/>
          <w:bCs/>
          <w:sz w:val="28"/>
          <w:szCs w:val="28"/>
        </w:rPr>
        <w:lastRenderedPageBreak/>
        <w:t>ĐẠI HỌC BÁCH KHOA – ĐẠI HỌC ĐÀ NẴNG</w:t>
      </w:r>
    </w:p>
    <w:p w14:paraId="63751B70" w14:textId="77777777" w:rsidR="00902EB5" w:rsidRDefault="00902EB5" w:rsidP="00902EB5">
      <w:pPr>
        <w:rPr>
          <w:b/>
          <w:bCs/>
        </w:rPr>
      </w:pPr>
    </w:p>
    <w:p w14:paraId="1EAA7FFD" w14:textId="77777777" w:rsidR="00902EB5" w:rsidRDefault="00902EB5" w:rsidP="00902EB5">
      <w:pPr>
        <w:jc w:val="center"/>
        <w:rPr>
          <w:b/>
          <w:bCs/>
        </w:rPr>
      </w:pPr>
      <w:r>
        <w:rPr>
          <w:b/>
          <w:bCs/>
          <w:lang w:val="en-US"/>
          <w14:ligatures w14:val="standardContextual"/>
        </w:rPr>
        <w:drawing>
          <wp:inline distT="0" distB="0" distL="0" distR="0" wp14:anchorId="34F88B52" wp14:editId="3E05A421">
            <wp:extent cx="1397000" cy="1397000"/>
            <wp:effectExtent l="0" t="0" r="0" b="0"/>
            <wp:docPr id="80010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1322" name="Picture 8001013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inline>
        </w:drawing>
      </w:r>
    </w:p>
    <w:p w14:paraId="0DFCE0C2" w14:textId="77777777" w:rsidR="00902EB5" w:rsidRDefault="00902EB5" w:rsidP="00902EB5">
      <w:pPr>
        <w:jc w:val="center"/>
        <w:rPr>
          <w:b/>
          <w:bCs/>
        </w:rPr>
      </w:pPr>
    </w:p>
    <w:p w14:paraId="39472FC5" w14:textId="77777777" w:rsidR="00902EB5" w:rsidRPr="00235328" w:rsidRDefault="00902EB5" w:rsidP="00902EB5">
      <w:pPr>
        <w:spacing w:line="344" w:lineRule="exact"/>
        <w:ind w:right="289"/>
        <w:jc w:val="center"/>
        <w:rPr>
          <w:b/>
          <w:bCs/>
          <w:sz w:val="30"/>
        </w:rPr>
      </w:pPr>
      <w:r w:rsidRPr="00235328">
        <w:rPr>
          <w:b/>
          <w:bCs/>
          <w:sz w:val="30"/>
        </w:rPr>
        <w:t>BÁO</w:t>
      </w:r>
      <w:r w:rsidRPr="00235328">
        <w:rPr>
          <w:b/>
          <w:bCs/>
          <w:spacing w:val="-2"/>
          <w:sz w:val="30"/>
        </w:rPr>
        <w:t xml:space="preserve"> </w:t>
      </w:r>
      <w:r w:rsidRPr="00235328">
        <w:rPr>
          <w:b/>
          <w:bCs/>
          <w:sz w:val="30"/>
        </w:rPr>
        <w:t>CÁO</w:t>
      </w:r>
      <w:r w:rsidRPr="00235328">
        <w:rPr>
          <w:b/>
          <w:bCs/>
          <w:spacing w:val="-1"/>
          <w:sz w:val="30"/>
        </w:rPr>
        <w:t xml:space="preserve"> </w:t>
      </w:r>
      <w:r w:rsidRPr="00235328">
        <w:rPr>
          <w:b/>
          <w:bCs/>
          <w:sz w:val="30"/>
        </w:rPr>
        <w:t>TỔNG</w:t>
      </w:r>
      <w:r w:rsidRPr="00235328">
        <w:rPr>
          <w:b/>
          <w:bCs/>
          <w:spacing w:val="-1"/>
          <w:sz w:val="30"/>
        </w:rPr>
        <w:t xml:space="preserve"> </w:t>
      </w:r>
      <w:r w:rsidRPr="00235328">
        <w:rPr>
          <w:b/>
          <w:bCs/>
          <w:spacing w:val="-5"/>
          <w:sz w:val="30"/>
        </w:rPr>
        <w:t>HỢP</w:t>
      </w:r>
    </w:p>
    <w:p w14:paraId="7B00625E" w14:textId="77777777" w:rsidR="00902EB5" w:rsidRPr="00235328" w:rsidRDefault="00902EB5" w:rsidP="00902EB5">
      <w:pPr>
        <w:spacing w:line="344" w:lineRule="exact"/>
        <w:ind w:right="289"/>
        <w:jc w:val="center"/>
        <w:rPr>
          <w:b/>
          <w:bCs/>
          <w:sz w:val="30"/>
        </w:rPr>
      </w:pPr>
      <w:r w:rsidRPr="00235328">
        <w:rPr>
          <w:b/>
          <w:bCs/>
          <w:sz w:val="30"/>
        </w:rPr>
        <w:t>KẾT</w:t>
      </w:r>
      <w:r w:rsidRPr="00235328">
        <w:rPr>
          <w:b/>
          <w:bCs/>
          <w:spacing w:val="-2"/>
          <w:sz w:val="30"/>
        </w:rPr>
        <w:t xml:space="preserve"> </w:t>
      </w:r>
      <w:r w:rsidRPr="00235328">
        <w:rPr>
          <w:b/>
          <w:bCs/>
          <w:sz w:val="30"/>
        </w:rPr>
        <w:t>QUẢ NGHIÊN</w:t>
      </w:r>
      <w:r w:rsidRPr="00235328">
        <w:rPr>
          <w:b/>
          <w:bCs/>
          <w:spacing w:val="-4"/>
          <w:sz w:val="30"/>
        </w:rPr>
        <w:t xml:space="preserve"> </w:t>
      </w:r>
      <w:r w:rsidRPr="00235328">
        <w:rPr>
          <w:b/>
          <w:bCs/>
          <w:sz w:val="30"/>
        </w:rPr>
        <w:t>CỨU</w:t>
      </w:r>
      <w:r w:rsidRPr="00235328">
        <w:rPr>
          <w:b/>
          <w:bCs/>
          <w:spacing w:val="-1"/>
          <w:sz w:val="30"/>
        </w:rPr>
        <w:t xml:space="preserve"> </w:t>
      </w:r>
      <w:r w:rsidRPr="00235328">
        <w:rPr>
          <w:b/>
          <w:bCs/>
          <w:sz w:val="30"/>
        </w:rPr>
        <w:t>KHOA</w:t>
      </w:r>
      <w:r w:rsidRPr="00235328">
        <w:rPr>
          <w:b/>
          <w:bCs/>
          <w:spacing w:val="-3"/>
          <w:sz w:val="30"/>
        </w:rPr>
        <w:t xml:space="preserve"> </w:t>
      </w:r>
      <w:r w:rsidRPr="00235328">
        <w:rPr>
          <w:b/>
          <w:bCs/>
          <w:spacing w:val="-5"/>
          <w:sz w:val="30"/>
        </w:rPr>
        <w:t>HỌC</w:t>
      </w:r>
    </w:p>
    <w:p w14:paraId="58CAAD21" w14:textId="77777777" w:rsidR="00902EB5" w:rsidRDefault="00902EB5" w:rsidP="00902EB5">
      <w:pPr>
        <w:jc w:val="center"/>
        <w:rPr>
          <w:b/>
          <w:bCs/>
        </w:rPr>
      </w:pPr>
    </w:p>
    <w:p w14:paraId="7260A3ED" w14:textId="77777777" w:rsidR="00902EB5" w:rsidRPr="00503ACE" w:rsidRDefault="00902EB5" w:rsidP="00902EB5">
      <w:pPr>
        <w:spacing w:after="60" w:line="320" w:lineRule="auto"/>
        <w:jc w:val="center"/>
        <w:rPr>
          <w:ins w:id="0" w:author="Nguyen Quang Binh-Khoa XDCTT" w:date="2026-07-04T05:10:00Z"/>
          <w:b/>
          <w:bCs/>
          <w:sz w:val="32"/>
          <w:szCs w:val="32"/>
        </w:rPr>
      </w:pPr>
      <w:ins w:id="1" w:author="Nguyen Quang Binh-Khoa XDCTT" w:date="2026-07-04T05:10:00Z">
        <w:r w:rsidRPr="00503ACE">
          <w:rPr>
            <w:b/>
            <w:bCs/>
            <w:sz w:val="32"/>
            <w:szCs w:val="32"/>
          </w:rPr>
          <w:t xml:space="preserve">PHÁT TRIỂN NỀN TẢNG CẢNH BÁO NGẬP LỤT </w:t>
        </w:r>
      </w:ins>
      <w:r w:rsidRPr="00E12779">
        <w:rPr>
          <w:b/>
          <w:bCs/>
          <w:sz w:val="32"/>
          <w:szCs w:val="32"/>
        </w:rPr>
        <w:t xml:space="preserve">             </w:t>
      </w:r>
      <w:ins w:id="2" w:author="Nguyen Quang Binh-Khoa XDCTT" w:date="2026-07-04T05:10:00Z">
        <w:r w:rsidRPr="00503ACE">
          <w:rPr>
            <w:b/>
            <w:bCs/>
            <w:sz w:val="32"/>
            <w:szCs w:val="32"/>
          </w:rPr>
          <w:t>THÔNG MINH DỰA TRÊN AI VÀ DỮ LIỆU CỘNG ĐỒNG CHO THÀNH PHỐ ĐÀ NẴNG</w:t>
        </w:r>
      </w:ins>
    </w:p>
    <w:p w14:paraId="007DAC3E" w14:textId="77777777" w:rsidR="00902EB5" w:rsidRPr="00E12779" w:rsidDel="00957E1E" w:rsidRDefault="00902EB5" w:rsidP="00902EB5">
      <w:pPr>
        <w:jc w:val="center"/>
        <w:rPr>
          <w:del w:id="3" w:author="Nguyen Quang Binh-Khoa XDCTT" w:date="2026-07-04T05:10:00Z"/>
          <w:b/>
          <w:bCs/>
          <w:sz w:val="32"/>
          <w:szCs w:val="32"/>
        </w:rPr>
      </w:pPr>
      <w:del w:id="4" w:author="Nguyen Quang Binh-Khoa XDCTT" w:date="2026-07-04T05:10:00Z">
        <w:r w:rsidRPr="009C468D" w:rsidDel="00957E1E">
          <w:rPr>
            <w:b/>
            <w:bCs/>
            <w:sz w:val="32"/>
            <w:szCs w:val="32"/>
          </w:rPr>
          <w:delText xml:space="preserve">ỨNG DỤNG CÁC MÔ HÌNH HỌC MÁY, HỌC SÂU TRONG DỰ BÁO LƯU LƯỢNG NƯỚC ĐẾN HỒ CHỨA VÀ PHÁT TRIỂN HỆ THỐNG TÍCH HỢP GIÁM SÁT, CẢNH BÁO LŨ LỤT ĐA NỀN TẢNG CHO LƯU VỰC </w:delText>
        </w:r>
        <w:r w:rsidDel="00957E1E">
          <w:rPr>
            <w:b/>
            <w:bCs/>
            <w:sz w:val="32"/>
            <w:szCs w:val="32"/>
          </w:rPr>
          <w:br/>
        </w:r>
        <w:r w:rsidRPr="009C468D" w:rsidDel="00957E1E">
          <w:rPr>
            <w:b/>
            <w:bCs/>
            <w:sz w:val="32"/>
            <w:szCs w:val="32"/>
          </w:rPr>
          <w:delText>VU GIA – THU BỒN</w:delText>
        </w:r>
      </w:del>
    </w:p>
    <w:p w14:paraId="704584C9" w14:textId="77777777" w:rsidR="00902EB5" w:rsidRPr="009C468D" w:rsidRDefault="00902EB5" w:rsidP="00902EB5">
      <w:pPr>
        <w:spacing w:after="60" w:line="320" w:lineRule="auto"/>
        <w:jc w:val="center"/>
        <w:rPr>
          <w:ins w:id="5" w:author="Nguyen Quang Binh-Khoa XDCTT" w:date="2026-07-04T05:10:00Z"/>
          <w:sz w:val="32"/>
          <w:szCs w:val="32"/>
        </w:rPr>
      </w:pPr>
    </w:p>
    <w:p w14:paraId="3604110D" w14:textId="77777777" w:rsidR="00902EB5" w:rsidRPr="00DF2F5B" w:rsidRDefault="00902EB5" w:rsidP="00902EB5">
      <w:pPr>
        <w:jc w:val="center"/>
        <w:rPr>
          <w:b/>
          <w:bCs/>
          <w:sz w:val="26"/>
          <w:szCs w:val="26"/>
        </w:rPr>
      </w:pPr>
    </w:p>
    <w:p w14:paraId="550EF2AB" w14:textId="77777777" w:rsidR="00902EB5" w:rsidRPr="00DF2F5B" w:rsidRDefault="00902EB5" w:rsidP="00902EB5">
      <w:pPr>
        <w:tabs>
          <w:tab w:val="left" w:pos="1418"/>
          <w:tab w:val="left" w:pos="4678"/>
        </w:tabs>
        <w:rPr>
          <w:b/>
          <w:bCs/>
          <w:sz w:val="26"/>
          <w:szCs w:val="26"/>
        </w:rPr>
      </w:pPr>
      <w:r w:rsidRPr="00DF2F5B">
        <w:rPr>
          <w:b/>
          <w:bCs/>
          <w:sz w:val="26"/>
          <w:szCs w:val="26"/>
        </w:rPr>
        <w:tab/>
        <w:t>Nhóm tác giả:</w:t>
      </w:r>
      <w:r w:rsidRPr="00DF2F5B">
        <w:rPr>
          <w:b/>
          <w:bCs/>
          <w:sz w:val="26"/>
          <w:szCs w:val="26"/>
        </w:rPr>
        <w:tab/>
        <w:t>Võ Nguyên An</w:t>
      </w:r>
    </w:p>
    <w:p w14:paraId="398066E2" w14:textId="77777777" w:rsidR="00902EB5" w:rsidRPr="00DF2F5B" w:rsidRDefault="00902EB5" w:rsidP="00902EB5">
      <w:pPr>
        <w:tabs>
          <w:tab w:val="left" w:pos="1418"/>
          <w:tab w:val="left" w:pos="4678"/>
        </w:tabs>
        <w:rPr>
          <w:b/>
          <w:bCs/>
          <w:sz w:val="26"/>
          <w:szCs w:val="26"/>
        </w:rPr>
      </w:pPr>
      <w:r w:rsidRPr="00DF2F5B">
        <w:rPr>
          <w:b/>
          <w:bCs/>
          <w:sz w:val="26"/>
          <w:szCs w:val="26"/>
        </w:rPr>
        <w:tab/>
      </w:r>
      <w:r w:rsidRPr="00DF2F5B">
        <w:rPr>
          <w:b/>
          <w:bCs/>
          <w:sz w:val="26"/>
          <w:szCs w:val="26"/>
        </w:rPr>
        <w:tab/>
        <w:t>Văn Đức Hoàng Tiến</w:t>
      </w:r>
    </w:p>
    <w:p w14:paraId="0DF7C100" w14:textId="77777777" w:rsidR="00902EB5" w:rsidRPr="00DF2F5B" w:rsidRDefault="00902EB5" w:rsidP="00902EB5">
      <w:pPr>
        <w:tabs>
          <w:tab w:val="left" w:pos="1418"/>
          <w:tab w:val="left" w:pos="4678"/>
        </w:tabs>
        <w:rPr>
          <w:b/>
          <w:bCs/>
          <w:sz w:val="26"/>
          <w:szCs w:val="26"/>
        </w:rPr>
      </w:pPr>
      <w:r w:rsidRPr="00DF2F5B">
        <w:rPr>
          <w:b/>
          <w:bCs/>
          <w:sz w:val="26"/>
          <w:szCs w:val="26"/>
        </w:rPr>
        <w:tab/>
      </w:r>
      <w:r w:rsidRPr="00DF2F5B">
        <w:rPr>
          <w:b/>
          <w:bCs/>
          <w:sz w:val="26"/>
          <w:szCs w:val="26"/>
        </w:rPr>
        <w:tab/>
        <w:t>Phạm Tấn Khoa</w:t>
      </w:r>
    </w:p>
    <w:p w14:paraId="74B3C8C1" w14:textId="77777777" w:rsidR="00902EB5" w:rsidRPr="00DF2F5B" w:rsidRDefault="00902EB5" w:rsidP="00902EB5">
      <w:pPr>
        <w:tabs>
          <w:tab w:val="left" w:pos="1418"/>
          <w:tab w:val="left" w:pos="4678"/>
        </w:tabs>
        <w:rPr>
          <w:b/>
          <w:bCs/>
          <w:sz w:val="26"/>
          <w:szCs w:val="26"/>
        </w:rPr>
      </w:pPr>
      <w:r w:rsidRPr="00DF2F5B">
        <w:rPr>
          <w:b/>
          <w:bCs/>
          <w:sz w:val="26"/>
          <w:szCs w:val="26"/>
        </w:rPr>
        <w:tab/>
      </w:r>
      <w:r w:rsidRPr="00DF2F5B">
        <w:rPr>
          <w:b/>
          <w:bCs/>
          <w:sz w:val="26"/>
          <w:szCs w:val="26"/>
        </w:rPr>
        <w:tab/>
        <w:t>Nguyễn Thị Minh Anh</w:t>
      </w:r>
    </w:p>
    <w:p w14:paraId="30299750" w14:textId="77777777" w:rsidR="00902EB5" w:rsidRPr="00DF2F5B" w:rsidRDefault="00902EB5" w:rsidP="00902EB5">
      <w:pPr>
        <w:tabs>
          <w:tab w:val="left" w:pos="1418"/>
          <w:tab w:val="left" w:pos="4678"/>
        </w:tabs>
        <w:rPr>
          <w:b/>
          <w:bCs/>
          <w:sz w:val="26"/>
          <w:szCs w:val="26"/>
        </w:rPr>
      </w:pPr>
    </w:p>
    <w:p w14:paraId="469EB400" w14:textId="77777777" w:rsidR="00902EB5" w:rsidRPr="00DF2F5B" w:rsidRDefault="00902EB5" w:rsidP="00902EB5">
      <w:pPr>
        <w:tabs>
          <w:tab w:val="left" w:pos="1418"/>
          <w:tab w:val="left" w:pos="4678"/>
        </w:tabs>
        <w:rPr>
          <w:b/>
          <w:bCs/>
          <w:sz w:val="26"/>
          <w:szCs w:val="26"/>
        </w:rPr>
      </w:pPr>
    </w:p>
    <w:p w14:paraId="516C38F8" w14:textId="77777777" w:rsidR="00902EB5" w:rsidRDefault="00902EB5" w:rsidP="00902EB5">
      <w:pPr>
        <w:tabs>
          <w:tab w:val="left" w:pos="1418"/>
          <w:tab w:val="left" w:pos="4678"/>
        </w:tabs>
        <w:rPr>
          <w:b/>
          <w:bCs/>
          <w:sz w:val="26"/>
          <w:szCs w:val="26"/>
        </w:rPr>
      </w:pPr>
    </w:p>
    <w:p w14:paraId="3FD25B2F" w14:textId="77777777" w:rsidR="00DF2F5B" w:rsidRDefault="00DF2F5B" w:rsidP="00902EB5">
      <w:pPr>
        <w:tabs>
          <w:tab w:val="left" w:pos="1418"/>
          <w:tab w:val="left" w:pos="4678"/>
        </w:tabs>
        <w:rPr>
          <w:b/>
          <w:bCs/>
          <w:sz w:val="26"/>
          <w:szCs w:val="26"/>
        </w:rPr>
      </w:pPr>
    </w:p>
    <w:p w14:paraId="0400F2CB" w14:textId="77777777" w:rsidR="00DF2F5B" w:rsidRDefault="00DF2F5B" w:rsidP="00902EB5">
      <w:pPr>
        <w:tabs>
          <w:tab w:val="left" w:pos="1418"/>
          <w:tab w:val="left" w:pos="4678"/>
        </w:tabs>
        <w:rPr>
          <w:b/>
          <w:bCs/>
          <w:sz w:val="26"/>
          <w:szCs w:val="26"/>
        </w:rPr>
      </w:pPr>
    </w:p>
    <w:p w14:paraId="336F0B9F" w14:textId="77777777" w:rsidR="00DF2F5B" w:rsidRDefault="00DF2F5B" w:rsidP="00902EB5">
      <w:pPr>
        <w:tabs>
          <w:tab w:val="left" w:pos="1418"/>
          <w:tab w:val="left" w:pos="4678"/>
        </w:tabs>
        <w:rPr>
          <w:b/>
          <w:bCs/>
          <w:sz w:val="26"/>
          <w:szCs w:val="26"/>
        </w:rPr>
      </w:pPr>
    </w:p>
    <w:p w14:paraId="461D9D3E" w14:textId="77777777" w:rsidR="00DF2F5B" w:rsidRDefault="00DF2F5B" w:rsidP="00902EB5">
      <w:pPr>
        <w:tabs>
          <w:tab w:val="left" w:pos="1418"/>
          <w:tab w:val="left" w:pos="4678"/>
        </w:tabs>
        <w:rPr>
          <w:b/>
          <w:bCs/>
          <w:sz w:val="26"/>
          <w:szCs w:val="26"/>
        </w:rPr>
      </w:pPr>
    </w:p>
    <w:p w14:paraId="79261C20" w14:textId="77777777" w:rsidR="00DF2F5B" w:rsidRDefault="00DF2F5B" w:rsidP="00902EB5">
      <w:pPr>
        <w:tabs>
          <w:tab w:val="left" w:pos="1418"/>
          <w:tab w:val="left" w:pos="4678"/>
        </w:tabs>
        <w:rPr>
          <w:b/>
          <w:bCs/>
          <w:sz w:val="26"/>
          <w:szCs w:val="26"/>
        </w:rPr>
      </w:pPr>
    </w:p>
    <w:p w14:paraId="4611F834" w14:textId="77777777" w:rsidR="00DF2F5B" w:rsidRDefault="00DF2F5B" w:rsidP="00902EB5">
      <w:pPr>
        <w:tabs>
          <w:tab w:val="left" w:pos="1418"/>
          <w:tab w:val="left" w:pos="4678"/>
        </w:tabs>
        <w:rPr>
          <w:b/>
          <w:bCs/>
          <w:sz w:val="26"/>
          <w:szCs w:val="26"/>
        </w:rPr>
      </w:pPr>
    </w:p>
    <w:p w14:paraId="3A6BB10B" w14:textId="77777777" w:rsidR="00DF2F5B" w:rsidRDefault="00DF2F5B" w:rsidP="00902EB5">
      <w:pPr>
        <w:tabs>
          <w:tab w:val="left" w:pos="1418"/>
          <w:tab w:val="left" w:pos="4678"/>
        </w:tabs>
        <w:rPr>
          <w:b/>
          <w:bCs/>
          <w:sz w:val="26"/>
          <w:szCs w:val="26"/>
        </w:rPr>
      </w:pPr>
    </w:p>
    <w:p w14:paraId="5073B7C8" w14:textId="77777777" w:rsidR="00DF2F5B" w:rsidRDefault="00DF2F5B" w:rsidP="00902EB5">
      <w:pPr>
        <w:tabs>
          <w:tab w:val="left" w:pos="1418"/>
          <w:tab w:val="left" w:pos="4678"/>
        </w:tabs>
        <w:rPr>
          <w:b/>
          <w:bCs/>
          <w:sz w:val="26"/>
          <w:szCs w:val="26"/>
        </w:rPr>
      </w:pPr>
    </w:p>
    <w:p w14:paraId="025E43C2" w14:textId="77777777" w:rsidR="00DF2F5B" w:rsidRDefault="00DF2F5B" w:rsidP="00902EB5">
      <w:pPr>
        <w:tabs>
          <w:tab w:val="left" w:pos="1418"/>
          <w:tab w:val="left" w:pos="4678"/>
        </w:tabs>
        <w:rPr>
          <w:b/>
          <w:bCs/>
          <w:sz w:val="26"/>
          <w:szCs w:val="26"/>
        </w:rPr>
      </w:pPr>
    </w:p>
    <w:p w14:paraId="755A239E" w14:textId="77777777" w:rsidR="001672B9" w:rsidRPr="00DF2F5B" w:rsidRDefault="001672B9" w:rsidP="00902EB5">
      <w:pPr>
        <w:tabs>
          <w:tab w:val="left" w:pos="1418"/>
          <w:tab w:val="left" w:pos="4678"/>
        </w:tabs>
        <w:rPr>
          <w:b/>
          <w:bCs/>
          <w:sz w:val="26"/>
          <w:szCs w:val="26"/>
        </w:rPr>
      </w:pPr>
    </w:p>
    <w:p w14:paraId="1E1562CF" w14:textId="77777777" w:rsidR="00902EB5" w:rsidRPr="00DF2F5B" w:rsidRDefault="00902EB5" w:rsidP="00902EB5">
      <w:pPr>
        <w:tabs>
          <w:tab w:val="left" w:pos="1418"/>
          <w:tab w:val="left" w:pos="4678"/>
        </w:tabs>
        <w:rPr>
          <w:b/>
          <w:bCs/>
          <w:sz w:val="26"/>
          <w:szCs w:val="26"/>
        </w:rPr>
      </w:pPr>
    </w:p>
    <w:p w14:paraId="357C53BA" w14:textId="77777777" w:rsidR="00902EB5" w:rsidRPr="00DF2F5B" w:rsidRDefault="00902EB5" w:rsidP="00902EB5">
      <w:pPr>
        <w:tabs>
          <w:tab w:val="left" w:pos="1418"/>
          <w:tab w:val="left" w:pos="4678"/>
        </w:tabs>
        <w:rPr>
          <w:b/>
          <w:bCs/>
          <w:sz w:val="26"/>
          <w:szCs w:val="26"/>
        </w:rPr>
      </w:pPr>
    </w:p>
    <w:p w14:paraId="7DA4C6B5" w14:textId="77777777" w:rsidR="00902EB5" w:rsidRPr="00DF2F5B" w:rsidRDefault="00902EB5" w:rsidP="00902EB5">
      <w:pPr>
        <w:tabs>
          <w:tab w:val="left" w:pos="1418"/>
          <w:tab w:val="left" w:pos="4678"/>
        </w:tabs>
        <w:rPr>
          <w:b/>
          <w:bCs/>
          <w:sz w:val="26"/>
          <w:szCs w:val="26"/>
        </w:rPr>
      </w:pPr>
    </w:p>
    <w:p w14:paraId="3567FA2D" w14:textId="77777777" w:rsidR="00902EB5" w:rsidRPr="00DF2F5B" w:rsidRDefault="00902EB5" w:rsidP="00902EB5">
      <w:pPr>
        <w:tabs>
          <w:tab w:val="left" w:pos="1418"/>
          <w:tab w:val="left" w:pos="4678"/>
        </w:tabs>
        <w:jc w:val="center"/>
        <w:rPr>
          <w:b/>
          <w:bCs/>
          <w:sz w:val="26"/>
          <w:szCs w:val="26"/>
        </w:rPr>
      </w:pPr>
      <w:r w:rsidRPr="00DF2F5B">
        <w:rPr>
          <w:b/>
          <w:bCs/>
          <w:sz w:val="26"/>
          <w:szCs w:val="26"/>
        </w:rPr>
        <w:t>Đà Nẵng, Ngày 2 tháng 7 năm 2026</w:t>
      </w:r>
    </w:p>
    <w:p w14:paraId="70F563E4" w14:textId="77777777" w:rsidR="00902EB5" w:rsidRDefault="00902EB5" w:rsidP="00902EB5">
      <w:pPr>
        <w:sectPr w:rsidR="00902EB5" w:rsidSect="00902EB5">
          <w:pgSz w:w="12240" w:h="15840" w:code="0"/>
          <w:pgMar w:top="1440" w:right="1440" w:bottom="1440" w:left="1440" w:header="720" w:footer="720" w:gutter="0"/>
          <w:cols w:space="720"/>
          <w:docGrid w:linePitch="360"/>
          <w:sectPrChange w:id="6" w:author="ACER" w:date="2026-07-05T22:41:00Z">
            <w:sectPr w:rsidR="00902EB5" w:rsidSect="00902EB5">
              <w:pgSz w:w="11906" w:h="16838" w:code="9"/>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sectPr>
          </w:sectPrChange>
        </w:sectPr>
      </w:pPr>
    </w:p>
    <w:p w14:paraId="11060FFA" w14:textId="77777777" w:rsidR="00902EB5" w:rsidRDefault="00902EB5" w:rsidP="00902EB5">
      <w:pPr>
        <w:jc w:val="center"/>
        <w:rPr>
          <w:b/>
          <w:bCs/>
          <w:sz w:val="28"/>
          <w:szCs w:val="28"/>
        </w:rPr>
      </w:pPr>
    </w:p>
    <w:p w14:paraId="309F9DE6" w14:textId="77777777" w:rsidR="00902EB5" w:rsidRPr="005C2278" w:rsidRDefault="00902EB5" w:rsidP="00902EB5">
      <w:pPr>
        <w:jc w:val="center"/>
        <w:rPr>
          <w:b/>
          <w:bCs/>
          <w:sz w:val="28"/>
          <w:szCs w:val="28"/>
        </w:rPr>
      </w:pPr>
      <w:r w:rsidRPr="005C2278">
        <w:rPr>
          <w:b/>
          <w:bCs/>
          <w:sz w:val="28"/>
          <w:szCs w:val="28"/>
        </w:rPr>
        <w:t>ĐẠI HỌC BÁCH KHOA – ĐẠI HỌC ĐÀ NẴNG</w:t>
      </w:r>
    </w:p>
    <w:p w14:paraId="76793D3E" w14:textId="77777777" w:rsidR="00902EB5" w:rsidRDefault="00902EB5" w:rsidP="00902EB5">
      <w:pPr>
        <w:rPr>
          <w:b/>
          <w:bCs/>
        </w:rPr>
      </w:pPr>
    </w:p>
    <w:p w14:paraId="242F78AC" w14:textId="77777777" w:rsidR="00902EB5" w:rsidRDefault="00902EB5" w:rsidP="00902EB5">
      <w:pPr>
        <w:jc w:val="center"/>
        <w:rPr>
          <w:b/>
          <w:bCs/>
        </w:rPr>
      </w:pPr>
      <w:r>
        <w:rPr>
          <w:b/>
          <w:bCs/>
          <w:lang w:val="en-US"/>
          <w14:ligatures w14:val="standardContextual"/>
        </w:rPr>
        <w:drawing>
          <wp:inline distT="0" distB="0" distL="0" distR="0" wp14:anchorId="79764992" wp14:editId="49F16019">
            <wp:extent cx="1397000" cy="1397000"/>
            <wp:effectExtent l="0" t="0" r="0" b="0"/>
            <wp:docPr id="8132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1322" name="Picture 8001013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inline>
        </w:drawing>
      </w:r>
    </w:p>
    <w:p w14:paraId="4C352FC8" w14:textId="77777777" w:rsidR="00902EB5" w:rsidRDefault="00902EB5" w:rsidP="00902EB5">
      <w:pPr>
        <w:jc w:val="center"/>
        <w:rPr>
          <w:b/>
          <w:bCs/>
        </w:rPr>
      </w:pPr>
    </w:p>
    <w:p w14:paraId="2F76E892" w14:textId="77777777" w:rsidR="00902EB5" w:rsidRPr="00235328" w:rsidRDefault="00902EB5" w:rsidP="00902EB5">
      <w:pPr>
        <w:spacing w:line="344" w:lineRule="exact"/>
        <w:ind w:right="289"/>
        <w:jc w:val="center"/>
        <w:rPr>
          <w:b/>
          <w:bCs/>
          <w:sz w:val="30"/>
        </w:rPr>
      </w:pPr>
      <w:r w:rsidRPr="00235328">
        <w:rPr>
          <w:b/>
          <w:bCs/>
          <w:sz w:val="30"/>
        </w:rPr>
        <w:t>BÁO</w:t>
      </w:r>
      <w:r w:rsidRPr="00235328">
        <w:rPr>
          <w:b/>
          <w:bCs/>
          <w:spacing w:val="-2"/>
          <w:sz w:val="30"/>
        </w:rPr>
        <w:t xml:space="preserve"> </w:t>
      </w:r>
      <w:r w:rsidRPr="00235328">
        <w:rPr>
          <w:b/>
          <w:bCs/>
          <w:sz w:val="30"/>
        </w:rPr>
        <w:t>CÁO</w:t>
      </w:r>
      <w:r w:rsidRPr="00235328">
        <w:rPr>
          <w:b/>
          <w:bCs/>
          <w:spacing w:val="-1"/>
          <w:sz w:val="30"/>
        </w:rPr>
        <w:t xml:space="preserve"> </w:t>
      </w:r>
      <w:r w:rsidRPr="00235328">
        <w:rPr>
          <w:b/>
          <w:bCs/>
          <w:sz w:val="30"/>
        </w:rPr>
        <w:t>TỔNG</w:t>
      </w:r>
      <w:r w:rsidRPr="00235328">
        <w:rPr>
          <w:b/>
          <w:bCs/>
          <w:spacing w:val="-1"/>
          <w:sz w:val="30"/>
        </w:rPr>
        <w:t xml:space="preserve"> </w:t>
      </w:r>
      <w:r w:rsidRPr="00235328">
        <w:rPr>
          <w:b/>
          <w:bCs/>
          <w:spacing w:val="-5"/>
          <w:sz w:val="30"/>
        </w:rPr>
        <w:t>HỢP</w:t>
      </w:r>
    </w:p>
    <w:p w14:paraId="7FC4E581" w14:textId="77777777" w:rsidR="00902EB5" w:rsidRPr="00235328" w:rsidRDefault="00902EB5" w:rsidP="00902EB5">
      <w:pPr>
        <w:spacing w:line="344" w:lineRule="exact"/>
        <w:ind w:right="289"/>
        <w:jc w:val="center"/>
        <w:rPr>
          <w:b/>
          <w:bCs/>
          <w:sz w:val="30"/>
        </w:rPr>
      </w:pPr>
      <w:r w:rsidRPr="00235328">
        <w:rPr>
          <w:b/>
          <w:bCs/>
          <w:sz w:val="30"/>
        </w:rPr>
        <w:t>KẾT</w:t>
      </w:r>
      <w:r w:rsidRPr="00235328">
        <w:rPr>
          <w:b/>
          <w:bCs/>
          <w:spacing w:val="-2"/>
          <w:sz w:val="30"/>
        </w:rPr>
        <w:t xml:space="preserve"> </w:t>
      </w:r>
      <w:r w:rsidRPr="00235328">
        <w:rPr>
          <w:b/>
          <w:bCs/>
          <w:sz w:val="30"/>
        </w:rPr>
        <w:t>QUẢ NGHIÊN</w:t>
      </w:r>
      <w:r w:rsidRPr="00235328">
        <w:rPr>
          <w:b/>
          <w:bCs/>
          <w:spacing w:val="-4"/>
          <w:sz w:val="30"/>
        </w:rPr>
        <w:t xml:space="preserve"> </w:t>
      </w:r>
      <w:r w:rsidRPr="00235328">
        <w:rPr>
          <w:b/>
          <w:bCs/>
          <w:sz w:val="30"/>
        </w:rPr>
        <w:t>CỨU</w:t>
      </w:r>
      <w:r w:rsidRPr="00235328">
        <w:rPr>
          <w:b/>
          <w:bCs/>
          <w:spacing w:val="-1"/>
          <w:sz w:val="30"/>
        </w:rPr>
        <w:t xml:space="preserve"> </w:t>
      </w:r>
      <w:r w:rsidRPr="00235328">
        <w:rPr>
          <w:b/>
          <w:bCs/>
          <w:sz w:val="30"/>
        </w:rPr>
        <w:t>KHOA</w:t>
      </w:r>
      <w:r w:rsidRPr="00235328">
        <w:rPr>
          <w:b/>
          <w:bCs/>
          <w:spacing w:val="-3"/>
          <w:sz w:val="30"/>
        </w:rPr>
        <w:t xml:space="preserve"> </w:t>
      </w:r>
      <w:r w:rsidRPr="00235328">
        <w:rPr>
          <w:b/>
          <w:bCs/>
          <w:spacing w:val="-5"/>
          <w:sz w:val="30"/>
        </w:rPr>
        <w:t>HỌC</w:t>
      </w:r>
    </w:p>
    <w:p w14:paraId="3FA5761B" w14:textId="77777777" w:rsidR="00902EB5" w:rsidRDefault="00902EB5" w:rsidP="00902EB5">
      <w:pPr>
        <w:jc w:val="center"/>
        <w:rPr>
          <w:b/>
          <w:bCs/>
        </w:rPr>
      </w:pPr>
    </w:p>
    <w:p w14:paraId="49B0C78B" w14:textId="77777777" w:rsidR="00902EB5" w:rsidRPr="00957E1E" w:rsidRDefault="00902EB5" w:rsidP="00902EB5">
      <w:pPr>
        <w:spacing w:after="60" w:line="320" w:lineRule="auto"/>
        <w:jc w:val="center"/>
        <w:rPr>
          <w:b/>
          <w:bCs/>
          <w:sz w:val="32"/>
          <w:szCs w:val="32"/>
          <w:rPrChange w:id="7" w:author="Nguyen Quang Binh-Khoa XDCTT" w:date="2026-07-04T05:10:00Z">
            <w:rPr>
              <w:sz w:val="32"/>
              <w:szCs w:val="32"/>
            </w:rPr>
          </w:rPrChange>
        </w:rPr>
      </w:pPr>
      <w:del w:id="8" w:author="Nguyen Quang Binh-Khoa XDCTT" w:date="2026-07-04T05:10:00Z">
        <w:r w:rsidRPr="009C468D" w:rsidDel="00957E1E">
          <w:rPr>
            <w:b/>
            <w:bCs/>
            <w:sz w:val="32"/>
            <w:szCs w:val="32"/>
          </w:rPr>
          <w:delText>ỨNG DỤNG CÁC MÔ HÌNH HỌC MÁY, HỌC SÂU TRONG DỰ BÁO LƯU LƯỢNG NƯỚC ĐẾN HỒ CHỨA VÀ PHÁT TRIỂN HỆ THỐNG TÍCH HỢP GIÁM SÁT, CẢNH BÁO LŨ LỤT ĐA NỀN TẢNG CHO LƯU VỰC VU GIA – THU BỒN</w:delText>
        </w:r>
      </w:del>
      <w:ins w:id="9" w:author="Nguyen Quang Binh-Khoa XDCTT" w:date="2026-07-04T05:10:00Z">
        <w:r w:rsidRPr="00957E1E">
          <w:rPr>
            <w:b/>
            <w:bCs/>
            <w:sz w:val="32"/>
            <w:szCs w:val="32"/>
            <w:rPrChange w:id="10" w:author="Nguyen Quang Binh-Khoa XDCTT" w:date="2026-07-04T05:10:00Z">
              <w:rPr>
                <w:sz w:val="32"/>
                <w:szCs w:val="32"/>
                <w:lang w:val="en-US"/>
              </w:rPr>
            </w:rPrChange>
          </w:rPr>
          <w:t>PHÁT TRIỂN NỀN TẢNG CẢNH BÁO NGẬP LỤT THÔNG MINH DỰA TRÊN AI VÀ DỮ LIỆU CỘNG ĐỒNG CHO THÀNH PHỐ ĐÀ NẴNG</w:t>
        </w:r>
      </w:ins>
    </w:p>
    <w:p w14:paraId="1DE40241" w14:textId="77777777" w:rsidR="00902EB5" w:rsidRDefault="00902EB5" w:rsidP="00902EB5">
      <w:pPr>
        <w:jc w:val="center"/>
        <w:rPr>
          <w:b/>
          <w:bCs/>
        </w:rPr>
      </w:pPr>
    </w:p>
    <w:p w14:paraId="4F373A86" w14:textId="77777777" w:rsidR="00902EB5" w:rsidRDefault="00726ABA" w:rsidP="00902EB5">
      <w:pPr>
        <w:tabs>
          <w:tab w:val="left" w:pos="1418"/>
          <w:tab w:val="left" w:pos="4678"/>
        </w:tabs>
        <w:rPr>
          <w:b/>
          <w:bCs/>
        </w:rPr>
      </w:pPr>
      <w:r>
        <w:rPr>
          <w:b/>
          <w:bCs/>
        </w:rPr>
        <w:tab/>
        <w:t>- Giáo viên hướng dẫn:</w:t>
      </w:r>
      <w:r>
        <w:rPr>
          <w:b/>
          <w:bCs/>
        </w:rPr>
        <w:tab/>
        <w:t xml:space="preserve">PGS </w:t>
      </w:r>
      <w:r w:rsidR="00902EB5">
        <w:rPr>
          <w:b/>
          <w:bCs/>
        </w:rPr>
        <w:t>TS. Võ Ngọc Dương</w:t>
      </w:r>
    </w:p>
    <w:p w14:paraId="14CD0864" w14:textId="77777777" w:rsidR="00902EB5" w:rsidRDefault="00902EB5" w:rsidP="00902EB5">
      <w:pPr>
        <w:tabs>
          <w:tab w:val="left" w:pos="1418"/>
          <w:tab w:val="left" w:pos="4678"/>
        </w:tabs>
        <w:rPr>
          <w:b/>
          <w:bCs/>
        </w:rPr>
      </w:pPr>
      <w:r>
        <w:rPr>
          <w:b/>
          <w:bCs/>
        </w:rPr>
        <w:tab/>
      </w:r>
      <w:r>
        <w:rPr>
          <w:b/>
          <w:bCs/>
        </w:rPr>
        <w:tab/>
        <w:t>TS. Nguyễn Quang Bình</w:t>
      </w:r>
    </w:p>
    <w:p w14:paraId="18C79269" w14:textId="77777777" w:rsidR="00902EB5" w:rsidRDefault="00902EB5" w:rsidP="00902EB5">
      <w:pPr>
        <w:tabs>
          <w:tab w:val="left" w:pos="1418"/>
          <w:tab w:val="left" w:pos="4678"/>
        </w:tabs>
        <w:rPr>
          <w:b/>
          <w:bCs/>
        </w:rPr>
      </w:pPr>
      <w:r>
        <w:rPr>
          <w:b/>
          <w:bCs/>
        </w:rPr>
        <w:tab/>
      </w:r>
      <w:r>
        <w:rPr>
          <w:b/>
          <w:bCs/>
        </w:rPr>
        <w:tab/>
        <w:t>ThS. Phạm Lý Triều</w:t>
      </w:r>
    </w:p>
    <w:p w14:paraId="3B4894D2" w14:textId="77777777" w:rsidR="00902EB5" w:rsidRPr="00E12779" w:rsidRDefault="00902EB5" w:rsidP="00902EB5">
      <w:pPr>
        <w:tabs>
          <w:tab w:val="left" w:pos="1418"/>
          <w:tab w:val="left" w:pos="4678"/>
        </w:tabs>
        <w:ind w:left="1276" w:right="707"/>
        <w:rPr>
          <w:b/>
          <w:bCs/>
        </w:rPr>
      </w:pPr>
      <w:r>
        <w:rPr>
          <w:b/>
          <w:bCs/>
        </w:rPr>
        <w:tab/>
        <w:t xml:space="preserve">- </w:t>
      </w:r>
      <w:r w:rsidRPr="00862101">
        <w:rPr>
          <w:b/>
          <w:bCs/>
        </w:rPr>
        <w:t>Thuộc Chương trình sinh viên nghiên cứu khoa học thành phố Đà Nẵng năm 2026</w:t>
      </w:r>
      <w:del w:id="11" w:author="Nguyen Quang Binh-Khoa XDCTT" w:date="2026-07-04T05:11:00Z">
        <w:r w:rsidRPr="00862101" w:rsidDel="00957E1E">
          <w:rPr>
            <w:b/>
            <w:bCs/>
          </w:rPr>
          <w:delText>.</w:delText>
        </w:r>
      </w:del>
    </w:p>
    <w:p w14:paraId="6A820B7C" w14:textId="77777777" w:rsidR="00902EB5" w:rsidRDefault="00902EB5" w:rsidP="00902EB5">
      <w:pPr>
        <w:tabs>
          <w:tab w:val="left" w:pos="1418"/>
          <w:tab w:val="left" w:pos="4678"/>
        </w:tabs>
        <w:ind w:right="707"/>
        <w:rPr>
          <w:b/>
          <w:bCs/>
        </w:rPr>
      </w:pPr>
      <w:r>
        <w:rPr>
          <w:b/>
          <w:bCs/>
        </w:rPr>
        <w:tab/>
        <w:t>- Lĩnh vực đề tài: Khoa học kỹ thuật và công nghệ</w:t>
      </w:r>
    </w:p>
    <w:p w14:paraId="19FF9407" w14:textId="77777777" w:rsidR="00902EB5" w:rsidRDefault="00902EB5"/>
    <w:p w14:paraId="7CDE8D4E" w14:textId="77777777" w:rsidR="00902EB5" w:rsidRDefault="00902EB5"/>
    <w:p w14:paraId="00DFF575" w14:textId="77777777" w:rsidR="00902EB5" w:rsidRDefault="00902EB5">
      <w:pPr>
        <w:sectPr w:rsidR="00902EB5" w:rsidSect="00902EB5">
          <w:footerReference w:type="default" r:id="rId18"/>
          <w:pgSz w:w="11906" w:h="16838" w:code="9"/>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Change w:id="12" w:author="ACER" w:date="2026-07-05T22:41:00Z">
            <w:sectPr w:rsidR="00902EB5" w:rsidSect="00902EB5">
              <w:pgMar w:top="1134" w:right="1134" w:bottom="1134" w:left="1985" w:header="720" w:footer="720" w:gutter="0"/>
            </w:sectPr>
          </w:sectPrChange>
        </w:sectPr>
      </w:pPr>
    </w:p>
    <w:p w14:paraId="2AD83065" w14:textId="77777777" w:rsidR="00902EB5" w:rsidRPr="004A5D7A" w:rsidRDefault="00902EB5" w:rsidP="00902EB5">
      <w:pPr>
        <w:jc w:val="center"/>
        <w:rPr>
          <w:b/>
          <w:bCs/>
          <w:sz w:val="28"/>
          <w:szCs w:val="28"/>
          <w:rPrChange w:id="13" w:author="ACER" w:date="2026-07-04T14:36:00Z">
            <w:rPr>
              <w:b/>
              <w:bCs/>
            </w:rPr>
          </w:rPrChange>
        </w:rPr>
      </w:pPr>
      <w:r w:rsidRPr="004A5D7A">
        <w:rPr>
          <w:b/>
          <w:bCs/>
          <w:sz w:val="28"/>
          <w:szCs w:val="28"/>
          <w:rPrChange w:id="14" w:author="ACER" w:date="2026-07-04T14:36:00Z">
            <w:rPr>
              <w:b/>
              <w:bCs/>
            </w:rPr>
          </w:rPrChange>
        </w:rPr>
        <w:lastRenderedPageBreak/>
        <w:t>LỜI CẢM ƠN</w:t>
      </w:r>
    </w:p>
    <w:p w14:paraId="42C55095" w14:textId="77777777" w:rsidR="00902EB5" w:rsidRDefault="00902EB5" w:rsidP="00902EB5">
      <w:pPr>
        <w:jc w:val="center"/>
        <w:rPr>
          <w:b/>
          <w:bCs/>
        </w:rPr>
      </w:pPr>
    </w:p>
    <w:p w14:paraId="26B14AD2" w14:textId="77777777" w:rsidR="00902EB5" w:rsidRDefault="00902EB5" w:rsidP="002406F6">
      <w:pPr>
        <w:pStyle w:val="Style1"/>
      </w:pPr>
    </w:p>
    <w:p w14:paraId="7A901E9F" w14:textId="77777777" w:rsidR="00902EB5" w:rsidRDefault="00902EB5" w:rsidP="002406F6">
      <w:pPr>
        <w:pStyle w:val="Style1"/>
      </w:pPr>
      <w:r>
        <w:t>Trong suốt quá trình thực hiện đề tài nghiên cứu khoa học "</w:t>
      </w:r>
      <w:ins w:id="15" w:author="Nguyen Quang Binh-Khoa XDCTT" w:date="2026-07-04T05:11:00Z">
        <w:r w:rsidRPr="00957E1E">
          <w:rPr>
            <w:i/>
            <w:iCs/>
            <w:rPrChange w:id="16" w:author="Nguyen Quang Binh-Khoa XDCTT" w:date="2026-07-04T05:11:00Z">
              <w:rPr>
                <w:lang w:val="en-US"/>
              </w:rPr>
            </w:rPrChange>
          </w:rPr>
          <w:t>P</w:t>
        </w:r>
        <w:r w:rsidRPr="00957E1E">
          <w:rPr>
            <w:i/>
            <w:iCs/>
            <w:rPrChange w:id="17" w:author="Nguyen Quang Binh-Khoa XDCTT" w:date="2026-07-04T05:11:00Z">
              <w:rPr/>
            </w:rPrChange>
          </w:rPr>
          <w:t>hát triển nền tảng cảnh báo ngập lụt thông minh dựa trên ai và dữ liệu cộng đồng cho thành phố Đà Nẵng</w:t>
        </w:r>
      </w:ins>
      <w:del w:id="18" w:author="Nguyen Quang Binh-Khoa XDCTT" w:date="2026-07-04T05:11:00Z">
        <w:r w:rsidDel="00957E1E">
          <w:delText>Ứng dụng các mô hình học máy, học sâu trong dự báo lưu lượng nước đến hồ chứa và phát triển hệ thống tích hợp giám sát, cảnh báo lũ lụt đa nền tảng cho lưu vực Vu Gia – Thu Bồn</w:delText>
        </w:r>
      </w:del>
      <w:r>
        <w:t>", nhóm nghiên cứu đã nhận được rất nhiều sự giúp đỡ, hướng dẫn và động viên quý báu. Đó là những đóng góp không thể thiếu để đề tài có thể hoàn thành.</w:t>
      </w:r>
    </w:p>
    <w:p w14:paraId="05F3ACC8" w14:textId="77777777" w:rsidR="00902EB5" w:rsidRDefault="00902EB5" w:rsidP="002406F6">
      <w:pPr>
        <w:pStyle w:val="Style1"/>
      </w:pPr>
      <w:r>
        <w:t>Trước hết, nhóm xin bày tỏ lòng biết ơn sâu sắc đến PGS.TS. Võ Ngọc Dương -người đã trực tiếp định hướng, tận tình hướng dẫn và đồng hành cùng nhóm trong toàn bộ quá trình nghiên cứu. Nhóm cũng xin chân thành cảm ơn TS. Nguyễn Quang Bình, ThS. Phạm Lý Triều đã có những góp ý chuyên môn sâu sắc, kịp thời chỉ dẫn và tạo mọi điều kiện thuận lợi để nhóm triển khai, hoàn thiện đề tài.</w:t>
      </w:r>
    </w:p>
    <w:p w14:paraId="7038213C" w14:textId="77777777" w:rsidR="00902EB5" w:rsidRDefault="00902EB5" w:rsidP="002406F6">
      <w:pPr>
        <w:pStyle w:val="Style1"/>
      </w:pPr>
      <w:r>
        <w:t xml:space="preserve">Nhóm xin trân trọng cảm ơn quý thầy cô Khoa Xây dựng Công trình </w:t>
      </w:r>
      <w:del w:id="19" w:author="Nguyen Quang Binh-Khoa XDCTT" w:date="2026-07-04T05:12:00Z">
        <w:r w:rsidDel="00957E1E">
          <w:delText>Thủy</w:delText>
        </w:r>
      </w:del>
      <w:ins w:id="20" w:author="Nguyen Quang Binh-Khoa XDCTT" w:date="2026-07-04T05:12:00Z">
        <w:r w:rsidRPr="00957E1E">
          <w:rPr>
            <w:rPrChange w:id="21" w:author="Nguyen Quang Binh-Khoa XDCTT" w:date="2026-07-04T05:13:00Z">
              <w:rPr>
                <w:lang w:val="en-US"/>
              </w:rPr>
            </w:rPrChange>
          </w:rPr>
          <w:t>t</w:t>
        </w:r>
        <w:r>
          <w:t>hủy</w:t>
        </w:r>
      </w:ins>
      <w:r>
        <w:t>, Trường Đại học Bách khoa – Đại học Đà Nẵng đã trang bị cho chúng em nền tảng kiến thức vững chắc, đồng thời tạo môi trường học tập và nghiên cứu thuận lợi trong suốt thời gian qua.</w:t>
      </w:r>
    </w:p>
    <w:p w14:paraId="345FFDEC" w14:textId="77777777" w:rsidR="00902EB5" w:rsidRDefault="00902EB5" w:rsidP="002406F6">
      <w:pPr>
        <w:pStyle w:val="Style1"/>
      </w:pPr>
      <w:r>
        <w:t>Nhóm cũng xin gửi lời cảm ơn chân thành đến Hệ thống đo mưa chuyên dùng VNDMS, Cổng thông tin phòng chống thiên tai thành phố Đà Nẵng, Trung tâm Dự báo Khí tượng Thủy văn Quốc gia (NCHMF) cùng các đơn vị quản lý vận hành hồ chứa trên lưu vực Vu Gia – Thu Bồn đã cung cấp nguồn dữ liệu thủy văn, khí tượng quý giá — cơ sở quan trọng cho toàn bộ quá trình xây dựng và kiểm chứng mô hình.</w:t>
      </w:r>
    </w:p>
    <w:p w14:paraId="619D1BC7" w14:textId="77777777" w:rsidR="00902EB5" w:rsidRDefault="00902EB5" w:rsidP="002406F6">
      <w:pPr>
        <w:pStyle w:val="Style1"/>
      </w:pPr>
      <w:r>
        <w:t>Cuối cùng, nhóm xin gửi lời cảm ơn đến gia đình, bạn bè đã luôn ủng hộ, khích lệ và là nguồn động lực để nhóm nỗ lực hoàn thành đề tài này.</w:t>
      </w:r>
    </w:p>
    <w:p w14:paraId="633F8159" w14:textId="77777777" w:rsidR="00902EB5" w:rsidRDefault="00902EB5" w:rsidP="002406F6">
      <w:pPr>
        <w:pStyle w:val="Style1"/>
      </w:pPr>
      <w:r>
        <w:t>Do thời gian và năng lực còn hạn chế, đề tài không tránh khỏi những thiếu sót. Nhóm rất mong nhận được sự góp ý của quý thầy cô và hội đồng để đề tài được hoàn thiện hơn.</w:t>
      </w:r>
    </w:p>
    <w:p w14:paraId="16522E4B" w14:textId="77777777" w:rsidR="00902EB5" w:rsidRPr="0044530D" w:rsidRDefault="00902EB5" w:rsidP="002406F6">
      <w:pPr>
        <w:pStyle w:val="Style1"/>
      </w:pPr>
      <w:r>
        <w:t>Nhóm nghiên cứu xin chân thành cảm ơn!</w:t>
      </w:r>
    </w:p>
    <w:p w14:paraId="69C6A97E" w14:textId="77777777" w:rsidR="00902EB5" w:rsidRDefault="00902EB5" w:rsidP="002406F6">
      <w:pPr>
        <w:pStyle w:val="Style1"/>
      </w:pPr>
      <w:r>
        <w:br w:type="page"/>
      </w:r>
    </w:p>
    <w:sdt>
      <w:sdtPr>
        <w:rPr>
          <w:rFonts w:ascii="Times New Roman" w:eastAsia="Times New Roman" w:hAnsi="Times New Roman" w:cs="Times New Roman"/>
          <w:noProof/>
          <w:color w:val="auto"/>
          <w:sz w:val="26"/>
          <w:szCs w:val="24"/>
          <w:lang w:val="vi-VN"/>
        </w:rPr>
        <w:id w:val="397253802"/>
        <w:docPartObj>
          <w:docPartGallery w:val="Table of Contents"/>
          <w:docPartUnique/>
        </w:docPartObj>
      </w:sdtPr>
      <w:sdtEndPr>
        <w:rPr>
          <w:b/>
          <w:bCs/>
          <w:sz w:val="24"/>
        </w:rPr>
      </w:sdtEndPr>
      <w:sdtContent>
        <w:p w14:paraId="05613419" w14:textId="77777777" w:rsidR="00902EB5" w:rsidRPr="00151A04" w:rsidRDefault="00902EB5" w:rsidP="00902EB5">
          <w:pPr>
            <w:pStyle w:val="TOCHeading"/>
            <w:jc w:val="center"/>
            <w:rPr>
              <w:rFonts w:ascii="Times New Roman" w:hAnsi="Times New Roman" w:cs="Times New Roman"/>
              <w:b/>
              <w:bCs/>
              <w:color w:val="000000" w:themeColor="text1"/>
            </w:rPr>
          </w:pPr>
          <w:r w:rsidRPr="00151A04">
            <w:rPr>
              <w:rFonts w:ascii="Times New Roman" w:hAnsi="Times New Roman" w:cs="Times New Roman"/>
              <w:b/>
              <w:bCs/>
              <w:color w:val="000000" w:themeColor="text1"/>
            </w:rPr>
            <w:t>MỤC LỤC</w:t>
          </w:r>
        </w:p>
        <w:p w14:paraId="7D185714" w14:textId="77777777" w:rsidR="00902EB5" w:rsidRDefault="00902EB5">
          <w:pPr>
            <w:pStyle w:val="TOC1"/>
            <w:rPr>
              <w:rFonts w:asciiTheme="minorHAnsi" w:eastAsiaTheme="minorEastAsia" w:hAnsiTheme="minorHAnsi" w:cstheme="minorBidi"/>
              <w:sz w:val="22"/>
              <w:szCs w:val="22"/>
              <w:lang w:val="en-US"/>
            </w:rPr>
          </w:pPr>
          <w:r>
            <w:fldChar w:fldCharType="begin"/>
          </w:r>
          <w:r>
            <w:instrText xml:space="preserve"> TOC \o "1-3" \h \z \u </w:instrText>
          </w:r>
          <w:r>
            <w:fldChar w:fldCharType="separate"/>
          </w:r>
          <w:hyperlink w:anchor="_Toc234273994" w:history="1">
            <w:r w:rsidRPr="008D4DBC">
              <w:rPr>
                <w:rStyle w:val="Hyperlink"/>
              </w:rPr>
              <w:t>Chương I. MỞ ĐẦU</w:t>
            </w:r>
            <w:r>
              <w:rPr>
                <w:webHidden/>
              </w:rPr>
              <w:tab/>
            </w:r>
            <w:r>
              <w:rPr>
                <w:webHidden/>
              </w:rPr>
              <w:fldChar w:fldCharType="begin"/>
            </w:r>
            <w:r>
              <w:rPr>
                <w:webHidden/>
              </w:rPr>
              <w:instrText xml:space="preserve"> PAGEREF _Toc234273994 \h </w:instrText>
            </w:r>
            <w:r>
              <w:rPr>
                <w:webHidden/>
              </w:rPr>
            </w:r>
            <w:r>
              <w:rPr>
                <w:webHidden/>
              </w:rPr>
              <w:fldChar w:fldCharType="separate"/>
            </w:r>
            <w:r>
              <w:rPr>
                <w:webHidden/>
              </w:rPr>
              <w:t>1</w:t>
            </w:r>
            <w:r>
              <w:rPr>
                <w:webHidden/>
              </w:rPr>
              <w:fldChar w:fldCharType="end"/>
            </w:r>
          </w:hyperlink>
        </w:p>
        <w:p w14:paraId="29D19CB8"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3995" w:history="1">
            <w:r w:rsidRPr="008D4DBC">
              <w:rPr>
                <w:rStyle w:val="Hyperlink"/>
              </w:rPr>
              <w:t>I. Sự hình thành đề tài</w:t>
            </w:r>
            <w:r>
              <w:rPr>
                <w:webHidden/>
              </w:rPr>
              <w:tab/>
            </w:r>
            <w:r>
              <w:rPr>
                <w:webHidden/>
              </w:rPr>
              <w:fldChar w:fldCharType="begin"/>
            </w:r>
            <w:r>
              <w:rPr>
                <w:webHidden/>
              </w:rPr>
              <w:instrText xml:space="preserve"> PAGEREF _Toc234273995 \h </w:instrText>
            </w:r>
            <w:r>
              <w:rPr>
                <w:webHidden/>
              </w:rPr>
            </w:r>
            <w:r>
              <w:rPr>
                <w:webHidden/>
              </w:rPr>
              <w:fldChar w:fldCharType="separate"/>
            </w:r>
            <w:r>
              <w:rPr>
                <w:webHidden/>
              </w:rPr>
              <w:t>1</w:t>
            </w:r>
            <w:r>
              <w:rPr>
                <w:webHidden/>
              </w:rPr>
              <w:fldChar w:fldCharType="end"/>
            </w:r>
          </w:hyperlink>
        </w:p>
        <w:p w14:paraId="6975FB75"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3996" w:history="1">
            <w:r w:rsidRPr="008D4DBC">
              <w:rPr>
                <w:rStyle w:val="Hyperlink"/>
              </w:rPr>
              <w:t>II. Mục tiêu của đề tài</w:t>
            </w:r>
            <w:r>
              <w:rPr>
                <w:webHidden/>
              </w:rPr>
              <w:tab/>
            </w:r>
            <w:r>
              <w:rPr>
                <w:webHidden/>
              </w:rPr>
              <w:fldChar w:fldCharType="begin"/>
            </w:r>
            <w:r>
              <w:rPr>
                <w:webHidden/>
              </w:rPr>
              <w:instrText xml:space="preserve"> PAGEREF _Toc234273996 \h </w:instrText>
            </w:r>
            <w:r>
              <w:rPr>
                <w:webHidden/>
              </w:rPr>
            </w:r>
            <w:r>
              <w:rPr>
                <w:webHidden/>
              </w:rPr>
              <w:fldChar w:fldCharType="separate"/>
            </w:r>
            <w:r>
              <w:rPr>
                <w:webHidden/>
              </w:rPr>
              <w:t>2</w:t>
            </w:r>
            <w:r>
              <w:rPr>
                <w:webHidden/>
              </w:rPr>
              <w:fldChar w:fldCharType="end"/>
            </w:r>
          </w:hyperlink>
        </w:p>
        <w:p w14:paraId="6E3CB5AE"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3997" w:history="1">
            <w:r w:rsidRPr="008D4DBC">
              <w:rPr>
                <w:rStyle w:val="Hyperlink"/>
              </w:rPr>
              <w:t>III. Nội dung nghiên cứu</w:t>
            </w:r>
            <w:r>
              <w:rPr>
                <w:webHidden/>
              </w:rPr>
              <w:tab/>
            </w:r>
            <w:r>
              <w:rPr>
                <w:webHidden/>
              </w:rPr>
              <w:fldChar w:fldCharType="begin"/>
            </w:r>
            <w:r>
              <w:rPr>
                <w:webHidden/>
              </w:rPr>
              <w:instrText xml:space="preserve"> PAGEREF _Toc234273997 \h </w:instrText>
            </w:r>
            <w:r>
              <w:rPr>
                <w:webHidden/>
              </w:rPr>
            </w:r>
            <w:r>
              <w:rPr>
                <w:webHidden/>
              </w:rPr>
              <w:fldChar w:fldCharType="separate"/>
            </w:r>
            <w:r>
              <w:rPr>
                <w:webHidden/>
              </w:rPr>
              <w:t>3</w:t>
            </w:r>
            <w:r>
              <w:rPr>
                <w:webHidden/>
              </w:rPr>
              <w:fldChar w:fldCharType="end"/>
            </w:r>
          </w:hyperlink>
        </w:p>
        <w:p w14:paraId="2A12CFEB"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3998" w:history="1">
            <w:r w:rsidRPr="008D4DBC">
              <w:rPr>
                <w:rStyle w:val="Hyperlink"/>
              </w:rPr>
              <w:t>IV. Ý nghĩa khoa học</w:t>
            </w:r>
            <w:r>
              <w:rPr>
                <w:webHidden/>
              </w:rPr>
              <w:tab/>
            </w:r>
            <w:r>
              <w:rPr>
                <w:webHidden/>
              </w:rPr>
              <w:fldChar w:fldCharType="begin"/>
            </w:r>
            <w:r>
              <w:rPr>
                <w:webHidden/>
              </w:rPr>
              <w:instrText xml:space="preserve"> PAGEREF _Toc234273998 \h </w:instrText>
            </w:r>
            <w:r>
              <w:rPr>
                <w:webHidden/>
              </w:rPr>
            </w:r>
            <w:r>
              <w:rPr>
                <w:webHidden/>
              </w:rPr>
              <w:fldChar w:fldCharType="separate"/>
            </w:r>
            <w:r>
              <w:rPr>
                <w:webHidden/>
              </w:rPr>
              <w:t>4</w:t>
            </w:r>
            <w:r>
              <w:rPr>
                <w:webHidden/>
              </w:rPr>
              <w:fldChar w:fldCharType="end"/>
            </w:r>
          </w:hyperlink>
        </w:p>
        <w:p w14:paraId="2EBF4004"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3999" w:history="1">
            <w:r w:rsidRPr="008D4DBC">
              <w:rPr>
                <w:rStyle w:val="Hyperlink"/>
              </w:rPr>
              <w:t>V. Ý nghĩa thực tiễn</w:t>
            </w:r>
            <w:r>
              <w:rPr>
                <w:webHidden/>
              </w:rPr>
              <w:tab/>
            </w:r>
            <w:r>
              <w:rPr>
                <w:webHidden/>
              </w:rPr>
              <w:fldChar w:fldCharType="begin"/>
            </w:r>
            <w:r>
              <w:rPr>
                <w:webHidden/>
              </w:rPr>
              <w:instrText xml:space="preserve"> PAGEREF _Toc234273999 \h </w:instrText>
            </w:r>
            <w:r>
              <w:rPr>
                <w:webHidden/>
              </w:rPr>
            </w:r>
            <w:r>
              <w:rPr>
                <w:webHidden/>
              </w:rPr>
              <w:fldChar w:fldCharType="separate"/>
            </w:r>
            <w:r>
              <w:rPr>
                <w:webHidden/>
              </w:rPr>
              <w:t>4</w:t>
            </w:r>
            <w:r>
              <w:rPr>
                <w:webHidden/>
              </w:rPr>
              <w:fldChar w:fldCharType="end"/>
            </w:r>
          </w:hyperlink>
        </w:p>
        <w:p w14:paraId="7A07A487" w14:textId="77777777" w:rsidR="00902EB5" w:rsidRDefault="00902EB5">
          <w:pPr>
            <w:pStyle w:val="TOC1"/>
            <w:rPr>
              <w:rFonts w:asciiTheme="minorHAnsi" w:eastAsiaTheme="minorEastAsia" w:hAnsiTheme="minorHAnsi" w:cstheme="minorBidi"/>
              <w:sz w:val="22"/>
              <w:szCs w:val="22"/>
              <w:lang w:val="en-US"/>
            </w:rPr>
          </w:pPr>
          <w:hyperlink w:anchor="_Toc234274000" w:history="1">
            <w:r w:rsidRPr="008D4DBC">
              <w:rPr>
                <w:rStyle w:val="Hyperlink"/>
              </w:rPr>
              <w:t>Chương II. TỔNG QUAN TÌNH HÌNH NGHIÊN CỨU VÀ LUẬN GIẢI HƯỚNG TIẾP CẬN</w:t>
            </w:r>
            <w:r>
              <w:rPr>
                <w:webHidden/>
              </w:rPr>
              <w:tab/>
            </w:r>
            <w:r>
              <w:rPr>
                <w:webHidden/>
              </w:rPr>
              <w:fldChar w:fldCharType="begin"/>
            </w:r>
            <w:r>
              <w:rPr>
                <w:webHidden/>
              </w:rPr>
              <w:instrText xml:space="preserve"> PAGEREF _Toc234274000 \h </w:instrText>
            </w:r>
            <w:r>
              <w:rPr>
                <w:webHidden/>
              </w:rPr>
            </w:r>
            <w:r>
              <w:rPr>
                <w:webHidden/>
              </w:rPr>
              <w:fldChar w:fldCharType="separate"/>
            </w:r>
            <w:r>
              <w:rPr>
                <w:webHidden/>
              </w:rPr>
              <w:t>5</w:t>
            </w:r>
            <w:r>
              <w:rPr>
                <w:webHidden/>
              </w:rPr>
              <w:fldChar w:fldCharType="end"/>
            </w:r>
          </w:hyperlink>
        </w:p>
        <w:p w14:paraId="123FCF66"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01" w:history="1">
            <w:r w:rsidRPr="008D4DBC">
              <w:rPr>
                <w:rStyle w:val="Hyperlink"/>
              </w:rPr>
              <w:t>I. Tổng quan các nền tảng cảnh báo ngập lụt hiện có</w:t>
            </w:r>
            <w:r>
              <w:rPr>
                <w:webHidden/>
              </w:rPr>
              <w:tab/>
            </w:r>
            <w:r>
              <w:rPr>
                <w:webHidden/>
              </w:rPr>
              <w:fldChar w:fldCharType="begin"/>
            </w:r>
            <w:r>
              <w:rPr>
                <w:webHidden/>
              </w:rPr>
              <w:instrText xml:space="preserve"> PAGEREF _Toc234274001 \h </w:instrText>
            </w:r>
            <w:r>
              <w:rPr>
                <w:webHidden/>
              </w:rPr>
            </w:r>
            <w:r>
              <w:rPr>
                <w:webHidden/>
              </w:rPr>
              <w:fldChar w:fldCharType="separate"/>
            </w:r>
            <w:r>
              <w:rPr>
                <w:webHidden/>
              </w:rPr>
              <w:t>5</w:t>
            </w:r>
            <w:r>
              <w:rPr>
                <w:webHidden/>
              </w:rPr>
              <w:fldChar w:fldCharType="end"/>
            </w:r>
          </w:hyperlink>
        </w:p>
        <w:p w14:paraId="35043560"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02" w:history="1">
            <w:r w:rsidRPr="008D4DBC">
              <w:rPr>
                <w:rStyle w:val="Hyperlink"/>
              </w:rPr>
              <w:t>II. Vấn đề kế thừa và trọng tâm giải quyết của đề tài</w:t>
            </w:r>
            <w:r>
              <w:rPr>
                <w:webHidden/>
              </w:rPr>
              <w:tab/>
            </w:r>
            <w:r>
              <w:rPr>
                <w:webHidden/>
              </w:rPr>
              <w:fldChar w:fldCharType="begin"/>
            </w:r>
            <w:r>
              <w:rPr>
                <w:webHidden/>
              </w:rPr>
              <w:instrText xml:space="preserve"> PAGEREF _Toc234274002 \h </w:instrText>
            </w:r>
            <w:r>
              <w:rPr>
                <w:webHidden/>
              </w:rPr>
            </w:r>
            <w:r>
              <w:rPr>
                <w:webHidden/>
              </w:rPr>
              <w:fldChar w:fldCharType="separate"/>
            </w:r>
            <w:r>
              <w:rPr>
                <w:webHidden/>
              </w:rPr>
              <w:t>6</w:t>
            </w:r>
            <w:r>
              <w:rPr>
                <w:webHidden/>
              </w:rPr>
              <w:fldChar w:fldCharType="end"/>
            </w:r>
          </w:hyperlink>
        </w:p>
        <w:p w14:paraId="7D807BFD" w14:textId="77777777" w:rsidR="00902EB5" w:rsidRDefault="00902EB5">
          <w:pPr>
            <w:pStyle w:val="TOC1"/>
            <w:rPr>
              <w:rFonts w:asciiTheme="minorHAnsi" w:eastAsiaTheme="minorEastAsia" w:hAnsiTheme="minorHAnsi" w:cstheme="minorBidi"/>
              <w:sz w:val="22"/>
              <w:szCs w:val="22"/>
              <w:lang w:val="en-US"/>
            </w:rPr>
          </w:pPr>
          <w:hyperlink w:anchor="_Toc234274003" w:history="1">
            <w:r w:rsidRPr="008D4DBC">
              <w:rPr>
                <w:rStyle w:val="Hyperlink"/>
              </w:rPr>
              <w:t>Chương III. PHƯƠNG PHÁP TIẾP CẬN VÀ KIẾN TRÚC HỆ THỐNG</w:t>
            </w:r>
            <w:r>
              <w:rPr>
                <w:webHidden/>
              </w:rPr>
              <w:tab/>
            </w:r>
            <w:r>
              <w:rPr>
                <w:webHidden/>
              </w:rPr>
              <w:fldChar w:fldCharType="begin"/>
            </w:r>
            <w:r>
              <w:rPr>
                <w:webHidden/>
              </w:rPr>
              <w:instrText xml:space="preserve"> PAGEREF _Toc234274003 \h </w:instrText>
            </w:r>
            <w:r>
              <w:rPr>
                <w:webHidden/>
              </w:rPr>
            </w:r>
            <w:r>
              <w:rPr>
                <w:webHidden/>
              </w:rPr>
              <w:fldChar w:fldCharType="separate"/>
            </w:r>
            <w:r>
              <w:rPr>
                <w:webHidden/>
              </w:rPr>
              <w:t>8</w:t>
            </w:r>
            <w:r>
              <w:rPr>
                <w:webHidden/>
              </w:rPr>
              <w:fldChar w:fldCharType="end"/>
            </w:r>
          </w:hyperlink>
        </w:p>
        <w:p w14:paraId="45218A20"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04" w:history="1">
            <w:r w:rsidRPr="008D4DBC">
              <w:rPr>
                <w:rStyle w:val="Hyperlink"/>
              </w:rPr>
              <w:t>I. Cách tiếp cận</w:t>
            </w:r>
            <w:r>
              <w:rPr>
                <w:webHidden/>
              </w:rPr>
              <w:tab/>
            </w:r>
            <w:r>
              <w:rPr>
                <w:webHidden/>
              </w:rPr>
              <w:fldChar w:fldCharType="begin"/>
            </w:r>
            <w:r>
              <w:rPr>
                <w:webHidden/>
              </w:rPr>
              <w:instrText xml:space="preserve"> PAGEREF _Toc234274004 \h </w:instrText>
            </w:r>
            <w:r>
              <w:rPr>
                <w:webHidden/>
              </w:rPr>
            </w:r>
            <w:r>
              <w:rPr>
                <w:webHidden/>
              </w:rPr>
              <w:fldChar w:fldCharType="separate"/>
            </w:r>
            <w:r>
              <w:rPr>
                <w:webHidden/>
              </w:rPr>
              <w:t>8</w:t>
            </w:r>
            <w:r>
              <w:rPr>
                <w:webHidden/>
              </w:rPr>
              <w:fldChar w:fldCharType="end"/>
            </w:r>
          </w:hyperlink>
        </w:p>
        <w:p w14:paraId="32BCD926"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05" w:history="1">
            <w:r w:rsidRPr="008D4DBC">
              <w:rPr>
                <w:rStyle w:val="Hyperlink"/>
              </w:rPr>
              <w:t>II. Kiến trúc tổng thể của hệ thống</w:t>
            </w:r>
            <w:r>
              <w:rPr>
                <w:webHidden/>
              </w:rPr>
              <w:tab/>
            </w:r>
            <w:r>
              <w:rPr>
                <w:webHidden/>
              </w:rPr>
              <w:fldChar w:fldCharType="begin"/>
            </w:r>
            <w:r>
              <w:rPr>
                <w:webHidden/>
              </w:rPr>
              <w:instrText xml:space="preserve"> PAGEREF _Toc234274005 \h </w:instrText>
            </w:r>
            <w:r>
              <w:rPr>
                <w:webHidden/>
              </w:rPr>
            </w:r>
            <w:r>
              <w:rPr>
                <w:webHidden/>
              </w:rPr>
              <w:fldChar w:fldCharType="separate"/>
            </w:r>
            <w:r>
              <w:rPr>
                <w:webHidden/>
              </w:rPr>
              <w:t>9</w:t>
            </w:r>
            <w:r>
              <w:rPr>
                <w:webHidden/>
              </w:rPr>
              <w:fldChar w:fldCharType="end"/>
            </w:r>
          </w:hyperlink>
        </w:p>
        <w:p w14:paraId="11E35362"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1" w:history="1">
            <w:r w:rsidRPr="008D4DBC">
              <w:rPr>
                <w:rStyle w:val="Hyperlink"/>
              </w:rPr>
              <w:t>III. Nguồn dữ liệu và cơ chế tích hợp</w:t>
            </w:r>
            <w:r>
              <w:rPr>
                <w:webHidden/>
              </w:rPr>
              <w:tab/>
            </w:r>
            <w:r>
              <w:rPr>
                <w:webHidden/>
              </w:rPr>
              <w:fldChar w:fldCharType="begin"/>
            </w:r>
            <w:r>
              <w:rPr>
                <w:webHidden/>
              </w:rPr>
              <w:instrText xml:space="preserve"> PAGEREF _Toc234274041 \h </w:instrText>
            </w:r>
            <w:r>
              <w:rPr>
                <w:webHidden/>
              </w:rPr>
            </w:r>
            <w:r>
              <w:rPr>
                <w:webHidden/>
              </w:rPr>
              <w:fldChar w:fldCharType="separate"/>
            </w:r>
            <w:r>
              <w:rPr>
                <w:webHidden/>
              </w:rPr>
              <w:t>10</w:t>
            </w:r>
            <w:r>
              <w:rPr>
                <w:webHidden/>
              </w:rPr>
              <w:fldChar w:fldCharType="end"/>
            </w:r>
          </w:hyperlink>
        </w:p>
        <w:p w14:paraId="5902A281"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2" w:history="1">
            <w:r w:rsidRPr="008D4DBC">
              <w:rPr>
                <w:rStyle w:val="Hyperlink"/>
              </w:rPr>
              <w:t>IV. Backend, cơ sở dữ liệu và tự động hóa</w:t>
            </w:r>
            <w:r>
              <w:rPr>
                <w:webHidden/>
              </w:rPr>
              <w:tab/>
            </w:r>
            <w:r>
              <w:rPr>
                <w:webHidden/>
              </w:rPr>
              <w:fldChar w:fldCharType="begin"/>
            </w:r>
            <w:r>
              <w:rPr>
                <w:webHidden/>
              </w:rPr>
              <w:instrText xml:space="preserve"> PAGEREF _Toc234274042 \h </w:instrText>
            </w:r>
            <w:r>
              <w:rPr>
                <w:webHidden/>
              </w:rPr>
            </w:r>
            <w:r>
              <w:rPr>
                <w:webHidden/>
              </w:rPr>
              <w:fldChar w:fldCharType="separate"/>
            </w:r>
            <w:r>
              <w:rPr>
                <w:webHidden/>
              </w:rPr>
              <w:t>11</w:t>
            </w:r>
            <w:r>
              <w:rPr>
                <w:webHidden/>
              </w:rPr>
              <w:fldChar w:fldCharType="end"/>
            </w:r>
          </w:hyperlink>
        </w:p>
        <w:p w14:paraId="552108C7"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3" w:history="1">
            <w:r w:rsidRPr="008D4DBC">
              <w:rPr>
                <w:rStyle w:val="Hyperlink"/>
              </w:rPr>
              <w:t>V. Bộ máy dự báo AI tích hợp (tổng quan)</w:t>
            </w:r>
            <w:r>
              <w:rPr>
                <w:webHidden/>
              </w:rPr>
              <w:tab/>
            </w:r>
            <w:r>
              <w:rPr>
                <w:webHidden/>
              </w:rPr>
              <w:fldChar w:fldCharType="begin"/>
            </w:r>
            <w:r>
              <w:rPr>
                <w:webHidden/>
              </w:rPr>
              <w:instrText xml:space="preserve"> PAGEREF _Toc234274043 \h </w:instrText>
            </w:r>
            <w:r>
              <w:rPr>
                <w:webHidden/>
              </w:rPr>
            </w:r>
            <w:r>
              <w:rPr>
                <w:webHidden/>
              </w:rPr>
              <w:fldChar w:fldCharType="separate"/>
            </w:r>
            <w:r>
              <w:rPr>
                <w:webHidden/>
              </w:rPr>
              <w:t>12</w:t>
            </w:r>
            <w:r>
              <w:rPr>
                <w:webHidden/>
              </w:rPr>
              <w:fldChar w:fldCharType="end"/>
            </w:r>
          </w:hyperlink>
        </w:p>
        <w:p w14:paraId="6F5A92EE"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4" w:history="1">
            <w:r w:rsidRPr="008D4DBC">
              <w:rPr>
                <w:rStyle w:val="Hyperlink"/>
              </w:rPr>
              <w:t>VI. Chỉ số đánh giá hiệu năng</w:t>
            </w:r>
            <w:r>
              <w:rPr>
                <w:webHidden/>
              </w:rPr>
              <w:tab/>
            </w:r>
            <w:r>
              <w:rPr>
                <w:webHidden/>
              </w:rPr>
              <w:fldChar w:fldCharType="begin"/>
            </w:r>
            <w:r>
              <w:rPr>
                <w:webHidden/>
              </w:rPr>
              <w:instrText xml:space="preserve"> PAGEREF _Toc234274044 \h </w:instrText>
            </w:r>
            <w:r>
              <w:rPr>
                <w:webHidden/>
              </w:rPr>
            </w:r>
            <w:r>
              <w:rPr>
                <w:webHidden/>
              </w:rPr>
              <w:fldChar w:fldCharType="separate"/>
            </w:r>
            <w:r>
              <w:rPr>
                <w:webHidden/>
              </w:rPr>
              <w:t>12</w:t>
            </w:r>
            <w:r>
              <w:rPr>
                <w:webHidden/>
              </w:rPr>
              <w:fldChar w:fldCharType="end"/>
            </w:r>
          </w:hyperlink>
        </w:p>
        <w:p w14:paraId="00C3B019" w14:textId="77777777" w:rsidR="00902EB5" w:rsidRDefault="00902EB5">
          <w:pPr>
            <w:pStyle w:val="TOC1"/>
            <w:rPr>
              <w:rFonts w:asciiTheme="minorHAnsi" w:eastAsiaTheme="minorEastAsia" w:hAnsiTheme="minorHAnsi" w:cstheme="minorBidi"/>
              <w:sz w:val="22"/>
              <w:szCs w:val="22"/>
              <w:lang w:val="en-US"/>
            </w:rPr>
          </w:pPr>
          <w:hyperlink w:anchor="_Toc234274045" w:history="1">
            <w:r w:rsidRPr="008D4DBC">
              <w:rPr>
                <w:rStyle w:val="Hyperlink"/>
              </w:rPr>
              <w:t>Chương IV. ĐỐI TƯỢNG, PHẠM VI NGHIÊN CỨU VÀ ĐỐI TƯỢNG KHẢO SÁT</w:t>
            </w:r>
            <w:r>
              <w:rPr>
                <w:webHidden/>
              </w:rPr>
              <w:tab/>
            </w:r>
            <w:r>
              <w:rPr>
                <w:webHidden/>
              </w:rPr>
              <w:fldChar w:fldCharType="begin"/>
            </w:r>
            <w:r>
              <w:rPr>
                <w:webHidden/>
              </w:rPr>
              <w:instrText xml:space="preserve"> PAGEREF _Toc234274045 \h </w:instrText>
            </w:r>
            <w:r>
              <w:rPr>
                <w:webHidden/>
              </w:rPr>
            </w:r>
            <w:r>
              <w:rPr>
                <w:webHidden/>
              </w:rPr>
              <w:fldChar w:fldCharType="separate"/>
            </w:r>
            <w:r>
              <w:rPr>
                <w:webHidden/>
              </w:rPr>
              <w:t>14</w:t>
            </w:r>
            <w:r>
              <w:rPr>
                <w:webHidden/>
              </w:rPr>
              <w:fldChar w:fldCharType="end"/>
            </w:r>
          </w:hyperlink>
        </w:p>
        <w:p w14:paraId="6E475777"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6" w:history="1">
            <w:r w:rsidRPr="008D4DBC">
              <w:rPr>
                <w:rStyle w:val="Hyperlink"/>
              </w:rPr>
              <w:t>I. Đối tượng nghiên cứu</w:t>
            </w:r>
            <w:r>
              <w:rPr>
                <w:webHidden/>
              </w:rPr>
              <w:tab/>
            </w:r>
            <w:r>
              <w:rPr>
                <w:webHidden/>
              </w:rPr>
              <w:fldChar w:fldCharType="begin"/>
            </w:r>
            <w:r>
              <w:rPr>
                <w:webHidden/>
              </w:rPr>
              <w:instrText xml:space="preserve"> PAGEREF _Toc234274046 \h </w:instrText>
            </w:r>
            <w:r>
              <w:rPr>
                <w:webHidden/>
              </w:rPr>
            </w:r>
            <w:r>
              <w:rPr>
                <w:webHidden/>
              </w:rPr>
              <w:fldChar w:fldCharType="separate"/>
            </w:r>
            <w:r>
              <w:rPr>
                <w:webHidden/>
              </w:rPr>
              <w:t>14</w:t>
            </w:r>
            <w:r>
              <w:rPr>
                <w:webHidden/>
              </w:rPr>
              <w:fldChar w:fldCharType="end"/>
            </w:r>
          </w:hyperlink>
        </w:p>
        <w:p w14:paraId="41F36CC3"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7" w:history="1">
            <w:r w:rsidRPr="008D4DBC">
              <w:rPr>
                <w:rStyle w:val="Hyperlink"/>
              </w:rPr>
              <w:t>II. Phạm vi nghiên cứu</w:t>
            </w:r>
            <w:r>
              <w:rPr>
                <w:webHidden/>
              </w:rPr>
              <w:tab/>
            </w:r>
            <w:r>
              <w:rPr>
                <w:webHidden/>
              </w:rPr>
              <w:fldChar w:fldCharType="begin"/>
            </w:r>
            <w:r>
              <w:rPr>
                <w:webHidden/>
              </w:rPr>
              <w:instrText xml:space="preserve"> PAGEREF _Toc234274047 \h </w:instrText>
            </w:r>
            <w:r>
              <w:rPr>
                <w:webHidden/>
              </w:rPr>
            </w:r>
            <w:r>
              <w:rPr>
                <w:webHidden/>
              </w:rPr>
              <w:fldChar w:fldCharType="separate"/>
            </w:r>
            <w:r>
              <w:rPr>
                <w:webHidden/>
              </w:rPr>
              <w:t>14</w:t>
            </w:r>
            <w:r>
              <w:rPr>
                <w:webHidden/>
              </w:rPr>
              <w:fldChar w:fldCharType="end"/>
            </w:r>
          </w:hyperlink>
        </w:p>
        <w:p w14:paraId="32A055E0"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48" w:history="1">
            <w:r w:rsidRPr="008D4DBC">
              <w:rPr>
                <w:rStyle w:val="Hyperlink"/>
              </w:rPr>
              <w:t>III. Đối tượng khảo sát</w:t>
            </w:r>
            <w:r>
              <w:rPr>
                <w:webHidden/>
              </w:rPr>
              <w:tab/>
            </w:r>
            <w:r>
              <w:rPr>
                <w:webHidden/>
              </w:rPr>
              <w:fldChar w:fldCharType="begin"/>
            </w:r>
            <w:r>
              <w:rPr>
                <w:webHidden/>
              </w:rPr>
              <w:instrText xml:space="preserve"> PAGEREF _Toc234274048 \h </w:instrText>
            </w:r>
            <w:r>
              <w:rPr>
                <w:webHidden/>
              </w:rPr>
            </w:r>
            <w:r>
              <w:rPr>
                <w:webHidden/>
              </w:rPr>
              <w:fldChar w:fldCharType="separate"/>
            </w:r>
            <w:r>
              <w:rPr>
                <w:webHidden/>
              </w:rPr>
              <w:t>14</w:t>
            </w:r>
            <w:r>
              <w:rPr>
                <w:webHidden/>
              </w:rPr>
              <w:fldChar w:fldCharType="end"/>
            </w:r>
          </w:hyperlink>
        </w:p>
        <w:p w14:paraId="4C0B2E78" w14:textId="77777777" w:rsidR="00902EB5" w:rsidRDefault="00902EB5">
          <w:pPr>
            <w:pStyle w:val="TOC1"/>
            <w:rPr>
              <w:rFonts w:asciiTheme="minorHAnsi" w:eastAsiaTheme="minorEastAsia" w:hAnsiTheme="minorHAnsi" w:cstheme="minorBidi"/>
              <w:sz w:val="22"/>
              <w:szCs w:val="22"/>
              <w:lang w:val="en-US"/>
            </w:rPr>
          </w:pPr>
          <w:hyperlink w:anchor="_Toc234274049" w:history="1">
            <w:r w:rsidRPr="008D4DBC">
              <w:rPr>
                <w:rStyle w:val="Hyperlink"/>
              </w:rPr>
              <w:t>Chương V. KẾT QUẢ PHÁT TRIỂN VÀ TRIỂN KHAI HỆ THỐNG</w:t>
            </w:r>
            <w:r>
              <w:rPr>
                <w:webHidden/>
              </w:rPr>
              <w:tab/>
            </w:r>
            <w:r>
              <w:rPr>
                <w:webHidden/>
              </w:rPr>
              <w:fldChar w:fldCharType="begin"/>
            </w:r>
            <w:r>
              <w:rPr>
                <w:webHidden/>
              </w:rPr>
              <w:instrText xml:space="preserve"> PAGEREF _Toc234274049 \h </w:instrText>
            </w:r>
            <w:r>
              <w:rPr>
                <w:webHidden/>
              </w:rPr>
            </w:r>
            <w:r>
              <w:rPr>
                <w:webHidden/>
              </w:rPr>
              <w:fldChar w:fldCharType="separate"/>
            </w:r>
            <w:r>
              <w:rPr>
                <w:webHidden/>
              </w:rPr>
              <w:t>15</w:t>
            </w:r>
            <w:r>
              <w:rPr>
                <w:webHidden/>
              </w:rPr>
              <w:fldChar w:fldCharType="end"/>
            </w:r>
          </w:hyperlink>
        </w:p>
        <w:p w14:paraId="64027EFE"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097" w:history="1">
            <w:r w:rsidRPr="008D4DBC">
              <w:rPr>
                <w:rStyle w:val="Hyperlink"/>
              </w:rPr>
              <w:t>I. Ứng dụng Web (React.js) — nền tảng giám sát và điều hành cho cơ quan nhà nước</w:t>
            </w:r>
            <w:r>
              <w:rPr>
                <w:webHidden/>
              </w:rPr>
              <w:tab/>
            </w:r>
            <w:r>
              <w:rPr>
                <w:webHidden/>
              </w:rPr>
              <w:fldChar w:fldCharType="begin"/>
            </w:r>
            <w:r>
              <w:rPr>
                <w:webHidden/>
              </w:rPr>
              <w:instrText xml:space="preserve"> PAGEREF _Toc234274097 \h </w:instrText>
            </w:r>
            <w:r>
              <w:rPr>
                <w:webHidden/>
              </w:rPr>
            </w:r>
            <w:r>
              <w:rPr>
                <w:webHidden/>
              </w:rPr>
              <w:fldChar w:fldCharType="separate"/>
            </w:r>
            <w:r>
              <w:rPr>
                <w:webHidden/>
              </w:rPr>
              <w:t>15</w:t>
            </w:r>
            <w:r>
              <w:rPr>
                <w:webHidden/>
              </w:rPr>
              <w:fldChar w:fldCharType="end"/>
            </w:r>
          </w:hyperlink>
        </w:p>
        <w:p w14:paraId="4ECEC877"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098" w:history="1">
            <w:r w:rsidRPr="008D4DBC">
              <w:rPr>
                <w:rStyle w:val="Hyperlink"/>
              </w:rPr>
              <w:t>5.1.1 Mục tiêu và đối tượng người dùng</w:t>
            </w:r>
            <w:r>
              <w:rPr>
                <w:webHidden/>
              </w:rPr>
              <w:tab/>
            </w:r>
            <w:r>
              <w:rPr>
                <w:webHidden/>
              </w:rPr>
              <w:fldChar w:fldCharType="begin"/>
            </w:r>
            <w:r>
              <w:rPr>
                <w:webHidden/>
              </w:rPr>
              <w:instrText xml:space="preserve"> PAGEREF _Toc234274098 \h </w:instrText>
            </w:r>
            <w:r>
              <w:rPr>
                <w:webHidden/>
              </w:rPr>
            </w:r>
            <w:r>
              <w:rPr>
                <w:webHidden/>
              </w:rPr>
              <w:fldChar w:fldCharType="separate"/>
            </w:r>
            <w:r>
              <w:rPr>
                <w:webHidden/>
              </w:rPr>
              <w:t>15</w:t>
            </w:r>
            <w:r>
              <w:rPr>
                <w:webHidden/>
              </w:rPr>
              <w:fldChar w:fldCharType="end"/>
            </w:r>
          </w:hyperlink>
        </w:p>
        <w:p w14:paraId="6DED502C"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099" w:history="1">
            <w:r w:rsidRPr="008D4DBC">
              <w:rPr>
                <w:rStyle w:val="Hyperlink"/>
              </w:rPr>
              <w:t>5.1.2 Bản đồ giám sát thời gian thực</w:t>
            </w:r>
            <w:r>
              <w:rPr>
                <w:webHidden/>
              </w:rPr>
              <w:tab/>
            </w:r>
            <w:r>
              <w:rPr>
                <w:webHidden/>
              </w:rPr>
              <w:fldChar w:fldCharType="begin"/>
            </w:r>
            <w:r>
              <w:rPr>
                <w:webHidden/>
              </w:rPr>
              <w:instrText xml:space="preserve"> PAGEREF _Toc234274099 \h </w:instrText>
            </w:r>
            <w:r>
              <w:rPr>
                <w:webHidden/>
              </w:rPr>
            </w:r>
            <w:r>
              <w:rPr>
                <w:webHidden/>
              </w:rPr>
              <w:fldChar w:fldCharType="separate"/>
            </w:r>
            <w:r>
              <w:rPr>
                <w:webHidden/>
              </w:rPr>
              <w:t>15</w:t>
            </w:r>
            <w:r>
              <w:rPr>
                <w:webHidden/>
              </w:rPr>
              <w:fldChar w:fldCharType="end"/>
            </w:r>
          </w:hyperlink>
        </w:p>
        <w:p w14:paraId="4429AB1C"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00" w:history="1">
            <w:r w:rsidRPr="008D4DBC">
              <w:rPr>
                <w:rStyle w:val="Hyperlink"/>
              </w:rPr>
              <w:t>5.1.3 Hệ thống cảnh báo và Dashboard quản trị</w:t>
            </w:r>
            <w:r>
              <w:rPr>
                <w:webHidden/>
              </w:rPr>
              <w:tab/>
            </w:r>
            <w:r>
              <w:rPr>
                <w:webHidden/>
              </w:rPr>
              <w:fldChar w:fldCharType="begin"/>
            </w:r>
            <w:r>
              <w:rPr>
                <w:webHidden/>
              </w:rPr>
              <w:instrText xml:space="preserve"> PAGEREF _Toc234274100 \h </w:instrText>
            </w:r>
            <w:r>
              <w:rPr>
                <w:webHidden/>
              </w:rPr>
            </w:r>
            <w:r>
              <w:rPr>
                <w:webHidden/>
              </w:rPr>
              <w:fldChar w:fldCharType="separate"/>
            </w:r>
            <w:r>
              <w:rPr>
                <w:webHidden/>
              </w:rPr>
              <w:t>18</w:t>
            </w:r>
            <w:r>
              <w:rPr>
                <w:webHidden/>
              </w:rPr>
              <w:fldChar w:fldCharType="end"/>
            </w:r>
          </w:hyperlink>
        </w:p>
        <w:p w14:paraId="0D962638"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01" w:history="1">
            <w:r w:rsidRPr="008D4DBC">
              <w:rPr>
                <w:rStyle w:val="Hyperlink"/>
              </w:rPr>
              <w:t>5.1.4 Động cơ cảnh báo lũ (Flood Alert Engine)</w:t>
            </w:r>
            <w:r>
              <w:rPr>
                <w:webHidden/>
              </w:rPr>
              <w:tab/>
            </w:r>
            <w:r>
              <w:rPr>
                <w:webHidden/>
              </w:rPr>
              <w:fldChar w:fldCharType="begin"/>
            </w:r>
            <w:r>
              <w:rPr>
                <w:webHidden/>
              </w:rPr>
              <w:instrText xml:space="preserve"> PAGEREF _Toc234274101 \h </w:instrText>
            </w:r>
            <w:r>
              <w:rPr>
                <w:webHidden/>
              </w:rPr>
            </w:r>
            <w:r>
              <w:rPr>
                <w:webHidden/>
              </w:rPr>
              <w:fldChar w:fldCharType="separate"/>
            </w:r>
            <w:r>
              <w:rPr>
                <w:webHidden/>
              </w:rPr>
              <w:t>19</w:t>
            </w:r>
            <w:r>
              <w:rPr>
                <w:webHidden/>
              </w:rPr>
              <w:fldChar w:fldCharType="end"/>
            </w:r>
          </w:hyperlink>
        </w:p>
        <w:p w14:paraId="5444EC0A"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38" w:history="1">
            <w:r w:rsidRPr="008D4DBC">
              <w:rPr>
                <w:rStyle w:val="Hyperlink"/>
              </w:rPr>
              <w:t>II. Ứng dụng Di động (React Native/Expo) — kênh cảnh báo và hỗ trợ trực tiếp cho người dân</w:t>
            </w:r>
            <w:r>
              <w:rPr>
                <w:webHidden/>
              </w:rPr>
              <w:tab/>
            </w:r>
            <w:r>
              <w:rPr>
                <w:webHidden/>
              </w:rPr>
              <w:fldChar w:fldCharType="begin"/>
            </w:r>
            <w:r>
              <w:rPr>
                <w:webHidden/>
              </w:rPr>
              <w:instrText xml:space="preserve"> PAGEREF _Toc234274138 \h </w:instrText>
            </w:r>
            <w:r>
              <w:rPr>
                <w:webHidden/>
              </w:rPr>
            </w:r>
            <w:r>
              <w:rPr>
                <w:webHidden/>
              </w:rPr>
              <w:fldChar w:fldCharType="separate"/>
            </w:r>
            <w:r>
              <w:rPr>
                <w:webHidden/>
              </w:rPr>
              <w:t>20</w:t>
            </w:r>
            <w:r>
              <w:rPr>
                <w:webHidden/>
              </w:rPr>
              <w:fldChar w:fldCharType="end"/>
            </w:r>
          </w:hyperlink>
        </w:p>
        <w:p w14:paraId="73201039"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39" w:history="1">
            <w:r w:rsidRPr="008D4DBC">
              <w:rPr>
                <w:rStyle w:val="Hyperlink"/>
              </w:rPr>
              <w:t>5.2.1 Mục tiêu và đối tượng người dùng</w:t>
            </w:r>
            <w:r>
              <w:rPr>
                <w:webHidden/>
              </w:rPr>
              <w:tab/>
            </w:r>
            <w:r>
              <w:rPr>
                <w:webHidden/>
              </w:rPr>
              <w:fldChar w:fldCharType="begin"/>
            </w:r>
            <w:r>
              <w:rPr>
                <w:webHidden/>
              </w:rPr>
              <w:instrText xml:space="preserve"> PAGEREF _Toc234274139 \h </w:instrText>
            </w:r>
            <w:r>
              <w:rPr>
                <w:webHidden/>
              </w:rPr>
            </w:r>
            <w:r>
              <w:rPr>
                <w:webHidden/>
              </w:rPr>
              <w:fldChar w:fldCharType="separate"/>
            </w:r>
            <w:r>
              <w:rPr>
                <w:webHidden/>
              </w:rPr>
              <w:t>20</w:t>
            </w:r>
            <w:r>
              <w:rPr>
                <w:webHidden/>
              </w:rPr>
              <w:fldChar w:fldCharType="end"/>
            </w:r>
          </w:hyperlink>
        </w:p>
        <w:p w14:paraId="301B5DAF"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0" w:history="1">
            <w:r w:rsidRPr="008D4DBC">
              <w:rPr>
                <w:rStyle w:val="Hyperlink"/>
              </w:rPr>
              <w:t>5.2.2 Xử lý ảnh AI: ước lượng mức ngập từ ảnh (YOLO Pose)</w:t>
            </w:r>
            <w:r>
              <w:rPr>
                <w:webHidden/>
              </w:rPr>
              <w:tab/>
            </w:r>
            <w:r>
              <w:rPr>
                <w:webHidden/>
              </w:rPr>
              <w:fldChar w:fldCharType="begin"/>
            </w:r>
            <w:r>
              <w:rPr>
                <w:webHidden/>
              </w:rPr>
              <w:instrText xml:space="preserve"> PAGEREF _Toc234274140 \h </w:instrText>
            </w:r>
            <w:r>
              <w:rPr>
                <w:webHidden/>
              </w:rPr>
            </w:r>
            <w:r>
              <w:rPr>
                <w:webHidden/>
              </w:rPr>
              <w:fldChar w:fldCharType="separate"/>
            </w:r>
            <w:r>
              <w:rPr>
                <w:webHidden/>
              </w:rPr>
              <w:t>20</w:t>
            </w:r>
            <w:r>
              <w:rPr>
                <w:webHidden/>
              </w:rPr>
              <w:fldChar w:fldCharType="end"/>
            </w:r>
          </w:hyperlink>
        </w:p>
        <w:p w14:paraId="24E5C989"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1" w:history="1">
            <w:r w:rsidRPr="008D4DBC">
              <w:rPr>
                <w:rStyle w:val="Hyperlink"/>
              </w:rPr>
              <w:t>5.2.3 Bản đồ thời gian thực và cảnh báo tiếp cận</w:t>
            </w:r>
            <w:r>
              <w:rPr>
                <w:webHidden/>
              </w:rPr>
              <w:tab/>
            </w:r>
            <w:r>
              <w:rPr>
                <w:webHidden/>
              </w:rPr>
              <w:fldChar w:fldCharType="begin"/>
            </w:r>
            <w:r>
              <w:rPr>
                <w:webHidden/>
              </w:rPr>
              <w:instrText xml:space="preserve"> PAGEREF _Toc234274141 \h </w:instrText>
            </w:r>
            <w:r>
              <w:rPr>
                <w:webHidden/>
              </w:rPr>
            </w:r>
            <w:r>
              <w:rPr>
                <w:webHidden/>
              </w:rPr>
              <w:fldChar w:fldCharType="separate"/>
            </w:r>
            <w:r>
              <w:rPr>
                <w:webHidden/>
              </w:rPr>
              <w:t>23</w:t>
            </w:r>
            <w:r>
              <w:rPr>
                <w:webHidden/>
              </w:rPr>
              <w:fldChar w:fldCharType="end"/>
            </w:r>
          </w:hyperlink>
        </w:p>
        <w:p w14:paraId="1E7140C6"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2" w:history="1">
            <w:r w:rsidRPr="008D4DBC">
              <w:rPr>
                <w:rStyle w:val="Hyperlink"/>
              </w:rPr>
              <w:t>5.2.4 Bộ công cụ hỗ trợ sơ tán và cứu hộ</w:t>
            </w:r>
            <w:r>
              <w:rPr>
                <w:webHidden/>
              </w:rPr>
              <w:tab/>
            </w:r>
            <w:r>
              <w:rPr>
                <w:webHidden/>
              </w:rPr>
              <w:fldChar w:fldCharType="begin"/>
            </w:r>
            <w:r>
              <w:rPr>
                <w:webHidden/>
              </w:rPr>
              <w:instrText xml:space="preserve"> PAGEREF _Toc234274142 \h </w:instrText>
            </w:r>
            <w:r>
              <w:rPr>
                <w:webHidden/>
              </w:rPr>
            </w:r>
            <w:r>
              <w:rPr>
                <w:webHidden/>
              </w:rPr>
              <w:fldChar w:fldCharType="separate"/>
            </w:r>
            <w:r>
              <w:rPr>
                <w:webHidden/>
              </w:rPr>
              <w:t>24</w:t>
            </w:r>
            <w:r>
              <w:rPr>
                <w:webHidden/>
              </w:rPr>
              <w:fldChar w:fldCharType="end"/>
            </w:r>
          </w:hyperlink>
        </w:p>
        <w:p w14:paraId="79CEA1A6"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43" w:history="1">
            <w:r w:rsidRPr="008D4DBC">
              <w:rPr>
                <w:rStyle w:val="Hyperlink"/>
              </w:rPr>
              <w:t>III. Ứng dụng Desktop DSS (WPF) — công cụ cho đơn vị vận hành hồ chứa</w:t>
            </w:r>
            <w:r>
              <w:rPr>
                <w:webHidden/>
              </w:rPr>
              <w:tab/>
            </w:r>
            <w:r>
              <w:rPr>
                <w:webHidden/>
              </w:rPr>
              <w:fldChar w:fldCharType="begin"/>
            </w:r>
            <w:r>
              <w:rPr>
                <w:webHidden/>
              </w:rPr>
              <w:instrText xml:space="preserve"> PAGEREF _Toc234274143 \h </w:instrText>
            </w:r>
            <w:r>
              <w:rPr>
                <w:webHidden/>
              </w:rPr>
            </w:r>
            <w:r>
              <w:rPr>
                <w:webHidden/>
              </w:rPr>
              <w:fldChar w:fldCharType="separate"/>
            </w:r>
            <w:r>
              <w:rPr>
                <w:webHidden/>
              </w:rPr>
              <w:t>25</w:t>
            </w:r>
            <w:r>
              <w:rPr>
                <w:webHidden/>
              </w:rPr>
              <w:fldChar w:fldCharType="end"/>
            </w:r>
          </w:hyperlink>
        </w:p>
        <w:p w14:paraId="071C6694"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4" w:history="1">
            <w:r w:rsidRPr="008D4DBC">
              <w:rPr>
                <w:rStyle w:val="Hyperlink"/>
              </w:rPr>
              <w:t>5.3.1 Mục tiêu và đối tượng người dùng</w:t>
            </w:r>
            <w:r>
              <w:rPr>
                <w:webHidden/>
              </w:rPr>
              <w:tab/>
            </w:r>
            <w:r>
              <w:rPr>
                <w:webHidden/>
              </w:rPr>
              <w:fldChar w:fldCharType="begin"/>
            </w:r>
            <w:r>
              <w:rPr>
                <w:webHidden/>
              </w:rPr>
              <w:instrText xml:space="preserve"> PAGEREF _Toc234274144 \h </w:instrText>
            </w:r>
            <w:r>
              <w:rPr>
                <w:webHidden/>
              </w:rPr>
            </w:r>
            <w:r>
              <w:rPr>
                <w:webHidden/>
              </w:rPr>
              <w:fldChar w:fldCharType="separate"/>
            </w:r>
            <w:r>
              <w:rPr>
                <w:webHidden/>
              </w:rPr>
              <w:t>25</w:t>
            </w:r>
            <w:r>
              <w:rPr>
                <w:webHidden/>
              </w:rPr>
              <w:fldChar w:fldCharType="end"/>
            </w:r>
          </w:hyperlink>
        </w:p>
        <w:p w14:paraId="6797E63F"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5" w:history="1">
            <w:r w:rsidRPr="008D4DBC">
              <w:rPr>
                <w:rStyle w:val="Hyperlink"/>
              </w:rPr>
              <w:t>5.3.2 Quy trình hỗ trợ quyết định</w:t>
            </w:r>
            <w:r>
              <w:rPr>
                <w:webHidden/>
              </w:rPr>
              <w:tab/>
            </w:r>
            <w:r>
              <w:rPr>
                <w:webHidden/>
              </w:rPr>
              <w:fldChar w:fldCharType="begin"/>
            </w:r>
            <w:r>
              <w:rPr>
                <w:webHidden/>
              </w:rPr>
              <w:instrText xml:space="preserve"> PAGEREF _Toc234274145 \h </w:instrText>
            </w:r>
            <w:r>
              <w:rPr>
                <w:webHidden/>
              </w:rPr>
            </w:r>
            <w:r>
              <w:rPr>
                <w:webHidden/>
              </w:rPr>
              <w:fldChar w:fldCharType="separate"/>
            </w:r>
            <w:r>
              <w:rPr>
                <w:webHidden/>
              </w:rPr>
              <w:t>25</w:t>
            </w:r>
            <w:r>
              <w:rPr>
                <w:webHidden/>
              </w:rPr>
              <w:fldChar w:fldCharType="end"/>
            </w:r>
          </w:hyperlink>
        </w:p>
        <w:p w14:paraId="4968FEB7"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6" w:history="1">
            <w:r w:rsidRPr="008D4DBC">
              <w:rPr>
                <w:rStyle w:val="Hyperlink"/>
              </w:rPr>
              <w:t>5.3.3 Chức năng chính của Desktop DSS</w:t>
            </w:r>
            <w:r>
              <w:rPr>
                <w:webHidden/>
              </w:rPr>
              <w:tab/>
            </w:r>
            <w:r>
              <w:rPr>
                <w:webHidden/>
              </w:rPr>
              <w:fldChar w:fldCharType="begin"/>
            </w:r>
            <w:r>
              <w:rPr>
                <w:webHidden/>
              </w:rPr>
              <w:instrText xml:space="preserve"> PAGEREF _Toc234274146 \h </w:instrText>
            </w:r>
            <w:r>
              <w:rPr>
                <w:webHidden/>
              </w:rPr>
            </w:r>
            <w:r>
              <w:rPr>
                <w:webHidden/>
              </w:rPr>
              <w:fldChar w:fldCharType="separate"/>
            </w:r>
            <w:r>
              <w:rPr>
                <w:webHidden/>
              </w:rPr>
              <w:t>26</w:t>
            </w:r>
            <w:r>
              <w:rPr>
                <w:webHidden/>
              </w:rPr>
              <w:fldChar w:fldCharType="end"/>
            </w:r>
          </w:hyperlink>
        </w:p>
        <w:p w14:paraId="5C0087AC"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47" w:history="1">
            <w:r w:rsidRPr="008D4DBC">
              <w:rPr>
                <w:rStyle w:val="Hyperlink"/>
              </w:rPr>
              <w:t>IV. Mở rộng kênh hỗ trợ người dân qua Zalo Official Account (OA) — không yêu cầu cài đặt ứng dụng</w:t>
            </w:r>
            <w:r>
              <w:rPr>
                <w:webHidden/>
              </w:rPr>
              <w:tab/>
            </w:r>
            <w:r>
              <w:rPr>
                <w:webHidden/>
              </w:rPr>
              <w:fldChar w:fldCharType="begin"/>
            </w:r>
            <w:r>
              <w:rPr>
                <w:webHidden/>
              </w:rPr>
              <w:instrText xml:space="preserve"> PAGEREF _Toc234274147 \h </w:instrText>
            </w:r>
            <w:r>
              <w:rPr>
                <w:webHidden/>
              </w:rPr>
            </w:r>
            <w:r>
              <w:rPr>
                <w:webHidden/>
              </w:rPr>
              <w:fldChar w:fldCharType="separate"/>
            </w:r>
            <w:r>
              <w:rPr>
                <w:webHidden/>
              </w:rPr>
              <w:t>27</w:t>
            </w:r>
            <w:r>
              <w:rPr>
                <w:webHidden/>
              </w:rPr>
              <w:fldChar w:fldCharType="end"/>
            </w:r>
          </w:hyperlink>
        </w:p>
        <w:p w14:paraId="1B61BF7B"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8" w:history="1">
            <w:r w:rsidRPr="008D4DBC">
              <w:rPr>
                <w:rStyle w:val="Hyperlink"/>
              </w:rPr>
              <w:t>5.4.1 Bối cảnh sử dụng và tính cấp thiết</w:t>
            </w:r>
            <w:r>
              <w:rPr>
                <w:webHidden/>
              </w:rPr>
              <w:tab/>
            </w:r>
            <w:r>
              <w:rPr>
                <w:webHidden/>
              </w:rPr>
              <w:fldChar w:fldCharType="begin"/>
            </w:r>
            <w:r>
              <w:rPr>
                <w:webHidden/>
              </w:rPr>
              <w:instrText xml:space="preserve"> PAGEREF _Toc234274148 \h </w:instrText>
            </w:r>
            <w:r>
              <w:rPr>
                <w:webHidden/>
              </w:rPr>
            </w:r>
            <w:r>
              <w:rPr>
                <w:webHidden/>
              </w:rPr>
              <w:fldChar w:fldCharType="separate"/>
            </w:r>
            <w:r>
              <w:rPr>
                <w:webHidden/>
              </w:rPr>
              <w:t>27</w:t>
            </w:r>
            <w:r>
              <w:rPr>
                <w:webHidden/>
              </w:rPr>
              <w:fldChar w:fldCharType="end"/>
            </w:r>
          </w:hyperlink>
        </w:p>
        <w:p w14:paraId="0FFB9E0A"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49" w:history="1">
            <w:r w:rsidRPr="008D4DBC">
              <w:rPr>
                <w:rStyle w:val="Hyperlink"/>
              </w:rPr>
              <w:t>5.4.2 Định hướng mở rộng — Zalo Mini App và cảnh báo chủ động qua ZNS</w:t>
            </w:r>
            <w:r>
              <w:rPr>
                <w:webHidden/>
              </w:rPr>
              <w:tab/>
            </w:r>
            <w:r>
              <w:rPr>
                <w:webHidden/>
              </w:rPr>
              <w:fldChar w:fldCharType="begin"/>
            </w:r>
            <w:r>
              <w:rPr>
                <w:webHidden/>
              </w:rPr>
              <w:instrText xml:space="preserve"> PAGEREF _Toc234274149 \h </w:instrText>
            </w:r>
            <w:r>
              <w:rPr>
                <w:webHidden/>
              </w:rPr>
            </w:r>
            <w:r>
              <w:rPr>
                <w:webHidden/>
              </w:rPr>
              <w:fldChar w:fldCharType="separate"/>
            </w:r>
            <w:r>
              <w:rPr>
                <w:webHidden/>
              </w:rPr>
              <w:t>33</w:t>
            </w:r>
            <w:r>
              <w:rPr>
                <w:webHidden/>
              </w:rPr>
              <w:fldChar w:fldCharType="end"/>
            </w:r>
          </w:hyperlink>
        </w:p>
        <w:p w14:paraId="42EA9CA1" w14:textId="77777777" w:rsidR="00902EB5" w:rsidRDefault="00902EB5">
          <w:pPr>
            <w:pStyle w:val="TOC3"/>
            <w:tabs>
              <w:tab w:val="right" w:leader="dot" w:pos="9061"/>
            </w:tabs>
            <w:rPr>
              <w:rFonts w:asciiTheme="minorHAnsi" w:eastAsiaTheme="minorEastAsia" w:hAnsiTheme="minorHAnsi" w:cstheme="minorBidi"/>
              <w:sz w:val="22"/>
              <w:szCs w:val="22"/>
              <w:lang w:val="en-US"/>
            </w:rPr>
          </w:pPr>
          <w:hyperlink w:anchor="_Toc234274150" w:history="1">
            <w:r w:rsidRPr="008D4DBC">
              <w:rPr>
                <w:rStyle w:val="Hyperlink"/>
              </w:rPr>
              <w:t>5.4.3 Giá trị hỗ trợ người dân và khả năng nhân rộng</w:t>
            </w:r>
            <w:r>
              <w:rPr>
                <w:webHidden/>
              </w:rPr>
              <w:tab/>
            </w:r>
            <w:r>
              <w:rPr>
                <w:webHidden/>
              </w:rPr>
              <w:fldChar w:fldCharType="begin"/>
            </w:r>
            <w:r>
              <w:rPr>
                <w:webHidden/>
              </w:rPr>
              <w:instrText xml:space="preserve"> PAGEREF _Toc234274150 \h </w:instrText>
            </w:r>
            <w:r>
              <w:rPr>
                <w:webHidden/>
              </w:rPr>
            </w:r>
            <w:r>
              <w:rPr>
                <w:webHidden/>
              </w:rPr>
              <w:fldChar w:fldCharType="separate"/>
            </w:r>
            <w:r>
              <w:rPr>
                <w:webHidden/>
              </w:rPr>
              <w:t>34</w:t>
            </w:r>
            <w:r>
              <w:rPr>
                <w:webHidden/>
              </w:rPr>
              <w:fldChar w:fldCharType="end"/>
            </w:r>
          </w:hyperlink>
        </w:p>
        <w:p w14:paraId="3D87B2C4"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51" w:history="1">
            <w:r w:rsidRPr="008D4DBC">
              <w:rPr>
                <w:rStyle w:val="Hyperlink"/>
              </w:rPr>
              <w:t>V. Nền tảng dữ liệu cộng đồng tích hợp GIS — vòng lặp dữ liệu khép kín</w:t>
            </w:r>
            <w:r>
              <w:rPr>
                <w:webHidden/>
              </w:rPr>
              <w:tab/>
            </w:r>
            <w:r>
              <w:rPr>
                <w:webHidden/>
              </w:rPr>
              <w:fldChar w:fldCharType="begin"/>
            </w:r>
            <w:r>
              <w:rPr>
                <w:webHidden/>
              </w:rPr>
              <w:instrText xml:space="preserve"> PAGEREF _Toc234274151 \h </w:instrText>
            </w:r>
            <w:r>
              <w:rPr>
                <w:webHidden/>
              </w:rPr>
            </w:r>
            <w:r>
              <w:rPr>
                <w:webHidden/>
              </w:rPr>
              <w:fldChar w:fldCharType="separate"/>
            </w:r>
            <w:r>
              <w:rPr>
                <w:webHidden/>
              </w:rPr>
              <w:t>34</w:t>
            </w:r>
            <w:r>
              <w:rPr>
                <w:webHidden/>
              </w:rPr>
              <w:fldChar w:fldCharType="end"/>
            </w:r>
          </w:hyperlink>
        </w:p>
        <w:p w14:paraId="19E1E0B9"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64" w:history="1">
            <w:r w:rsidRPr="008D4DBC">
              <w:rPr>
                <w:rStyle w:val="Hyperlink"/>
              </w:rPr>
              <w:t>VI. Kết quả vận hành bộ máy dự báo</w:t>
            </w:r>
            <w:r>
              <w:rPr>
                <w:webHidden/>
              </w:rPr>
              <w:tab/>
            </w:r>
            <w:r>
              <w:rPr>
                <w:webHidden/>
              </w:rPr>
              <w:fldChar w:fldCharType="begin"/>
            </w:r>
            <w:r>
              <w:rPr>
                <w:webHidden/>
              </w:rPr>
              <w:instrText xml:space="preserve"> PAGEREF _Toc234274164 \h </w:instrText>
            </w:r>
            <w:r>
              <w:rPr>
                <w:webHidden/>
              </w:rPr>
            </w:r>
            <w:r>
              <w:rPr>
                <w:webHidden/>
              </w:rPr>
              <w:fldChar w:fldCharType="separate"/>
            </w:r>
            <w:r>
              <w:rPr>
                <w:webHidden/>
              </w:rPr>
              <w:t>35</w:t>
            </w:r>
            <w:r>
              <w:rPr>
                <w:webHidden/>
              </w:rPr>
              <w:fldChar w:fldCharType="end"/>
            </w:r>
          </w:hyperlink>
        </w:p>
        <w:p w14:paraId="0976D2AE"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65" w:history="1">
            <w:r w:rsidRPr="008D4DBC">
              <w:rPr>
                <w:rStyle w:val="Hyperlink"/>
              </w:rPr>
              <w:t>VII. Giá trị khác biệt và khả năng áp dụng</w:t>
            </w:r>
            <w:r>
              <w:rPr>
                <w:webHidden/>
              </w:rPr>
              <w:tab/>
            </w:r>
            <w:r>
              <w:rPr>
                <w:webHidden/>
              </w:rPr>
              <w:fldChar w:fldCharType="begin"/>
            </w:r>
            <w:r>
              <w:rPr>
                <w:webHidden/>
              </w:rPr>
              <w:instrText xml:space="preserve"> PAGEREF _Toc234274165 \h </w:instrText>
            </w:r>
            <w:r>
              <w:rPr>
                <w:webHidden/>
              </w:rPr>
            </w:r>
            <w:r>
              <w:rPr>
                <w:webHidden/>
              </w:rPr>
              <w:fldChar w:fldCharType="separate"/>
            </w:r>
            <w:r>
              <w:rPr>
                <w:webHidden/>
              </w:rPr>
              <w:t>36</w:t>
            </w:r>
            <w:r>
              <w:rPr>
                <w:webHidden/>
              </w:rPr>
              <w:fldChar w:fldCharType="end"/>
            </w:r>
          </w:hyperlink>
        </w:p>
        <w:p w14:paraId="2E7D1CE7" w14:textId="77777777" w:rsidR="00902EB5" w:rsidRDefault="00902EB5">
          <w:pPr>
            <w:pStyle w:val="TOC1"/>
            <w:rPr>
              <w:rFonts w:asciiTheme="minorHAnsi" w:eastAsiaTheme="minorEastAsia" w:hAnsiTheme="minorHAnsi" w:cstheme="minorBidi"/>
              <w:sz w:val="22"/>
              <w:szCs w:val="22"/>
              <w:lang w:val="en-US"/>
            </w:rPr>
          </w:pPr>
          <w:hyperlink w:anchor="_Toc234274166" w:history="1">
            <w:r w:rsidRPr="008D4DBC">
              <w:rPr>
                <w:rStyle w:val="Hyperlink"/>
              </w:rPr>
              <w:t>Chương VI. KẾT LUẬN VÀ KIẾN NGHỊ</w:t>
            </w:r>
            <w:r>
              <w:rPr>
                <w:webHidden/>
              </w:rPr>
              <w:tab/>
            </w:r>
            <w:r>
              <w:rPr>
                <w:webHidden/>
              </w:rPr>
              <w:fldChar w:fldCharType="begin"/>
            </w:r>
            <w:r>
              <w:rPr>
                <w:webHidden/>
              </w:rPr>
              <w:instrText xml:space="preserve"> PAGEREF _Toc234274166 \h </w:instrText>
            </w:r>
            <w:r>
              <w:rPr>
                <w:webHidden/>
              </w:rPr>
            </w:r>
            <w:r>
              <w:rPr>
                <w:webHidden/>
              </w:rPr>
              <w:fldChar w:fldCharType="separate"/>
            </w:r>
            <w:r>
              <w:rPr>
                <w:webHidden/>
              </w:rPr>
              <w:t>38</w:t>
            </w:r>
            <w:r>
              <w:rPr>
                <w:webHidden/>
              </w:rPr>
              <w:fldChar w:fldCharType="end"/>
            </w:r>
          </w:hyperlink>
        </w:p>
        <w:p w14:paraId="10CA8C88"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67" w:history="1">
            <w:r w:rsidRPr="008D4DBC">
              <w:rPr>
                <w:rStyle w:val="Hyperlink"/>
              </w:rPr>
              <w:t>I. Kết luận</w:t>
            </w:r>
            <w:r>
              <w:rPr>
                <w:webHidden/>
              </w:rPr>
              <w:tab/>
            </w:r>
            <w:r>
              <w:rPr>
                <w:webHidden/>
              </w:rPr>
              <w:fldChar w:fldCharType="begin"/>
            </w:r>
            <w:r>
              <w:rPr>
                <w:webHidden/>
              </w:rPr>
              <w:instrText xml:space="preserve"> PAGEREF _Toc234274167 \h </w:instrText>
            </w:r>
            <w:r>
              <w:rPr>
                <w:webHidden/>
              </w:rPr>
            </w:r>
            <w:r>
              <w:rPr>
                <w:webHidden/>
              </w:rPr>
              <w:fldChar w:fldCharType="separate"/>
            </w:r>
            <w:r>
              <w:rPr>
                <w:webHidden/>
              </w:rPr>
              <w:t>38</w:t>
            </w:r>
            <w:r>
              <w:rPr>
                <w:webHidden/>
              </w:rPr>
              <w:fldChar w:fldCharType="end"/>
            </w:r>
          </w:hyperlink>
        </w:p>
        <w:p w14:paraId="457E033D" w14:textId="77777777" w:rsidR="00902EB5" w:rsidRDefault="00902EB5">
          <w:pPr>
            <w:pStyle w:val="TOC2"/>
            <w:tabs>
              <w:tab w:val="right" w:leader="dot" w:pos="9061"/>
            </w:tabs>
            <w:rPr>
              <w:rFonts w:asciiTheme="minorHAnsi" w:eastAsiaTheme="minorEastAsia" w:hAnsiTheme="minorHAnsi" w:cstheme="minorBidi"/>
              <w:sz w:val="22"/>
              <w:szCs w:val="22"/>
              <w:lang w:val="en-US"/>
            </w:rPr>
          </w:pPr>
          <w:hyperlink w:anchor="_Toc234274172" w:history="1">
            <w:r w:rsidRPr="008D4DBC">
              <w:rPr>
                <w:rStyle w:val="Hyperlink"/>
              </w:rPr>
              <w:t>II. Kiến nghị và hướng phát triển</w:t>
            </w:r>
            <w:r>
              <w:rPr>
                <w:webHidden/>
              </w:rPr>
              <w:tab/>
            </w:r>
            <w:r>
              <w:rPr>
                <w:webHidden/>
              </w:rPr>
              <w:fldChar w:fldCharType="begin"/>
            </w:r>
            <w:r>
              <w:rPr>
                <w:webHidden/>
              </w:rPr>
              <w:instrText xml:space="preserve"> PAGEREF _Toc234274172 \h </w:instrText>
            </w:r>
            <w:r>
              <w:rPr>
                <w:webHidden/>
              </w:rPr>
            </w:r>
            <w:r>
              <w:rPr>
                <w:webHidden/>
              </w:rPr>
              <w:fldChar w:fldCharType="separate"/>
            </w:r>
            <w:r>
              <w:rPr>
                <w:webHidden/>
              </w:rPr>
              <w:t>38</w:t>
            </w:r>
            <w:r>
              <w:rPr>
                <w:webHidden/>
              </w:rPr>
              <w:fldChar w:fldCharType="end"/>
            </w:r>
          </w:hyperlink>
        </w:p>
        <w:p w14:paraId="0E4F2018" w14:textId="77777777" w:rsidR="00902EB5" w:rsidRDefault="00902EB5">
          <w:pPr>
            <w:pStyle w:val="TOC1"/>
            <w:rPr>
              <w:rFonts w:asciiTheme="minorHAnsi" w:eastAsiaTheme="minorEastAsia" w:hAnsiTheme="minorHAnsi" w:cstheme="minorBidi"/>
              <w:sz w:val="22"/>
              <w:szCs w:val="22"/>
              <w:lang w:val="en-US"/>
            </w:rPr>
          </w:pPr>
          <w:hyperlink w:anchor="_Toc234274173" w:history="1">
            <w:r w:rsidRPr="008D4DBC">
              <w:rPr>
                <w:rStyle w:val="Hyperlink"/>
              </w:rPr>
              <w:t>Chương VII. TÀI LIỆU THAM KHẢO</w:t>
            </w:r>
            <w:r>
              <w:rPr>
                <w:webHidden/>
              </w:rPr>
              <w:tab/>
            </w:r>
            <w:r>
              <w:rPr>
                <w:webHidden/>
              </w:rPr>
              <w:fldChar w:fldCharType="begin"/>
            </w:r>
            <w:r>
              <w:rPr>
                <w:webHidden/>
              </w:rPr>
              <w:instrText xml:space="preserve"> PAGEREF _Toc234274173 \h </w:instrText>
            </w:r>
            <w:r>
              <w:rPr>
                <w:webHidden/>
              </w:rPr>
            </w:r>
            <w:r>
              <w:rPr>
                <w:webHidden/>
              </w:rPr>
              <w:fldChar w:fldCharType="separate"/>
            </w:r>
            <w:r>
              <w:rPr>
                <w:webHidden/>
              </w:rPr>
              <w:t>40</w:t>
            </w:r>
            <w:r>
              <w:rPr>
                <w:webHidden/>
              </w:rPr>
              <w:fldChar w:fldCharType="end"/>
            </w:r>
          </w:hyperlink>
        </w:p>
        <w:p w14:paraId="0C8EDF89" w14:textId="77777777" w:rsidR="00902EB5" w:rsidRDefault="00902EB5">
          <w:r>
            <w:rPr>
              <w:b/>
              <w:bCs/>
            </w:rPr>
            <w:fldChar w:fldCharType="end"/>
          </w:r>
        </w:p>
      </w:sdtContent>
    </w:sdt>
    <w:p w14:paraId="602241B1" w14:textId="77777777" w:rsidR="00902EB5" w:rsidRPr="00D85A5C" w:rsidRDefault="00902EB5" w:rsidP="00902EB5">
      <w:pPr>
        <w:jc w:val="center"/>
        <w:rPr>
          <w:b/>
          <w:bCs/>
        </w:rPr>
      </w:pPr>
    </w:p>
    <w:p w14:paraId="1D3F029D" w14:textId="77777777" w:rsidR="00902EB5" w:rsidRDefault="00902EB5">
      <w:r>
        <w:br w:type="page"/>
      </w:r>
    </w:p>
    <w:p w14:paraId="1553F650" w14:textId="77777777" w:rsidR="00902EB5" w:rsidRPr="000E1921" w:rsidRDefault="00902EB5" w:rsidP="00902EB5">
      <w:pPr>
        <w:jc w:val="center"/>
        <w:rPr>
          <w:b/>
          <w:bCs/>
          <w:sz w:val="28"/>
          <w:szCs w:val="28"/>
          <w:rPrChange w:id="22" w:author="ACER" w:date="2026-07-05T22:18:00Z">
            <w:rPr>
              <w:b/>
              <w:bCs/>
            </w:rPr>
          </w:rPrChange>
        </w:rPr>
      </w:pPr>
      <w:r w:rsidRPr="004A5D7A">
        <w:rPr>
          <w:b/>
          <w:bCs/>
          <w:sz w:val="28"/>
          <w:szCs w:val="28"/>
          <w:rPrChange w:id="23" w:author="ACER" w:date="2026-07-04T14:36:00Z">
            <w:rPr>
              <w:b/>
              <w:bCs/>
            </w:rPr>
          </w:rPrChange>
        </w:rPr>
        <w:lastRenderedPageBreak/>
        <w:t>DANH MỤC HÌNH ẢNH</w:t>
      </w:r>
    </w:p>
    <w:p w14:paraId="511D1428" w14:textId="77777777" w:rsidR="00902EB5" w:rsidRDefault="00902EB5">
      <w:pPr>
        <w:pStyle w:val="TableofFigures"/>
        <w:rPr>
          <w:rFonts w:asciiTheme="minorHAnsi" w:eastAsiaTheme="minorEastAsia" w:hAnsiTheme="minorHAnsi" w:cstheme="minorBidi"/>
          <w:sz w:val="22"/>
          <w:szCs w:val="22"/>
          <w:lang w:val="en-US"/>
        </w:rPr>
      </w:pPr>
      <w:r>
        <w:rPr>
          <w:b/>
          <w:bCs/>
        </w:rPr>
        <w:fldChar w:fldCharType="begin"/>
      </w:r>
      <w:r>
        <w:rPr>
          <w:b/>
          <w:bCs/>
        </w:rPr>
        <w:instrText xml:space="preserve"> TOC \h \z \c "Hình" </w:instrText>
      </w:r>
      <w:r>
        <w:rPr>
          <w:b/>
          <w:bCs/>
        </w:rPr>
        <w:fldChar w:fldCharType="separate"/>
      </w:r>
      <w:hyperlink w:anchor="_Toc234274174" w:history="1">
        <w:r w:rsidRPr="008823A9">
          <w:rPr>
            <w:rStyle w:val="Hyperlink"/>
            <w:rFonts w:eastAsiaTheme="majorEastAsia"/>
          </w:rPr>
          <w:t>Hình 1. Kiến trúc tổng thể năm lớp của nền tảng giám sát và cảnh báo ngập lụt tích hợ</w:t>
        </w:r>
        <w:r>
          <w:rPr>
            <w:rStyle w:val="Hyperlink"/>
            <w:rFonts w:eastAsiaTheme="majorEastAsia"/>
          </w:rPr>
          <w:t>p</w:t>
        </w:r>
        <w:r>
          <w:rPr>
            <w:webHidden/>
          </w:rPr>
          <w:tab/>
        </w:r>
        <w:r>
          <w:rPr>
            <w:webHidden/>
          </w:rPr>
          <w:fldChar w:fldCharType="begin"/>
        </w:r>
        <w:r>
          <w:rPr>
            <w:webHidden/>
          </w:rPr>
          <w:instrText xml:space="preserve"> PAGEREF _Toc234274174 \h </w:instrText>
        </w:r>
        <w:r>
          <w:rPr>
            <w:webHidden/>
          </w:rPr>
        </w:r>
        <w:r>
          <w:rPr>
            <w:webHidden/>
          </w:rPr>
          <w:fldChar w:fldCharType="separate"/>
        </w:r>
        <w:r>
          <w:rPr>
            <w:webHidden/>
          </w:rPr>
          <w:t>10</w:t>
        </w:r>
        <w:r>
          <w:rPr>
            <w:webHidden/>
          </w:rPr>
          <w:fldChar w:fldCharType="end"/>
        </w:r>
      </w:hyperlink>
    </w:p>
    <w:p w14:paraId="639B2C1A" w14:textId="77777777" w:rsidR="00902EB5" w:rsidRDefault="00902EB5">
      <w:pPr>
        <w:pStyle w:val="TableofFigures"/>
        <w:rPr>
          <w:rFonts w:asciiTheme="minorHAnsi" w:eastAsiaTheme="minorEastAsia" w:hAnsiTheme="minorHAnsi" w:cstheme="minorBidi"/>
          <w:sz w:val="22"/>
          <w:szCs w:val="22"/>
          <w:lang w:val="en-US"/>
        </w:rPr>
      </w:pPr>
      <w:hyperlink w:anchor="_Toc234274175" w:history="1">
        <w:r w:rsidRPr="008823A9">
          <w:rPr>
            <w:rStyle w:val="Hyperlink"/>
            <w:rFonts w:eastAsiaTheme="majorEastAsia"/>
          </w:rPr>
          <w:t>Hình 2. Giao diện tổng quan ứng dụng Web: bản đồ giám sát thời gian thực với các lớp trạm đo mưa, hồ chứa và điểm ngập cộng đồng.</w:t>
        </w:r>
        <w:r>
          <w:rPr>
            <w:webHidden/>
          </w:rPr>
          <w:tab/>
        </w:r>
        <w:r>
          <w:rPr>
            <w:webHidden/>
          </w:rPr>
          <w:fldChar w:fldCharType="begin"/>
        </w:r>
        <w:r>
          <w:rPr>
            <w:webHidden/>
          </w:rPr>
          <w:instrText xml:space="preserve"> PAGEREF _Toc234274175 \h </w:instrText>
        </w:r>
        <w:r>
          <w:rPr>
            <w:webHidden/>
          </w:rPr>
        </w:r>
        <w:r>
          <w:rPr>
            <w:webHidden/>
          </w:rPr>
          <w:fldChar w:fldCharType="separate"/>
        </w:r>
        <w:r>
          <w:rPr>
            <w:webHidden/>
          </w:rPr>
          <w:t>16</w:t>
        </w:r>
        <w:r>
          <w:rPr>
            <w:webHidden/>
          </w:rPr>
          <w:fldChar w:fldCharType="end"/>
        </w:r>
      </w:hyperlink>
    </w:p>
    <w:p w14:paraId="52F7DF06" w14:textId="77777777" w:rsidR="00902EB5" w:rsidRDefault="00902EB5">
      <w:pPr>
        <w:pStyle w:val="TableofFigures"/>
        <w:rPr>
          <w:rFonts w:asciiTheme="minorHAnsi" w:eastAsiaTheme="minorEastAsia" w:hAnsiTheme="minorHAnsi" w:cstheme="minorBidi"/>
          <w:sz w:val="22"/>
          <w:szCs w:val="22"/>
          <w:lang w:val="en-US"/>
        </w:rPr>
      </w:pPr>
      <w:hyperlink w:anchor="_Toc234274176" w:history="1">
        <w:r w:rsidRPr="008823A9">
          <w:rPr>
            <w:rStyle w:val="Hyperlink"/>
            <w:rFonts w:eastAsiaTheme="majorEastAsia"/>
          </w:rPr>
          <w:t>Hình 3. Trang vận hành hồ chứa tại khu vực hồ Sông Tranh 2.</w:t>
        </w:r>
        <w:r>
          <w:rPr>
            <w:webHidden/>
          </w:rPr>
          <w:tab/>
        </w:r>
        <w:r>
          <w:rPr>
            <w:webHidden/>
          </w:rPr>
          <w:fldChar w:fldCharType="begin"/>
        </w:r>
        <w:r>
          <w:rPr>
            <w:webHidden/>
          </w:rPr>
          <w:instrText xml:space="preserve"> PAGEREF _Toc234274176 \h </w:instrText>
        </w:r>
        <w:r>
          <w:rPr>
            <w:webHidden/>
          </w:rPr>
        </w:r>
        <w:r>
          <w:rPr>
            <w:webHidden/>
          </w:rPr>
          <w:fldChar w:fldCharType="separate"/>
        </w:r>
        <w:r>
          <w:rPr>
            <w:webHidden/>
          </w:rPr>
          <w:t>16</w:t>
        </w:r>
        <w:r>
          <w:rPr>
            <w:webHidden/>
          </w:rPr>
          <w:fldChar w:fldCharType="end"/>
        </w:r>
      </w:hyperlink>
    </w:p>
    <w:p w14:paraId="0A33D382" w14:textId="77777777" w:rsidR="00902EB5" w:rsidRDefault="00902EB5">
      <w:pPr>
        <w:pStyle w:val="TableofFigures"/>
        <w:rPr>
          <w:rFonts w:asciiTheme="minorHAnsi" w:eastAsiaTheme="minorEastAsia" w:hAnsiTheme="minorHAnsi" w:cstheme="minorBidi"/>
          <w:sz w:val="22"/>
          <w:szCs w:val="22"/>
          <w:lang w:val="en-US"/>
        </w:rPr>
      </w:pPr>
      <w:hyperlink w:anchor="_Toc234274177" w:history="1">
        <w:r w:rsidRPr="008823A9">
          <w:rPr>
            <w:rStyle w:val="Hyperlink"/>
            <w:rFonts w:eastAsiaTheme="majorEastAsia"/>
          </w:rPr>
          <w:t>Hình 4. Trang thông tin cơ bản của hồ chứa.</w:t>
        </w:r>
        <w:r>
          <w:rPr>
            <w:webHidden/>
          </w:rPr>
          <w:tab/>
        </w:r>
        <w:r>
          <w:rPr>
            <w:webHidden/>
          </w:rPr>
          <w:fldChar w:fldCharType="begin"/>
        </w:r>
        <w:r>
          <w:rPr>
            <w:webHidden/>
          </w:rPr>
          <w:instrText xml:space="preserve"> PAGEREF _Toc234274177 \h </w:instrText>
        </w:r>
        <w:r>
          <w:rPr>
            <w:webHidden/>
          </w:rPr>
        </w:r>
        <w:r>
          <w:rPr>
            <w:webHidden/>
          </w:rPr>
          <w:fldChar w:fldCharType="separate"/>
        </w:r>
        <w:r>
          <w:rPr>
            <w:webHidden/>
          </w:rPr>
          <w:t>17</w:t>
        </w:r>
        <w:r>
          <w:rPr>
            <w:webHidden/>
          </w:rPr>
          <w:fldChar w:fldCharType="end"/>
        </w:r>
      </w:hyperlink>
    </w:p>
    <w:p w14:paraId="0145CC0A" w14:textId="77777777" w:rsidR="00902EB5" w:rsidRDefault="00902EB5">
      <w:pPr>
        <w:pStyle w:val="TableofFigures"/>
        <w:rPr>
          <w:rFonts w:asciiTheme="minorHAnsi" w:eastAsiaTheme="minorEastAsia" w:hAnsiTheme="minorHAnsi" w:cstheme="minorBidi"/>
          <w:sz w:val="22"/>
          <w:szCs w:val="22"/>
          <w:lang w:val="en-US"/>
        </w:rPr>
      </w:pPr>
      <w:hyperlink w:anchor="_Toc234274178" w:history="1">
        <w:r w:rsidRPr="008823A9">
          <w:rPr>
            <w:rStyle w:val="Hyperlink"/>
            <w:rFonts w:eastAsiaTheme="majorEastAsia"/>
          </w:rPr>
          <w:t>Hình 5. Bài đăng cảnh báo cho cộng đồng.</w:t>
        </w:r>
        <w:r>
          <w:rPr>
            <w:webHidden/>
          </w:rPr>
          <w:tab/>
        </w:r>
        <w:r>
          <w:rPr>
            <w:webHidden/>
          </w:rPr>
          <w:fldChar w:fldCharType="begin"/>
        </w:r>
        <w:r>
          <w:rPr>
            <w:webHidden/>
          </w:rPr>
          <w:instrText xml:space="preserve"> PAGEREF _Toc234274178 \h </w:instrText>
        </w:r>
        <w:r>
          <w:rPr>
            <w:webHidden/>
          </w:rPr>
        </w:r>
        <w:r>
          <w:rPr>
            <w:webHidden/>
          </w:rPr>
          <w:fldChar w:fldCharType="separate"/>
        </w:r>
        <w:r>
          <w:rPr>
            <w:webHidden/>
          </w:rPr>
          <w:t>18</w:t>
        </w:r>
        <w:r>
          <w:rPr>
            <w:webHidden/>
          </w:rPr>
          <w:fldChar w:fldCharType="end"/>
        </w:r>
      </w:hyperlink>
    </w:p>
    <w:p w14:paraId="6DB15CBE" w14:textId="77777777" w:rsidR="00902EB5" w:rsidRDefault="00902EB5">
      <w:pPr>
        <w:pStyle w:val="TableofFigures"/>
        <w:rPr>
          <w:rFonts w:asciiTheme="minorHAnsi" w:eastAsiaTheme="minorEastAsia" w:hAnsiTheme="minorHAnsi" w:cstheme="minorBidi"/>
          <w:sz w:val="22"/>
          <w:szCs w:val="22"/>
          <w:lang w:val="en-US"/>
        </w:rPr>
      </w:pPr>
      <w:hyperlink w:anchor="_Toc234274179" w:history="1">
        <w:r w:rsidRPr="008823A9">
          <w:rPr>
            <w:rStyle w:val="Hyperlink"/>
            <w:rFonts w:eastAsiaTheme="majorEastAsia"/>
          </w:rPr>
          <w:t>Hình 6. Dashboard quản trị của ứng dụng Web: duyệt bài đăng ngập lụt, xem kết quả AI và nhật ký vận hành hồ chứ</w:t>
        </w:r>
        <w:r>
          <w:rPr>
            <w:rStyle w:val="Hyperlink"/>
            <w:rFonts w:eastAsiaTheme="majorEastAsia"/>
          </w:rPr>
          <w:t xml:space="preserve">a </w:t>
        </w:r>
        <w:r w:rsidRPr="008823A9">
          <w:rPr>
            <w:rStyle w:val="Hyperlink"/>
            <w:rFonts w:eastAsiaTheme="majorEastAsia"/>
          </w:rPr>
          <w:t>.</w:t>
        </w:r>
        <w:r>
          <w:rPr>
            <w:webHidden/>
          </w:rPr>
          <w:tab/>
        </w:r>
        <w:r>
          <w:rPr>
            <w:webHidden/>
          </w:rPr>
          <w:fldChar w:fldCharType="begin"/>
        </w:r>
        <w:r>
          <w:rPr>
            <w:webHidden/>
          </w:rPr>
          <w:instrText xml:space="preserve"> PAGEREF _Toc234274179 \h </w:instrText>
        </w:r>
        <w:r>
          <w:rPr>
            <w:webHidden/>
          </w:rPr>
        </w:r>
        <w:r>
          <w:rPr>
            <w:webHidden/>
          </w:rPr>
          <w:fldChar w:fldCharType="separate"/>
        </w:r>
        <w:r>
          <w:rPr>
            <w:webHidden/>
          </w:rPr>
          <w:t>19</w:t>
        </w:r>
        <w:r>
          <w:rPr>
            <w:webHidden/>
          </w:rPr>
          <w:fldChar w:fldCharType="end"/>
        </w:r>
      </w:hyperlink>
    </w:p>
    <w:p w14:paraId="483FDF4F" w14:textId="77777777" w:rsidR="00902EB5" w:rsidRDefault="00902EB5">
      <w:pPr>
        <w:pStyle w:val="TableofFigures"/>
        <w:rPr>
          <w:rFonts w:asciiTheme="minorHAnsi" w:eastAsiaTheme="minorEastAsia" w:hAnsiTheme="minorHAnsi" w:cstheme="minorBidi"/>
          <w:sz w:val="22"/>
          <w:szCs w:val="22"/>
          <w:lang w:val="en-US"/>
        </w:rPr>
      </w:pPr>
      <w:hyperlink w:anchor="_Toc234274180" w:history="1">
        <w:r w:rsidRPr="008823A9">
          <w:rPr>
            <w:rStyle w:val="Hyperlink"/>
            <w:rFonts w:eastAsiaTheme="majorEastAsia"/>
          </w:rPr>
          <w:t>Hình 7. Trang danh sách các cảnh báo chờ hỗ trợ từ ngườ</w:t>
        </w:r>
        <w:r>
          <w:rPr>
            <w:rStyle w:val="Hyperlink"/>
            <w:rFonts w:eastAsiaTheme="majorEastAsia"/>
          </w:rPr>
          <w:t>i dân</w:t>
        </w:r>
        <w:r w:rsidRPr="008823A9">
          <w:rPr>
            <w:rStyle w:val="Hyperlink"/>
            <w:rFonts w:eastAsiaTheme="majorEastAsia"/>
          </w:rPr>
          <w:t>.</w:t>
        </w:r>
        <w:r>
          <w:rPr>
            <w:webHidden/>
          </w:rPr>
          <w:tab/>
        </w:r>
        <w:r>
          <w:rPr>
            <w:webHidden/>
          </w:rPr>
          <w:fldChar w:fldCharType="begin"/>
        </w:r>
        <w:r>
          <w:rPr>
            <w:webHidden/>
          </w:rPr>
          <w:instrText xml:space="preserve"> PAGEREF _Toc234274180 \h </w:instrText>
        </w:r>
        <w:r>
          <w:rPr>
            <w:webHidden/>
          </w:rPr>
        </w:r>
        <w:r>
          <w:rPr>
            <w:webHidden/>
          </w:rPr>
          <w:fldChar w:fldCharType="separate"/>
        </w:r>
        <w:r>
          <w:rPr>
            <w:webHidden/>
          </w:rPr>
          <w:t>19</w:t>
        </w:r>
        <w:r>
          <w:rPr>
            <w:webHidden/>
          </w:rPr>
          <w:fldChar w:fldCharType="end"/>
        </w:r>
      </w:hyperlink>
    </w:p>
    <w:p w14:paraId="5566A97F" w14:textId="77777777" w:rsidR="00902EB5" w:rsidRDefault="00902EB5">
      <w:pPr>
        <w:pStyle w:val="TableofFigures"/>
        <w:rPr>
          <w:rFonts w:asciiTheme="minorHAnsi" w:eastAsiaTheme="minorEastAsia" w:hAnsiTheme="minorHAnsi" w:cstheme="minorBidi"/>
          <w:sz w:val="22"/>
          <w:szCs w:val="22"/>
          <w:lang w:val="en-US"/>
        </w:rPr>
      </w:pPr>
      <w:hyperlink w:anchor="_Toc234274181" w:history="1">
        <w:r w:rsidRPr="008823A9">
          <w:rPr>
            <w:rStyle w:val="Hyperlink"/>
            <w:rFonts w:eastAsiaTheme="majorEastAsia"/>
          </w:rPr>
          <w:t>Hình 8. Quy trình xử lý ảnh AI YOLO Pose: phát hiện 3 điểm mốc → tính mức ngập → phân loại → phát cảnh báo.</w:t>
        </w:r>
        <w:r>
          <w:rPr>
            <w:webHidden/>
          </w:rPr>
          <w:tab/>
        </w:r>
        <w:r>
          <w:rPr>
            <w:webHidden/>
          </w:rPr>
          <w:fldChar w:fldCharType="begin"/>
        </w:r>
        <w:r>
          <w:rPr>
            <w:webHidden/>
          </w:rPr>
          <w:instrText xml:space="preserve"> PAGEREF _Toc234274181 \h </w:instrText>
        </w:r>
        <w:r>
          <w:rPr>
            <w:webHidden/>
          </w:rPr>
        </w:r>
        <w:r>
          <w:rPr>
            <w:webHidden/>
          </w:rPr>
          <w:fldChar w:fldCharType="separate"/>
        </w:r>
        <w:r>
          <w:rPr>
            <w:webHidden/>
          </w:rPr>
          <w:t>22</w:t>
        </w:r>
        <w:r>
          <w:rPr>
            <w:webHidden/>
          </w:rPr>
          <w:fldChar w:fldCharType="end"/>
        </w:r>
      </w:hyperlink>
    </w:p>
    <w:p w14:paraId="5E815822" w14:textId="77777777" w:rsidR="00902EB5" w:rsidRDefault="00902EB5">
      <w:pPr>
        <w:pStyle w:val="TableofFigures"/>
        <w:rPr>
          <w:rFonts w:asciiTheme="minorHAnsi" w:eastAsiaTheme="minorEastAsia" w:hAnsiTheme="minorHAnsi" w:cstheme="minorBidi"/>
          <w:sz w:val="22"/>
          <w:szCs w:val="22"/>
          <w:lang w:val="en-US"/>
        </w:rPr>
      </w:pPr>
      <w:hyperlink w:anchor="_Toc234274182" w:history="1">
        <w:r w:rsidRPr="008823A9">
          <w:rPr>
            <w:rStyle w:val="Hyperlink"/>
            <w:rFonts w:eastAsiaTheme="majorEastAsia"/>
          </w:rPr>
          <w:t>Hình 9. Thông số kiểm tra xử lý mức ngập tại khu vực.</w:t>
        </w:r>
        <w:r>
          <w:rPr>
            <w:webHidden/>
          </w:rPr>
          <w:tab/>
        </w:r>
        <w:r>
          <w:rPr>
            <w:webHidden/>
          </w:rPr>
          <w:fldChar w:fldCharType="begin"/>
        </w:r>
        <w:r>
          <w:rPr>
            <w:webHidden/>
          </w:rPr>
          <w:instrText xml:space="preserve"> PAGEREF _Toc234274182 \h </w:instrText>
        </w:r>
        <w:r>
          <w:rPr>
            <w:webHidden/>
          </w:rPr>
        </w:r>
        <w:r>
          <w:rPr>
            <w:webHidden/>
          </w:rPr>
          <w:fldChar w:fldCharType="separate"/>
        </w:r>
        <w:r>
          <w:rPr>
            <w:webHidden/>
          </w:rPr>
          <w:t>23</w:t>
        </w:r>
        <w:r>
          <w:rPr>
            <w:webHidden/>
          </w:rPr>
          <w:fldChar w:fldCharType="end"/>
        </w:r>
      </w:hyperlink>
    </w:p>
    <w:p w14:paraId="231EF8E1" w14:textId="77777777" w:rsidR="00902EB5" w:rsidRDefault="00902EB5">
      <w:pPr>
        <w:pStyle w:val="TableofFigures"/>
        <w:rPr>
          <w:rFonts w:asciiTheme="minorHAnsi" w:eastAsiaTheme="minorEastAsia" w:hAnsiTheme="minorHAnsi" w:cstheme="minorBidi"/>
          <w:sz w:val="22"/>
          <w:szCs w:val="22"/>
          <w:lang w:val="en-US"/>
        </w:rPr>
      </w:pPr>
      <w:hyperlink w:anchor="_Toc234274183" w:history="1">
        <w:r w:rsidRPr="008823A9">
          <w:rPr>
            <w:rStyle w:val="Hyperlink"/>
            <w:rFonts w:eastAsiaTheme="majorEastAsia"/>
          </w:rPr>
          <w:t>Hình 10. Ứng dụng di động: bản đồ thời gian thực và cảnh báo tiếp cận hỗ trợ người dân, lực lượng cứu hộ.</w:t>
        </w:r>
        <w:r>
          <w:rPr>
            <w:webHidden/>
          </w:rPr>
          <w:tab/>
        </w:r>
        <w:r>
          <w:rPr>
            <w:webHidden/>
          </w:rPr>
          <w:fldChar w:fldCharType="begin"/>
        </w:r>
        <w:r>
          <w:rPr>
            <w:webHidden/>
          </w:rPr>
          <w:instrText xml:space="preserve"> PAGEREF _Toc234274183 \h </w:instrText>
        </w:r>
        <w:r>
          <w:rPr>
            <w:webHidden/>
          </w:rPr>
        </w:r>
        <w:r>
          <w:rPr>
            <w:webHidden/>
          </w:rPr>
          <w:fldChar w:fldCharType="separate"/>
        </w:r>
        <w:r>
          <w:rPr>
            <w:webHidden/>
          </w:rPr>
          <w:t>24</w:t>
        </w:r>
        <w:r>
          <w:rPr>
            <w:webHidden/>
          </w:rPr>
          <w:fldChar w:fldCharType="end"/>
        </w:r>
      </w:hyperlink>
    </w:p>
    <w:p w14:paraId="763E921F" w14:textId="77777777" w:rsidR="00902EB5" w:rsidRDefault="00902EB5">
      <w:pPr>
        <w:pStyle w:val="TableofFigures"/>
        <w:rPr>
          <w:rFonts w:asciiTheme="minorHAnsi" w:eastAsiaTheme="minorEastAsia" w:hAnsiTheme="minorHAnsi" w:cstheme="minorBidi"/>
          <w:sz w:val="22"/>
          <w:szCs w:val="22"/>
          <w:lang w:val="en-US"/>
        </w:rPr>
      </w:pPr>
      <w:hyperlink w:anchor="_Toc234274184" w:history="1">
        <w:r w:rsidRPr="008823A9">
          <w:rPr>
            <w:rStyle w:val="Hyperlink"/>
            <w:rFonts w:eastAsiaTheme="majorEastAsia"/>
          </w:rPr>
          <w:t>Hình 11. Quy trình hỗ trợ quyết định DSS và giao diện Desktop DSS (WPF) cho đơn vị vận hành hồ chứa.</w:t>
        </w:r>
        <w:r>
          <w:rPr>
            <w:webHidden/>
          </w:rPr>
          <w:tab/>
        </w:r>
        <w:r>
          <w:rPr>
            <w:webHidden/>
          </w:rPr>
          <w:fldChar w:fldCharType="begin"/>
        </w:r>
        <w:r>
          <w:rPr>
            <w:webHidden/>
          </w:rPr>
          <w:instrText xml:space="preserve"> PAGEREF _Toc234274184 \h </w:instrText>
        </w:r>
        <w:r>
          <w:rPr>
            <w:webHidden/>
          </w:rPr>
        </w:r>
        <w:r>
          <w:rPr>
            <w:webHidden/>
          </w:rPr>
          <w:fldChar w:fldCharType="separate"/>
        </w:r>
        <w:r>
          <w:rPr>
            <w:webHidden/>
          </w:rPr>
          <w:t>26</w:t>
        </w:r>
        <w:r>
          <w:rPr>
            <w:webHidden/>
          </w:rPr>
          <w:fldChar w:fldCharType="end"/>
        </w:r>
      </w:hyperlink>
    </w:p>
    <w:p w14:paraId="5978ACEA" w14:textId="77777777" w:rsidR="00902EB5" w:rsidRDefault="00902EB5">
      <w:pPr>
        <w:pStyle w:val="TableofFigures"/>
        <w:rPr>
          <w:rFonts w:asciiTheme="minorHAnsi" w:eastAsiaTheme="minorEastAsia" w:hAnsiTheme="minorHAnsi" w:cstheme="minorBidi"/>
          <w:sz w:val="22"/>
          <w:szCs w:val="22"/>
          <w:lang w:val="en-US"/>
        </w:rPr>
      </w:pPr>
      <w:hyperlink w:anchor="_Toc234274185" w:history="1">
        <w:r w:rsidRPr="008823A9">
          <w:rPr>
            <w:rStyle w:val="Hyperlink"/>
            <w:rFonts w:eastAsiaTheme="majorEastAsia"/>
          </w:rPr>
          <w:t>Hình 12. Tổng quan chức năng chính vận hành liên hồ chứa.</w:t>
        </w:r>
        <w:r>
          <w:rPr>
            <w:webHidden/>
          </w:rPr>
          <w:tab/>
        </w:r>
        <w:r>
          <w:rPr>
            <w:webHidden/>
          </w:rPr>
          <w:fldChar w:fldCharType="begin"/>
        </w:r>
        <w:r>
          <w:rPr>
            <w:webHidden/>
          </w:rPr>
          <w:instrText xml:space="preserve"> PAGEREF _Toc234274185 \h </w:instrText>
        </w:r>
        <w:r>
          <w:rPr>
            <w:webHidden/>
          </w:rPr>
        </w:r>
        <w:r>
          <w:rPr>
            <w:webHidden/>
          </w:rPr>
          <w:fldChar w:fldCharType="separate"/>
        </w:r>
        <w:r>
          <w:rPr>
            <w:webHidden/>
          </w:rPr>
          <w:t>27</w:t>
        </w:r>
        <w:r>
          <w:rPr>
            <w:webHidden/>
          </w:rPr>
          <w:fldChar w:fldCharType="end"/>
        </w:r>
      </w:hyperlink>
    </w:p>
    <w:p w14:paraId="058E7E61" w14:textId="77777777" w:rsidR="00902EB5" w:rsidRDefault="00902EB5">
      <w:pPr>
        <w:pStyle w:val="TableofFigures"/>
        <w:rPr>
          <w:rFonts w:asciiTheme="minorHAnsi" w:eastAsiaTheme="minorEastAsia" w:hAnsiTheme="minorHAnsi" w:cstheme="minorBidi"/>
          <w:sz w:val="22"/>
          <w:szCs w:val="22"/>
          <w:lang w:val="en-US"/>
        </w:rPr>
      </w:pPr>
      <w:hyperlink w:anchor="_Toc234274186" w:history="1">
        <w:r w:rsidRPr="008823A9">
          <w:rPr>
            <w:rStyle w:val="Hyperlink"/>
            <w:rFonts w:eastAsiaTheme="majorEastAsia"/>
          </w:rPr>
          <w:t>Hình 13. Giao diện Zalo Official Account của UBND phường: màn hình chat với nhóm chức năng “Góp ý – Phản ánh” (trong đó có mục “Hỗ trợ ngập lụt”).</w:t>
        </w:r>
        <w:r>
          <w:rPr>
            <w:webHidden/>
          </w:rPr>
          <w:tab/>
        </w:r>
        <w:r>
          <w:rPr>
            <w:webHidden/>
          </w:rPr>
          <w:fldChar w:fldCharType="begin"/>
        </w:r>
        <w:r>
          <w:rPr>
            <w:webHidden/>
          </w:rPr>
          <w:instrText xml:space="preserve"> PAGEREF _Toc234274186 \h </w:instrText>
        </w:r>
        <w:r>
          <w:rPr>
            <w:webHidden/>
          </w:rPr>
        </w:r>
        <w:r>
          <w:rPr>
            <w:webHidden/>
          </w:rPr>
          <w:fldChar w:fldCharType="separate"/>
        </w:r>
        <w:r>
          <w:rPr>
            <w:webHidden/>
          </w:rPr>
          <w:t>28</w:t>
        </w:r>
        <w:r>
          <w:rPr>
            <w:webHidden/>
          </w:rPr>
          <w:fldChar w:fldCharType="end"/>
        </w:r>
      </w:hyperlink>
    </w:p>
    <w:p w14:paraId="4692FBE5" w14:textId="77777777" w:rsidR="00902EB5" w:rsidRDefault="00902EB5">
      <w:pPr>
        <w:pStyle w:val="TableofFigures"/>
        <w:rPr>
          <w:rFonts w:asciiTheme="minorHAnsi" w:eastAsiaTheme="minorEastAsia" w:hAnsiTheme="minorHAnsi" w:cstheme="minorBidi"/>
          <w:sz w:val="22"/>
          <w:szCs w:val="22"/>
          <w:lang w:val="en-US"/>
        </w:rPr>
      </w:pPr>
      <w:hyperlink w:anchor="_Toc234274187" w:history="1">
        <w:r w:rsidRPr="008823A9">
          <w:rPr>
            <w:rStyle w:val="Hyperlink"/>
            <w:rFonts w:eastAsiaTheme="majorEastAsia"/>
          </w:rPr>
          <w:t>Hình 14. Trang chủ Official Account của UBND phường trên Zalo, đã được Zalo xác thực, hiển thị thông tin liên hệ và cổng thông tin điện tử của địa phương.</w:t>
        </w:r>
        <w:r>
          <w:rPr>
            <w:webHidden/>
          </w:rPr>
          <w:tab/>
        </w:r>
        <w:r>
          <w:rPr>
            <w:webHidden/>
          </w:rPr>
          <w:fldChar w:fldCharType="begin"/>
        </w:r>
        <w:r>
          <w:rPr>
            <w:webHidden/>
          </w:rPr>
          <w:instrText xml:space="preserve"> PAGEREF _Toc234274187 \h </w:instrText>
        </w:r>
        <w:r>
          <w:rPr>
            <w:webHidden/>
          </w:rPr>
        </w:r>
        <w:r>
          <w:rPr>
            <w:webHidden/>
          </w:rPr>
          <w:fldChar w:fldCharType="separate"/>
        </w:r>
        <w:r>
          <w:rPr>
            <w:webHidden/>
          </w:rPr>
          <w:t>29</w:t>
        </w:r>
        <w:r>
          <w:rPr>
            <w:webHidden/>
          </w:rPr>
          <w:fldChar w:fldCharType="end"/>
        </w:r>
      </w:hyperlink>
    </w:p>
    <w:p w14:paraId="0FD663ED" w14:textId="77777777" w:rsidR="00902EB5" w:rsidRDefault="00902EB5">
      <w:pPr>
        <w:pStyle w:val="TableofFigures"/>
        <w:rPr>
          <w:rFonts w:asciiTheme="minorHAnsi" w:eastAsiaTheme="minorEastAsia" w:hAnsiTheme="minorHAnsi" w:cstheme="minorBidi"/>
          <w:sz w:val="22"/>
          <w:szCs w:val="22"/>
          <w:lang w:val="en-US"/>
        </w:rPr>
      </w:pPr>
      <w:hyperlink w:anchor="_Toc234274188" w:history="1">
        <w:r w:rsidRPr="008823A9">
          <w:rPr>
            <w:rStyle w:val="Hyperlink"/>
            <w:rFonts w:eastAsiaTheme="majorEastAsia"/>
          </w:rPr>
          <w:t>Hình 15. Sơ đồ kiến trúc hệ thống tích hợp Zalo OA: Người dân — Zalo OA API — Backend Node.js/Express (VPS) — MongoDB Atlas / Upstash Redis / Cloudinary.</w:t>
        </w:r>
        <w:r>
          <w:rPr>
            <w:webHidden/>
          </w:rPr>
          <w:tab/>
        </w:r>
        <w:r>
          <w:rPr>
            <w:webHidden/>
          </w:rPr>
          <w:fldChar w:fldCharType="begin"/>
        </w:r>
        <w:r>
          <w:rPr>
            <w:webHidden/>
          </w:rPr>
          <w:instrText xml:space="preserve"> PAGEREF _Toc234274188 \h </w:instrText>
        </w:r>
        <w:r>
          <w:rPr>
            <w:webHidden/>
          </w:rPr>
        </w:r>
        <w:r>
          <w:rPr>
            <w:webHidden/>
          </w:rPr>
          <w:fldChar w:fldCharType="separate"/>
        </w:r>
        <w:r>
          <w:rPr>
            <w:webHidden/>
          </w:rPr>
          <w:t>30</w:t>
        </w:r>
        <w:r>
          <w:rPr>
            <w:webHidden/>
          </w:rPr>
          <w:fldChar w:fldCharType="end"/>
        </w:r>
      </w:hyperlink>
    </w:p>
    <w:p w14:paraId="2EC42582" w14:textId="77777777" w:rsidR="00902EB5" w:rsidRDefault="00902EB5">
      <w:pPr>
        <w:pStyle w:val="TableofFigures"/>
        <w:rPr>
          <w:rFonts w:asciiTheme="minorHAnsi" w:eastAsiaTheme="minorEastAsia" w:hAnsiTheme="minorHAnsi" w:cstheme="minorBidi"/>
          <w:sz w:val="22"/>
          <w:szCs w:val="22"/>
          <w:lang w:val="en-US"/>
        </w:rPr>
      </w:pPr>
      <w:hyperlink w:anchor="_Toc234274189" w:history="1">
        <w:r w:rsidRPr="008823A9">
          <w:rPr>
            <w:rStyle w:val="Hyperlink"/>
            <w:rFonts w:eastAsiaTheme="majorEastAsia"/>
          </w:rPr>
          <w:t>Hình 16. Màn hình đăng nhập bằng Zalo và bản đồ các yêu cầu cứu trợ, cứu nạn đang chờ xử lý trong ranh giới xã/phường (minh họa tại UBND Xã An Hải).</w:t>
        </w:r>
        <w:r>
          <w:rPr>
            <w:webHidden/>
          </w:rPr>
          <w:tab/>
        </w:r>
        <w:r>
          <w:rPr>
            <w:webHidden/>
          </w:rPr>
          <w:fldChar w:fldCharType="begin"/>
        </w:r>
        <w:r>
          <w:rPr>
            <w:webHidden/>
          </w:rPr>
          <w:instrText xml:space="preserve"> PAGEREF _Toc234274189 \h </w:instrText>
        </w:r>
        <w:r>
          <w:rPr>
            <w:webHidden/>
          </w:rPr>
        </w:r>
        <w:r>
          <w:rPr>
            <w:webHidden/>
          </w:rPr>
          <w:fldChar w:fldCharType="separate"/>
        </w:r>
        <w:r>
          <w:rPr>
            <w:webHidden/>
          </w:rPr>
          <w:t>31</w:t>
        </w:r>
        <w:r>
          <w:rPr>
            <w:webHidden/>
          </w:rPr>
          <w:fldChar w:fldCharType="end"/>
        </w:r>
      </w:hyperlink>
    </w:p>
    <w:p w14:paraId="35DFBEB9" w14:textId="77777777" w:rsidR="00902EB5" w:rsidRDefault="00902EB5">
      <w:pPr>
        <w:pStyle w:val="TableofFigures"/>
        <w:rPr>
          <w:rFonts w:asciiTheme="minorHAnsi" w:eastAsiaTheme="minorEastAsia" w:hAnsiTheme="minorHAnsi" w:cstheme="minorBidi"/>
          <w:sz w:val="22"/>
          <w:szCs w:val="22"/>
          <w:lang w:val="en-US"/>
        </w:rPr>
      </w:pPr>
      <w:hyperlink w:anchor="_Toc234274190" w:history="1">
        <w:r w:rsidRPr="008823A9">
          <w:rPr>
            <w:rStyle w:val="Hyperlink"/>
            <w:rFonts w:eastAsiaTheme="majorEastAsia"/>
          </w:rPr>
          <w:t>Hình 17. Biểu mẫu gửi cảnh báo từ người dân: tiêu đề, số điện thoại, nội dung, địa chỉ (lấy vị trí tự động hoặc nhập thủ công) và tối đa 5 ảnh minh họa.</w:t>
        </w:r>
        <w:r>
          <w:rPr>
            <w:webHidden/>
          </w:rPr>
          <w:tab/>
        </w:r>
        <w:r>
          <w:rPr>
            <w:webHidden/>
          </w:rPr>
          <w:fldChar w:fldCharType="begin"/>
        </w:r>
        <w:r>
          <w:rPr>
            <w:webHidden/>
          </w:rPr>
          <w:instrText xml:space="preserve"> PAGEREF _Toc234274190 \h </w:instrText>
        </w:r>
        <w:r>
          <w:rPr>
            <w:webHidden/>
          </w:rPr>
        </w:r>
        <w:r>
          <w:rPr>
            <w:webHidden/>
          </w:rPr>
          <w:fldChar w:fldCharType="separate"/>
        </w:r>
        <w:r>
          <w:rPr>
            <w:webHidden/>
          </w:rPr>
          <w:t>32</w:t>
        </w:r>
        <w:r>
          <w:rPr>
            <w:webHidden/>
          </w:rPr>
          <w:fldChar w:fldCharType="end"/>
        </w:r>
      </w:hyperlink>
    </w:p>
    <w:p w14:paraId="63A49885" w14:textId="77777777" w:rsidR="00902EB5" w:rsidRDefault="00902EB5">
      <w:pPr>
        <w:pStyle w:val="TableofFigures"/>
        <w:rPr>
          <w:rFonts w:asciiTheme="minorHAnsi" w:eastAsiaTheme="minorEastAsia" w:hAnsiTheme="minorHAnsi" w:cstheme="minorBidi"/>
          <w:sz w:val="22"/>
          <w:szCs w:val="22"/>
          <w:lang w:val="en-US"/>
        </w:rPr>
      </w:pPr>
      <w:hyperlink w:anchor="_Toc234274191" w:history="1">
        <w:r w:rsidRPr="008823A9">
          <w:rPr>
            <w:rStyle w:val="Hyperlink"/>
            <w:rFonts w:eastAsiaTheme="majorEastAsia"/>
          </w:rPr>
          <w:t>Hình 18. Kết quả sau khi gửi cảnh báo: hệ thống xác nhận đã tiếp nhận, cấp mã cảnh báo để tra cứu và hiển thị lại đầy đủ thông tin đã gửi.</w:t>
        </w:r>
        <w:r>
          <w:rPr>
            <w:webHidden/>
          </w:rPr>
          <w:tab/>
        </w:r>
        <w:r>
          <w:rPr>
            <w:webHidden/>
          </w:rPr>
          <w:fldChar w:fldCharType="begin"/>
        </w:r>
        <w:r>
          <w:rPr>
            <w:webHidden/>
          </w:rPr>
          <w:instrText xml:space="preserve"> PAGEREF _Toc234274191 \h </w:instrText>
        </w:r>
        <w:r>
          <w:rPr>
            <w:webHidden/>
          </w:rPr>
        </w:r>
        <w:r>
          <w:rPr>
            <w:webHidden/>
          </w:rPr>
          <w:fldChar w:fldCharType="separate"/>
        </w:r>
        <w:r>
          <w:rPr>
            <w:webHidden/>
          </w:rPr>
          <w:t>33</w:t>
        </w:r>
        <w:r>
          <w:rPr>
            <w:webHidden/>
          </w:rPr>
          <w:fldChar w:fldCharType="end"/>
        </w:r>
      </w:hyperlink>
    </w:p>
    <w:p w14:paraId="3C7C13F0" w14:textId="77777777" w:rsidR="00902EB5" w:rsidRDefault="00902EB5">
      <w:pPr>
        <w:pStyle w:val="TableofFigures"/>
        <w:rPr>
          <w:rFonts w:asciiTheme="minorHAnsi" w:eastAsiaTheme="minorEastAsia" w:hAnsiTheme="minorHAnsi" w:cstheme="minorBidi"/>
          <w:sz w:val="22"/>
          <w:szCs w:val="22"/>
          <w:lang w:val="en-US"/>
        </w:rPr>
      </w:pPr>
      <w:hyperlink w:anchor="_Toc234274192" w:history="1">
        <w:r w:rsidRPr="008823A9">
          <w:rPr>
            <w:rStyle w:val="Hyperlink"/>
            <w:rFonts w:eastAsiaTheme="majorEastAsia"/>
          </w:rPr>
          <w:t>Hình 19. Sau khi gửi, cảnh báo được chuyển tới cổng tiếp nhận và đơn vị xử lý tại địa phương cũng như thành phố — minh họa giao diện quản lý danh sách cảnh báo, phân loại theo nguồn góp ý, cấp độ sự cố và thời hạn xử lý — để hỗ trợ người dân kịp thời.</w:t>
        </w:r>
        <w:r>
          <w:rPr>
            <w:webHidden/>
          </w:rPr>
          <w:tab/>
        </w:r>
        <w:r>
          <w:rPr>
            <w:webHidden/>
          </w:rPr>
          <w:fldChar w:fldCharType="begin"/>
        </w:r>
        <w:r>
          <w:rPr>
            <w:webHidden/>
          </w:rPr>
          <w:instrText xml:space="preserve"> PAGEREF _Toc234274192 \h </w:instrText>
        </w:r>
        <w:r>
          <w:rPr>
            <w:webHidden/>
          </w:rPr>
        </w:r>
        <w:r>
          <w:rPr>
            <w:webHidden/>
          </w:rPr>
          <w:fldChar w:fldCharType="separate"/>
        </w:r>
        <w:r>
          <w:rPr>
            <w:webHidden/>
          </w:rPr>
          <w:t>33</w:t>
        </w:r>
        <w:r>
          <w:rPr>
            <w:webHidden/>
          </w:rPr>
          <w:fldChar w:fldCharType="end"/>
        </w:r>
      </w:hyperlink>
    </w:p>
    <w:p w14:paraId="7F15AE0F" w14:textId="77777777" w:rsidR="00902EB5" w:rsidRDefault="00902EB5">
      <w:pPr>
        <w:pStyle w:val="TableofFigures"/>
        <w:rPr>
          <w:rFonts w:asciiTheme="minorHAnsi" w:eastAsiaTheme="minorEastAsia" w:hAnsiTheme="minorHAnsi" w:cstheme="minorBidi"/>
          <w:sz w:val="22"/>
          <w:szCs w:val="22"/>
          <w:lang w:val="en-US"/>
        </w:rPr>
      </w:pPr>
      <w:hyperlink w:anchor="_Toc234274193" w:history="1">
        <w:r w:rsidRPr="008823A9">
          <w:rPr>
            <w:rStyle w:val="Hyperlink"/>
            <w:rFonts w:eastAsiaTheme="majorEastAsia"/>
          </w:rPr>
          <w:t>Hình 20. Mô phỏng lại trận lũ tháng 10/2025 bằng mô hình LSTM với dải bất định Q10 — Q90.</w:t>
        </w:r>
        <w:r>
          <w:rPr>
            <w:webHidden/>
          </w:rPr>
          <w:tab/>
        </w:r>
        <w:r>
          <w:rPr>
            <w:webHidden/>
          </w:rPr>
          <w:fldChar w:fldCharType="begin"/>
        </w:r>
        <w:r>
          <w:rPr>
            <w:webHidden/>
          </w:rPr>
          <w:instrText xml:space="preserve"> PAGEREF _Toc234274193 \h </w:instrText>
        </w:r>
        <w:r>
          <w:rPr>
            <w:webHidden/>
          </w:rPr>
        </w:r>
        <w:r>
          <w:rPr>
            <w:webHidden/>
          </w:rPr>
          <w:fldChar w:fldCharType="separate"/>
        </w:r>
        <w:r>
          <w:rPr>
            <w:webHidden/>
          </w:rPr>
          <w:t>36</w:t>
        </w:r>
        <w:r>
          <w:rPr>
            <w:webHidden/>
          </w:rPr>
          <w:fldChar w:fldCharType="end"/>
        </w:r>
      </w:hyperlink>
    </w:p>
    <w:p w14:paraId="7DC36769" w14:textId="77777777" w:rsidR="00902EB5" w:rsidRDefault="00902EB5" w:rsidP="00902EB5">
      <w:pPr>
        <w:jc w:val="center"/>
        <w:rPr>
          <w:b/>
          <w:bCs/>
        </w:rPr>
      </w:pPr>
      <w:r>
        <w:rPr>
          <w:b/>
          <w:bCs/>
        </w:rPr>
        <w:fldChar w:fldCharType="end"/>
      </w:r>
    </w:p>
    <w:p w14:paraId="4C6331FC" w14:textId="77777777" w:rsidR="00902EB5" w:rsidRDefault="00902EB5" w:rsidP="00902EB5">
      <w:pPr>
        <w:jc w:val="center"/>
        <w:rPr>
          <w:b/>
          <w:bCs/>
        </w:rPr>
      </w:pPr>
      <w:r>
        <w:rPr>
          <w:b/>
          <w:bCs/>
        </w:rPr>
        <w:br w:type="page"/>
      </w:r>
    </w:p>
    <w:p w14:paraId="148180B8" w14:textId="77777777" w:rsidR="00902EB5" w:rsidRPr="000E1921" w:rsidRDefault="00902EB5" w:rsidP="00902EB5">
      <w:pPr>
        <w:jc w:val="center"/>
        <w:rPr>
          <w:b/>
          <w:bCs/>
          <w:sz w:val="28"/>
          <w:szCs w:val="28"/>
          <w:rPrChange w:id="24" w:author="ACER" w:date="2026-07-05T22:17:00Z">
            <w:rPr>
              <w:b/>
              <w:bCs/>
            </w:rPr>
          </w:rPrChange>
        </w:rPr>
      </w:pPr>
      <w:r w:rsidRPr="004A5D7A">
        <w:rPr>
          <w:b/>
          <w:bCs/>
          <w:sz w:val="28"/>
          <w:szCs w:val="28"/>
          <w:rPrChange w:id="25" w:author="ACER" w:date="2026-07-04T14:35:00Z">
            <w:rPr>
              <w:b/>
              <w:bCs/>
            </w:rPr>
          </w:rPrChange>
        </w:rPr>
        <w:lastRenderedPageBreak/>
        <w:t>DANH MỤC BẢNG, BIỂU</w:t>
      </w:r>
    </w:p>
    <w:p w14:paraId="4733C319" w14:textId="77777777" w:rsidR="00902EB5" w:rsidRDefault="00902EB5">
      <w:pPr>
        <w:pStyle w:val="TableofFigures"/>
        <w:rPr>
          <w:rFonts w:asciiTheme="minorHAnsi" w:eastAsiaTheme="minorEastAsia" w:hAnsiTheme="minorHAnsi" w:cstheme="minorBidi"/>
          <w:sz w:val="22"/>
          <w:szCs w:val="22"/>
          <w:lang w:val="en-US"/>
        </w:rPr>
      </w:pPr>
      <w:r>
        <w:rPr>
          <w:b/>
          <w:bCs/>
        </w:rPr>
        <w:fldChar w:fldCharType="begin"/>
      </w:r>
      <w:r>
        <w:rPr>
          <w:b/>
          <w:bCs/>
        </w:rPr>
        <w:instrText xml:space="preserve"> TOC \h \z \c "Bảng" </w:instrText>
      </w:r>
      <w:r>
        <w:rPr>
          <w:b/>
          <w:bCs/>
        </w:rPr>
        <w:fldChar w:fldCharType="separate"/>
      </w:r>
      <w:hyperlink w:anchor="_Toc234274194" w:history="1">
        <w:r w:rsidRPr="002643B4">
          <w:rPr>
            <w:rStyle w:val="Hyperlink"/>
            <w:rFonts w:eastAsiaTheme="majorEastAsia"/>
          </w:rPr>
          <w:t>Bảng 1. Các nguồn dữ liệu đầu vào và phương thức tích hợp vào hệ thống</w:t>
        </w:r>
        <w:r>
          <w:rPr>
            <w:webHidden/>
          </w:rPr>
          <w:tab/>
        </w:r>
        <w:r>
          <w:rPr>
            <w:webHidden/>
          </w:rPr>
          <w:fldChar w:fldCharType="begin"/>
        </w:r>
        <w:r>
          <w:rPr>
            <w:webHidden/>
          </w:rPr>
          <w:instrText xml:space="preserve"> PAGEREF _Toc234274194 \h </w:instrText>
        </w:r>
        <w:r>
          <w:rPr>
            <w:webHidden/>
          </w:rPr>
        </w:r>
        <w:r>
          <w:rPr>
            <w:webHidden/>
          </w:rPr>
          <w:fldChar w:fldCharType="separate"/>
        </w:r>
        <w:r>
          <w:rPr>
            <w:webHidden/>
          </w:rPr>
          <w:t>10</w:t>
        </w:r>
        <w:r>
          <w:rPr>
            <w:webHidden/>
          </w:rPr>
          <w:fldChar w:fldCharType="end"/>
        </w:r>
      </w:hyperlink>
    </w:p>
    <w:p w14:paraId="27D06F06" w14:textId="77777777" w:rsidR="00902EB5" w:rsidRDefault="00902EB5">
      <w:pPr>
        <w:pStyle w:val="TableofFigures"/>
        <w:rPr>
          <w:rFonts w:asciiTheme="minorHAnsi" w:eastAsiaTheme="minorEastAsia" w:hAnsiTheme="minorHAnsi" w:cstheme="minorBidi"/>
          <w:sz w:val="22"/>
          <w:szCs w:val="22"/>
          <w:lang w:val="en-US"/>
        </w:rPr>
      </w:pPr>
      <w:hyperlink w:anchor="_Toc234274195" w:history="1">
        <w:r w:rsidRPr="002643B4">
          <w:rPr>
            <w:rStyle w:val="Hyperlink"/>
            <w:rFonts w:eastAsiaTheme="majorEastAsia"/>
          </w:rPr>
          <w:t>Bảng 2. Các tác vụ nền (cron job) tự động trong backend của hệ thống.</w:t>
        </w:r>
        <w:r>
          <w:rPr>
            <w:webHidden/>
          </w:rPr>
          <w:tab/>
        </w:r>
        <w:r>
          <w:rPr>
            <w:webHidden/>
          </w:rPr>
          <w:fldChar w:fldCharType="begin"/>
        </w:r>
        <w:r>
          <w:rPr>
            <w:webHidden/>
          </w:rPr>
          <w:instrText xml:space="preserve"> PAGEREF _Toc234274195 \h </w:instrText>
        </w:r>
        <w:r>
          <w:rPr>
            <w:webHidden/>
          </w:rPr>
        </w:r>
        <w:r>
          <w:rPr>
            <w:webHidden/>
          </w:rPr>
          <w:fldChar w:fldCharType="separate"/>
        </w:r>
        <w:r>
          <w:rPr>
            <w:webHidden/>
          </w:rPr>
          <w:t>11</w:t>
        </w:r>
        <w:r>
          <w:rPr>
            <w:webHidden/>
          </w:rPr>
          <w:fldChar w:fldCharType="end"/>
        </w:r>
      </w:hyperlink>
    </w:p>
    <w:p w14:paraId="024003F6" w14:textId="77777777" w:rsidR="00902EB5" w:rsidRDefault="00902EB5">
      <w:pPr>
        <w:pStyle w:val="TableofFigures"/>
        <w:rPr>
          <w:rFonts w:asciiTheme="minorHAnsi" w:eastAsiaTheme="minorEastAsia" w:hAnsiTheme="minorHAnsi" w:cstheme="minorBidi"/>
          <w:sz w:val="22"/>
          <w:szCs w:val="22"/>
          <w:lang w:val="en-US"/>
        </w:rPr>
      </w:pPr>
      <w:hyperlink w:anchor="_Toc234274196" w:history="1">
        <w:r w:rsidRPr="002643B4">
          <w:rPr>
            <w:rStyle w:val="Hyperlink"/>
            <w:rFonts w:eastAsiaTheme="majorEastAsia"/>
          </w:rPr>
          <w:t>Bảng 3. Các mức cảnh báo lũ và điều kiện kích hoạt trên nền tảng Web.</w:t>
        </w:r>
        <w:r>
          <w:rPr>
            <w:webHidden/>
          </w:rPr>
          <w:tab/>
        </w:r>
        <w:r>
          <w:rPr>
            <w:webHidden/>
          </w:rPr>
          <w:fldChar w:fldCharType="begin"/>
        </w:r>
        <w:r>
          <w:rPr>
            <w:webHidden/>
          </w:rPr>
          <w:instrText xml:space="preserve"> PAGEREF _Toc234274196 \h </w:instrText>
        </w:r>
        <w:r>
          <w:rPr>
            <w:webHidden/>
          </w:rPr>
        </w:r>
        <w:r>
          <w:rPr>
            <w:webHidden/>
          </w:rPr>
          <w:fldChar w:fldCharType="separate"/>
        </w:r>
        <w:r>
          <w:rPr>
            <w:webHidden/>
          </w:rPr>
          <w:t>20</w:t>
        </w:r>
        <w:r>
          <w:rPr>
            <w:webHidden/>
          </w:rPr>
          <w:fldChar w:fldCharType="end"/>
        </w:r>
      </w:hyperlink>
    </w:p>
    <w:p w14:paraId="6CE4B27B" w14:textId="77777777" w:rsidR="00902EB5" w:rsidRDefault="00902EB5">
      <w:pPr>
        <w:pStyle w:val="TableofFigures"/>
        <w:rPr>
          <w:rFonts w:asciiTheme="minorHAnsi" w:eastAsiaTheme="minorEastAsia" w:hAnsiTheme="minorHAnsi" w:cstheme="minorBidi"/>
          <w:sz w:val="22"/>
          <w:szCs w:val="22"/>
          <w:lang w:val="en-US"/>
        </w:rPr>
      </w:pPr>
      <w:hyperlink w:anchor="_Toc234274197" w:history="1">
        <w:r w:rsidRPr="002643B4">
          <w:rPr>
            <w:rStyle w:val="Hyperlink"/>
            <w:rFonts w:eastAsiaTheme="majorEastAsia"/>
          </w:rPr>
          <w:t>Bảng 4. Phân loại mức ngập bằng YOLO Pose và quy tắc tự động duyệt bài đăng.</w:t>
        </w:r>
        <w:r>
          <w:rPr>
            <w:webHidden/>
          </w:rPr>
          <w:tab/>
        </w:r>
        <w:r>
          <w:rPr>
            <w:webHidden/>
          </w:rPr>
          <w:fldChar w:fldCharType="begin"/>
        </w:r>
        <w:r>
          <w:rPr>
            <w:webHidden/>
          </w:rPr>
          <w:instrText xml:space="preserve"> PAGEREF _Toc234274197 \h </w:instrText>
        </w:r>
        <w:r>
          <w:rPr>
            <w:webHidden/>
          </w:rPr>
        </w:r>
        <w:r>
          <w:rPr>
            <w:webHidden/>
          </w:rPr>
          <w:fldChar w:fldCharType="separate"/>
        </w:r>
        <w:r>
          <w:rPr>
            <w:webHidden/>
          </w:rPr>
          <w:t>21</w:t>
        </w:r>
        <w:r>
          <w:rPr>
            <w:webHidden/>
          </w:rPr>
          <w:fldChar w:fldCharType="end"/>
        </w:r>
      </w:hyperlink>
    </w:p>
    <w:p w14:paraId="1CA008C8" w14:textId="77777777" w:rsidR="00902EB5" w:rsidRDefault="00902EB5">
      <w:pPr>
        <w:pStyle w:val="TableofFigures"/>
        <w:rPr>
          <w:rFonts w:asciiTheme="minorHAnsi" w:eastAsiaTheme="minorEastAsia" w:hAnsiTheme="minorHAnsi" w:cstheme="minorBidi"/>
          <w:sz w:val="22"/>
          <w:szCs w:val="22"/>
          <w:lang w:val="en-US"/>
        </w:rPr>
      </w:pPr>
      <w:hyperlink w:anchor="_Toc234274198" w:history="1">
        <w:r w:rsidRPr="002643B4">
          <w:rPr>
            <w:rStyle w:val="Hyperlink"/>
            <w:rFonts w:eastAsiaTheme="majorEastAsia"/>
          </w:rPr>
          <w:t>Bảng 5. So sánh hiện trạng thiết kế và định hướng mở rộng của kênh hỗ trợ người dân qua Zalo Official Account.</w:t>
        </w:r>
        <w:r>
          <w:rPr>
            <w:webHidden/>
          </w:rPr>
          <w:tab/>
        </w:r>
        <w:r>
          <w:rPr>
            <w:webHidden/>
          </w:rPr>
          <w:fldChar w:fldCharType="begin"/>
        </w:r>
        <w:r>
          <w:rPr>
            <w:webHidden/>
          </w:rPr>
          <w:instrText xml:space="preserve"> PAGEREF _Toc234274198 \h </w:instrText>
        </w:r>
        <w:r>
          <w:rPr>
            <w:webHidden/>
          </w:rPr>
        </w:r>
        <w:r>
          <w:rPr>
            <w:webHidden/>
          </w:rPr>
          <w:fldChar w:fldCharType="separate"/>
        </w:r>
        <w:r>
          <w:rPr>
            <w:webHidden/>
          </w:rPr>
          <w:t>34</w:t>
        </w:r>
        <w:r>
          <w:rPr>
            <w:webHidden/>
          </w:rPr>
          <w:fldChar w:fldCharType="end"/>
        </w:r>
      </w:hyperlink>
    </w:p>
    <w:p w14:paraId="427DA105" w14:textId="77777777" w:rsidR="00902EB5" w:rsidRDefault="00902EB5">
      <w:pPr>
        <w:pStyle w:val="TableofFigures"/>
        <w:rPr>
          <w:rFonts w:asciiTheme="minorHAnsi" w:eastAsiaTheme="minorEastAsia" w:hAnsiTheme="minorHAnsi" w:cstheme="minorBidi"/>
          <w:sz w:val="22"/>
          <w:szCs w:val="22"/>
          <w:lang w:val="en-US"/>
        </w:rPr>
      </w:pPr>
      <w:hyperlink w:anchor="_Toc234274199" w:history="1">
        <w:r w:rsidRPr="002643B4">
          <w:rPr>
            <w:rStyle w:val="Hyperlink"/>
            <w:rFonts w:eastAsiaTheme="majorEastAsia"/>
          </w:rPr>
          <w:t>Bảng 6. Chỉ số đánh giá mô hình ARIMAX theo thời gian dự báo trước (hồ Sông Tranh 2).</w:t>
        </w:r>
        <w:r>
          <w:rPr>
            <w:webHidden/>
          </w:rPr>
          <w:tab/>
        </w:r>
        <w:r>
          <w:rPr>
            <w:webHidden/>
          </w:rPr>
          <w:fldChar w:fldCharType="begin"/>
        </w:r>
        <w:r>
          <w:rPr>
            <w:webHidden/>
          </w:rPr>
          <w:instrText xml:space="preserve"> PAGEREF _Toc234274199 \h </w:instrText>
        </w:r>
        <w:r>
          <w:rPr>
            <w:webHidden/>
          </w:rPr>
        </w:r>
        <w:r>
          <w:rPr>
            <w:webHidden/>
          </w:rPr>
          <w:fldChar w:fldCharType="separate"/>
        </w:r>
        <w:r>
          <w:rPr>
            <w:webHidden/>
          </w:rPr>
          <w:t>35</w:t>
        </w:r>
        <w:r>
          <w:rPr>
            <w:webHidden/>
          </w:rPr>
          <w:fldChar w:fldCharType="end"/>
        </w:r>
      </w:hyperlink>
    </w:p>
    <w:p w14:paraId="689717C7" w14:textId="77777777" w:rsidR="00902EB5" w:rsidRDefault="00902EB5">
      <w:pPr>
        <w:pStyle w:val="TableofFigures"/>
        <w:rPr>
          <w:rFonts w:asciiTheme="minorHAnsi" w:eastAsiaTheme="minorEastAsia" w:hAnsiTheme="minorHAnsi" w:cstheme="minorBidi"/>
          <w:sz w:val="22"/>
          <w:szCs w:val="22"/>
          <w:lang w:val="en-US"/>
        </w:rPr>
      </w:pPr>
      <w:hyperlink w:anchor="_Toc234274200" w:history="1">
        <w:r w:rsidRPr="002643B4">
          <w:rPr>
            <w:rStyle w:val="Hyperlink"/>
            <w:rFonts w:eastAsiaTheme="majorEastAsia"/>
          </w:rPr>
          <w:t>Bảng 7. So sánh vai trò của hai mô hình trong bộ máy dự báo của hệ thống.</w:t>
        </w:r>
        <w:r>
          <w:rPr>
            <w:webHidden/>
          </w:rPr>
          <w:tab/>
        </w:r>
        <w:r>
          <w:rPr>
            <w:webHidden/>
          </w:rPr>
          <w:fldChar w:fldCharType="begin"/>
        </w:r>
        <w:r>
          <w:rPr>
            <w:webHidden/>
          </w:rPr>
          <w:instrText xml:space="preserve"> PAGEREF _Toc234274200 \h </w:instrText>
        </w:r>
        <w:r>
          <w:rPr>
            <w:webHidden/>
          </w:rPr>
        </w:r>
        <w:r>
          <w:rPr>
            <w:webHidden/>
          </w:rPr>
          <w:fldChar w:fldCharType="separate"/>
        </w:r>
        <w:r>
          <w:rPr>
            <w:webHidden/>
          </w:rPr>
          <w:t>36</w:t>
        </w:r>
        <w:r>
          <w:rPr>
            <w:webHidden/>
          </w:rPr>
          <w:fldChar w:fldCharType="end"/>
        </w:r>
      </w:hyperlink>
    </w:p>
    <w:p w14:paraId="07781AC4" w14:textId="77777777" w:rsidR="00902EB5" w:rsidRDefault="00902EB5" w:rsidP="00902EB5">
      <w:pPr>
        <w:jc w:val="center"/>
        <w:rPr>
          <w:b/>
          <w:bCs/>
        </w:rPr>
      </w:pPr>
      <w:r>
        <w:rPr>
          <w:b/>
          <w:bCs/>
        </w:rPr>
        <w:fldChar w:fldCharType="end"/>
      </w:r>
      <w:r>
        <w:rPr>
          <w:b/>
          <w:bCs/>
        </w:rPr>
        <w:br w:type="page"/>
      </w:r>
    </w:p>
    <w:p w14:paraId="25A79324" w14:textId="77777777" w:rsidR="00902EB5" w:rsidRDefault="00902EB5" w:rsidP="00902EB5">
      <w:pPr>
        <w:jc w:val="center"/>
        <w:rPr>
          <w:ins w:id="26" w:author="ACER" w:date="2026-07-05T22:18:00Z"/>
          <w:b/>
          <w:bCs/>
          <w:sz w:val="28"/>
          <w:szCs w:val="28"/>
        </w:rPr>
      </w:pPr>
      <w:r w:rsidRPr="004A5D7A">
        <w:rPr>
          <w:b/>
          <w:bCs/>
          <w:sz w:val="28"/>
          <w:szCs w:val="28"/>
          <w:rPrChange w:id="27" w:author="ACER" w:date="2026-07-04T14:35:00Z">
            <w:rPr>
              <w:b/>
              <w:bCs/>
            </w:rPr>
          </w:rPrChange>
        </w:rPr>
        <w:lastRenderedPageBreak/>
        <w:t>DANH MỤC TỪ VIẾT TẮT, KÝ HIỆU, THUẬT NGỮ</w:t>
      </w:r>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28" w:author="ACER" w:date="2026-07-05T22:19:00Z">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600"/>
        <w:gridCol w:w="6400"/>
        <w:tblGridChange w:id="29">
          <w:tblGrid>
            <w:gridCol w:w="2600"/>
            <w:gridCol w:w="6400"/>
          </w:tblGrid>
        </w:tblGridChange>
      </w:tblGrid>
      <w:tr w:rsidR="00902EB5" w:rsidRPr="000E1921" w14:paraId="720D3A21" w14:textId="77777777" w:rsidTr="00902EB5">
        <w:trPr>
          <w:tblHeader/>
          <w:jc w:val="center"/>
          <w:ins w:id="30" w:author="ACER" w:date="2026-07-05T22:19:00Z"/>
          <w:trPrChange w:id="31" w:author="ACER" w:date="2026-07-05T22:19:00Z">
            <w:trPr>
              <w:tblHeader/>
              <w:jc w:val="center"/>
            </w:trPr>
          </w:trPrChange>
        </w:trPr>
        <w:tc>
          <w:tcPr>
            <w:tcW w:w="26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32" w:author="ACER" w:date="2026-07-05T22:19:00Z">
              <w:tcPr>
                <w:tcW w:w="26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28C49FED" w14:textId="77777777" w:rsidR="00902EB5" w:rsidRPr="000E1921" w:rsidRDefault="00902EB5" w:rsidP="00902EB5">
            <w:pPr>
              <w:pStyle w:val="TableText"/>
              <w:jc w:val="center"/>
              <w:rPr>
                <w:ins w:id="33" w:author="ACER" w:date="2026-07-05T22:19:00Z"/>
                <w:color w:val="000000" w:themeColor="text1"/>
                <w:sz w:val="26"/>
                <w:szCs w:val="26"/>
                <w:rPrChange w:id="34" w:author="ACER" w:date="2026-07-05T22:19:00Z">
                  <w:rPr>
                    <w:ins w:id="35" w:author="ACER" w:date="2026-07-05T22:19:00Z"/>
                  </w:rPr>
                </w:rPrChange>
              </w:rPr>
            </w:pPr>
            <w:ins w:id="36" w:author="ACER" w:date="2026-07-05T22:19:00Z">
              <w:r w:rsidRPr="000E1921">
                <w:rPr>
                  <w:b/>
                  <w:bCs/>
                  <w:color w:val="000000" w:themeColor="text1"/>
                  <w:sz w:val="26"/>
                  <w:szCs w:val="26"/>
                  <w:rPrChange w:id="37" w:author="ACER" w:date="2026-07-05T22:19:00Z">
                    <w:rPr>
                      <w:b/>
                      <w:bCs/>
                      <w:color w:val="1F3864"/>
                    </w:rPr>
                  </w:rPrChange>
                </w:rPr>
                <w:t>Từ viết tắt</w:t>
              </w:r>
            </w:ins>
          </w:p>
        </w:tc>
        <w:tc>
          <w:tcPr>
            <w:tcW w:w="64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38" w:author="ACER" w:date="2026-07-05T22:19:00Z">
              <w:tcPr>
                <w:tcW w:w="64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1A380464" w14:textId="77777777" w:rsidR="00902EB5" w:rsidRPr="000E1921" w:rsidRDefault="00902EB5" w:rsidP="00902EB5">
            <w:pPr>
              <w:pStyle w:val="TableText"/>
              <w:jc w:val="center"/>
              <w:rPr>
                <w:ins w:id="39" w:author="ACER" w:date="2026-07-05T22:19:00Z"/>
                <w:color w:val="000000" w:themeColor="text1"/>
                <w:sz w:val="26"/>
                <w:szCs w:val="26"/>
                <w:rPrChange w:id="40" w:author="ACER" w:date="2026-07-05T22:19:00Z">
                  <w:rPr>
                    <w:ins w:id="41" w:author="ACER" w:date="2026-07-05T22:19:00Z"/>
                  </w:rPr>
                </w:rPrChange>
              </w:rPr>
            </w:pPr>
            <w:ins w:id="42" w:author="ACER" w:date="2026-07-05T22:19:00Z">
              <w:r w:rsidRPr="000E1921">
                <w:rPr>
                  <w:b/>
                  <w:bCs/>
                  <w:color w:val="000000" w:themeColor="text1"/>
                  <w:sz w:val="26"/>
                  <w:szCs w:val="26"/>
                  <w:rPrChange w:id="43" w:author="ACER" w:date="2026-07-05T22:19:00Z">
                    <w:rPr>
                      <w:b/>
                      <w:bCs/>
                      <w:color w:val="1F3864"/>
                    </w:rPr>
                  </w:rPrChange>
                </w:rPr>
                <w:t>Diễn giải</w:t>
              </w:r>
            </w:ins>
          </w:p>
        </w:tc>
      </w:tr>
      <w:tr w:rsidR="00902EB5" w:rsidRPr="000E1921" w14:paraId="56073B0C" w14:textId="77777777" w:rsidTr="00902EB5">
        <w:trPr>
          <w:jc w:val="center"/>
          <w:ins w:id="44" w:author="ACER" w:date="2026-07-05T22:19:00Z"/>
          <w:trPrChange w:id="45"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46"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07C00F9" w14:textId="77777777" w:rsidR="00902EB5" w:rsidRPr="000E1921" w:rsidRDefault="00902EB5" w:rsidP="00902EB5">
            <w:pPr>
              <w:pStyle w:val="TableText"/>
              <w:rPr>
                <w:ins w:id="47" w:author="ACER" w:date="2026-07-05T22:19:00Z"/>
                <w:color w:val="000000" w:themeColor="text1"/>
                <w:sz w:val="26"/>
                <w:szCs w:val="26"/>
                <w:rPrChange w:id="48" w:author="ACER" w:date="2026-07-05T22:19:00Z">
                  <w:rPr>
                    <w:ins w:id="49" w:author="ACER" w:date="2026-07-05T22:19:00Z"/>
                  </w:rPr>
                </w:rPrChange>
              </w:rPr>
            </w:pPr>
            <w:ins w:id="50" w:author="ACER" w:date="2026-07-05T22:19:00Z">
              <w:r w:rsidRPr="000E1921">
                <w:rPr>
                  <w:b/>
                  <w:bCs/>
                  <w:color w:val="000000" w:themeColor="text1"/>
                  <w:sz w:val="26"/>
                  <w:szCs w:val="26"/>
                  <w:rPrChange w:id="51" w:author="ACER" w:date="2026-07-05T22:19:00Z">
                    <w:rPr>
                      <w:b/>
                      <w:bCs/>
                    </w:rPr>
                  </w:rPrChange>
                </w:rPr>
                <w:t>AI</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52"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03E0309" w14:textId="77777777" w:rsidR="00902EB5" w:rsidRPr="000E1921" w:rsidRDefault="00902EB5" w:rsidP="00902EB5">
            <w:pPr>
              <w:pStyle w:val="TableText"/>
              <w:rPr>
                <w:ins w:id="53" w:author="ACER" w:date="2026-07-05T22:19:00Z"/>
                <w:color w:val="000000" w:themeColor="text1"/>
                <w:sz w:val="26"/>
                <w:szCs w:val="26"/>
                <w:rPrChange w:id="54" w:author="ACER" w:date="2026-07-05T22:19:00Z">
                  <w:rPr>
                    <w:ins w:id="55" w:author="ACER" w:date="2026-07-05T22:19:00Z"/>
                  </w:rPr>
                </w:rPrChange>
              </w:rPr>
            </w:pPr>
            <w:ins w:id="56" w:author="ACER" w:date="2026-07-05T22:19:00Z">
              <w:r w:rsidRPr="000E1921">
                <w:rPr>
                  <w:color w:val="000000" w:themeColor="text1"/>
                  <w:sz w:val="26"/>
                  <w:szCs w:val="26"/>
                  <w:rPrChange w:id="57" w:author="ACER" w:date="2026-07-05T22:19:00Z">
                    <w:rPr/>
                  </w:rPrChange>
                </w:rPr>
                <w:t>Trí tuệ nhân tạo (Artificial Intelligence)</w:t>
              </w:r>
            </w:ins>
          </w:p>
        </w:tc>
      </w:tr>
      <w:tr w:rsidR="00902EB5" w:rsidRPr="000E1921" w14:paraId="239A838C" w14:textId="77777777" w:rsidTr="00902EB5">
        <w:trPr>
          <w:jc w:val="center"/>
          <w:ins w:id="58" w:author="ACER" w:date="2026-07-05T22:19:00Z"/>
          <w:trPrChange w:id="59"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0"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E712B56" w14:textId="77777777" w:rsidR="00902EB5" w:rsidRPr="000E1921" w:rsidRDefault="00902EB5" w:rsidP="00902EB5">
            <w:pPr>
              <w:pStyle w:val="TableText"/>
              <w:rPr>
                <w:ins w:id="61" w:author="ACER" w:date="2026-07-05T22:19:00Z"/>
                <w:color w:val="000000" w:themeColor="text1"/>
                <w:sz w:val="26"/>
                <w:szCs w:val="26"/>
                <w:rPrChange w:id="62" w:author="ACER" w:date="2026-07-05T22:19:00Z">
                  <w:rPr>
                    <w:ins w:id="63" w:author="ACER" w:date="2026-07-05T22:19:00Z"/>
                  </w:rPr>
                </w:rPrChange>
              </w:rPr>
            </w:pPr>
            <w:ins w:id="64" w:author="ACER" w:date="2026-07-05T22:19:00Z">
              <w:r w:rsidRPr="000E1921">
                <w:rPr>
                  <w:b/>
                  <w:bCs/>
                  <w:color w:val="000000" w:themeColor="text1"/>
                  <w:sz w:val="26"/>
                  <w:szCs w:val="26"/>
                  <w:rPrChange w:id="65" w:author="ACER" w:date="2026-07-05T22:19:00Z">
                    <w:rPr>
                      <w:b/>
                      <w:bCs/>
                    </w:rPr>
                  </w:rPrChange>
                </w:rPr>
                <w:t>API</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6"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6988106" w14:textId="77777777" w:rsidR="00902EB5" w:rsidRPr="000E1921" w:rsidRDefault="00902EB5" w:rsidP="00902EB5">
            <w:pPr>
              <w:pStyle w:val="TableText"/>
              <w:rPr>
                <w:ins w:id="67" w:author="ACER" w:date="2026-07-05T22:19:00Z"/>
                <w:color w:val="000000" w:themeColor="text1"/>
                <w:sz w:val="26"/>
                <w:szCs w:val="26"/>
                <w:rPrChange w:id="68" w:author="ACER" w:date="2026-07-05T22:19:00Z">
                  <w:rPr>
                    <w:ins w:id="69" w:author="ACER" w:date="2026-07-05T22:19:00Z"/>
                  </w:rPr>
                </w:rPrChange>
              </w:rPr>
            </w:pPr>
            <w:ins w:id="70" w:author="ACER" w:date="2026-07-05T22:19:00Z">
              <w:r w:rsidRPr="000E1921">
                <w:rPr>
                  <w:color w:val="000000" w:themeColor="text1"/>
                  <w:sz w:val="26"/>
                  <w:szCs w:val="26"/>
                  <w:rPrChange w:id="71" w:author="ACER" w:date="2026-07-05T22:19:00Z">
                    <w:rPr/>
                  </w:rPrChange>
                </w:rPr>
                <w:t>Giao diện lập trình ứng dụng (Application Programming Interface)</w:t>
              </w:r>
            </w:ins>
          </w:p>
        </w:tc>
      </w:tr>
      <w:tr w:rsidR="00902EB5" w:rsidRPr="000E1921" w14:paraId="18A2AFD6" w14:textId="77777777" w:rsidTr="00902EB5">
        <w:trPr>
          <w:jc w:val="center"/>
          <w:ins w:id="72" w:author="ACER" w:date="2026-07-05T22:19:00Z"/>
          <w:trPrChange w:id="73"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4"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9B54675" w14:textId="77777777" w:rsidR="00902EB5" w:rsidRPr="000E1921" w:rsidRDefault="00902EB5" w:rsidP="00902EB5">
            <w:pPr>
              <w:pStyle w:val="TableText"/>
              <w:rPr>
                <w:ins w:id="75" w:author="ACER" w:date="2026-07-05T22:19:00Z"/>
                <w:color w:val="000000" w:themeColor="text1"/>
                <w:sz w:val="26"/>
                <w:szCs w:val="26"/>
                <w:rPrChange w:id="76" w:author="ACER" w:date="2026-07-05T22:19:00Z">
                  <w:rPr>
                    <w:ins w:id="77" w:author="ACER" w:date="2026-07-05T22:19:00Z"/>
                  </w:rPr>
                </w:rPrChange>
              </w:rPr>
            </w:pPr>
            <w:ins w:id="78" w:author="ACER" w:date="2026-07-05T22:19:00Z">
              <w:r w:rsidRPr="000E1921">
                <w:rPr>
                  <w:b/>
                  <w:bCs/>
                  <w:color w:val="000000" w:themeColor="text1"/>
                  <w:sz w:val="26"/>
                  <w:szCs w:val="26"/>
                  <w:rPrChange w:id="79" w:author="ACER" w:date="2026-07-05T22:19:00Z">
                    <w:rPr>
                      <w:b/>
                      <w:bCs/>
                    </w:rPr>
                  </w:rPrChange>
                </w:rPr>
                <w:t>ARIMAX</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0"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A5CE3FA" w14:textId="77777777" w:rsidR="00902EB5" w:rsidRPr="000E1921" w:rsidRDefault="00902EB5" w:rsidP="00902EB5">
            <w:pPr>
              <w:pStyle w:val="TableText"/>
              <w:rPr>
                <w:ins w:id="81" w:author="ACER" w:date="2026-07-05T22:19:00Z"/>
                <w:color w:val="000000" w:themeColor="text1"/>
                <w:sz w:val="26"/>
                <w:szCs w:val="26"/>
                <w:rPrChange w:id="82" w:author="ACER" w:date="2026-07-05T22:19:00Z">
                  <w:rPr>
                    <w:ins w:id="83" w:author="ACER" w:date="2026-07-05T22:19:00Z"/>
                  </w:rPr>
                </w:rPrChange>
              </w:rPr>
            </w:pPr>
            <w:ins w:id="84" w:author="ACER" w:date="2026-07-05T22:19:00Z">
              <w:r w:rsidRPr="000E1921">
                <w:rPr>
                  <w:color w:val="000000" w:themeColor="text1"/>
                  <w:sz w:val="26"/>
                  <w:szCs w:val="26"/>
                  <w:rPrChange w:id="85" w:author="ACER" w:date="2026-07-05T22:19:00Z">
                    <w:rPr/>
                  </w:rPrChange>
                </w:rPr>
                <w:t>Mô hình tự hồi quy tích hợp trung bình trượt có biến ngoại sinh</w:t>
              </w:r>
            </w:ins>
          </w:p>
        </w:tc>
      </w:tr>
      <w:tr w:rsidR="00902EB5" w:rsidRPr="000E1921" w14:paraId="60D6896B" w14:textId="77777777" w:rsidTr="00902EB5">
        <w:trPr>
          <w:jc w:val="center"/>
          <w:ins w:id="86" w:author="ACER" w:date="2026-07-05T22:19:00Z"/>
          <w:trPrChange w:id="87"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8"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4405931" w14:textId="77777777" w:rsidR="00902EB5" w:rsidRPr="000E1921" w:rsidRDefault="00902EB5" w:rsidP="00902EB5">
            <w:pPr>
              <w:pStyle w:val="TableText"/>
              <w:rPr>
                <w:ins w:id="89" w:author="ACER" w:date="2026-07-05T22:19:00Z"/>
                <w:color w:val="000000" w:themeColor="text1"/>
                <w:sz w:val="26"/>
                <w:szCs w:val="26"/>
                <w:rPrChange w:id="90" w:author="ACER" w:date="2026-07-05T22:19:00Z">
                  <w:rPr>
                    <w:ins w:id="91" w:author="ACER" w:date="2026-07-05T22:19:00Z"/>
                  </w:rPr>
                </w:rPrChange>
              </w:rPr>
            </w:pPr>
            <w:ins w:id="92" w:author="ACER" w:date="2026-07-05T22:19:00Z">
              <w:r w:rsidRPr="000E1921">
                <w:rPr>
                  <w:b/>
                  <w:bCs/>
                  <w:color w:val="000000" w:themeColor="text1"/>
                  <w:sz w:val="26"/>
                  <w:szCs w:val="26"/>
                  <w:rPrChange w:id="93" w:author="ACER" w:date="2026-07-05T22:19:00Z">
                    <w:rPr>
                      <w:b/>
                      <w:bCs/>
                    </w:rPr>
                  </w:rPrChange>
                </w:rPr>
                <w:t>DSS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94"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3AA8C56" w14:textId="77777777" w:rsidR="00902EB5" w:rsidRPr="000E1921" w:rsidRDefault="00902EB5" w:rsidP="00902EB5">
            <w:pPr>
              <w:pStyle w:val="TableText"/>
              <w:rPr>
                <w:ins w:id="95" w:author="ACER" w:date="2026-07-05T22:19:00Z"/>
                <w:color w:val="000000" w:themeColor="text1"/>
                <w:sz w:val="26"/>
                <w:szCs w:val="26"/>
                <w:rPrChange w:id="96" w:author="ACER" w:date="2026-07-05T22:19:00Z">
                  <w:rPr>
                    <w:ins w:id="97" w:author="ACER" w:date="2026-07-05T22:19:00Z"/>
                  </w:rPr>
                </w:rPrChange>
              </w:rPr>
            </w:pPr>
            <w:ins w:id="98" w:author="ACER" w:date="2026-07-05T22:19:00Z">
              <w:r w:rsidRPr="000E1921">
                <w:rPr>
                  <w:color w:val="000000" w:themeColor="text1"/>
                  <w:sz w:val="26"/>
                  <w:szCs w:val="26"/>
                  <w:rPrChange w:id="99" w:author="ACER" w:date="2026-07-05T22:19:00Z">
                    <w:rPr/>
                  </w:rPrChange>
                </w:rPr>
                <w:t>Hệ thống hỗ trợ ra quyết định (Decision Support System)</w:t>
              </w:r>
            </w:ins>
          </w:p>
        </w:tc>
      </w:tr>
      <w:tr w:rsidR="00902EB5" w:rsidRPr="000E1921" w14:paraId="58F826A2" w14:textId="77777777" w:rsidTr="00902EB5">
        <w:trPr>
          <w:jc w:val="center"/>
          <w:ins w:id="100" w:author="ACER" w:date="2026-07-05T22:19:00Z"/>
          <w:trPrChange w:id="101"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02"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162C755" w14:textId="77777777" w:rsidR="00902EB5" w:rsidRPr="000E1921" w:rsidRDefault="00902EB5" w:rsidP="00902EB5">
            <w:pPr>
              <w:pStyle w:val="TableText"/>
              <w:rPr>
                <w:ins w:id="103" w:author="ACER" w:date="2026-07-05T22:19:00Z"/>
                <w:color w:val="000000" w:themeColor="text1"/>
                <w:sz w:val="26"/>
                <w:szCs w:val="26"/>
                <w:rPrChange w:id="104" w:author="ACER" w:date="2026-07-05T22:19:00Z">
                  <w:rPr>
                    <w:ins w:id="105" w:author="ACER" w:date="2026-07-05T22:19:00Z"/>
                  </w:rPr>
                </w:rPrChange>
              </w:rPr>
            </w:pPr>
            <w:ins w:id="106" w:author="ACER" w:date="2026-07-05T22:19:00Z">
              <w:r w:rsidRPr="000E1921">
                <w:rPr>
                  <w:b/>
                  <w:bCs/>
                  <w:color w:val="000000" w:themeColor="text1"/>
                  <w:sz w:val="26"/>
                  <w:szCs w:val="26"/>
                  <w:rPrChange w:id="107" w:author="ACER" w:date="2026-07-05T22:19:00Z">
                    <w:rPr>
                      <w:b/>
                      <w:bCs/>
                    </w:rPr>
                  </w:rPrChange>
                </w:rPr>
                <w:t>FAB</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08"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585CC36" w14:textId="77777777" w:rsidR="00902EB5" w:rsidRPr="000E1921" w:rsidRDefault="00902EB5" w:rsidP="00902EB5">
            <w:pPr>
              <w:pStyle w:val="TableText"/>
              <w:rPr>
                <w:ins w:id="109" w:author="ACER" w:date="2026-07-05T22:19:00Z"/>
                <w:color w:val="000000" w:themeColor="text1"/>
                <w:sz w:val="26"/>
                <w:szCs w:val="26"/>
                <w:rPrChange w:id="110" w:author="ACER" w:date="2026-07-05T22:19:00Z">
                  <w:rPr>
                    <w:ins w:id="111" w:author="ACER" w:date="2026-07-05T22:19:00Z"/>
                  </w:rPr>
                </w:rPrChange>
              </w:rPr>
            </w:pPr>
            <w:ins w:id="112" w:author="ACER" w:date="2026-07-05T22:19:00Z">
              <w:r w:rsidRPr="000E1921">
                <w:rPr>
                  <w:color w:val="000000" w:themeColor="text1"/>
                  <w:sz w:val="26"/>
                  <w:szCs w:val="26"/>
                  <w:rPrChange w:id="113" w:author="ACER" w:date="2026-07-05T22:19:00Z">
                    <w:rPr/>
                  </w:rPrChange>
                </w:rPr>
                <w:t>Nút thao tác nổi (Floating Action Button)</w:t>
              </w:r>
            </w:ins>
          </w:p>
        </w:tc>
      </w:tr>
      <w:tr w:rsidR="00902EB5" w:rsidRPr="000E1921" w14:paraId="45212B04" w14:textId="77777777" w:rsidTr="00902EB5">
        <w:trPr>
          <w:jc w:val="center"/>
          <w:ins w:id="114" w:author="ACER" w:date="2026-07-05T22:19:00Z"/>
          <w:trPrChange w:id="115"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16"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2EEE7B9" w14:textId="77777777" w:rsidR="00902EB5" w:rsidRPr="000E1921" w:rsidRDefault="00902EB5" w:rsidP="00902EB5">
            <w:pPr>
              <w:pStyle w:val="TableText"/>
              <w:rPr>
                <w:ins w:id="117" w:author="ACER" w:date="2026-07-05T22:19:00Z"/>
                <w:color w:val="000000" w:themeColor="text1"/>
                <w:sz w:val="26"/>
                <w:szCs w:val="26"/>
                <w:rPrChange w:id="118" w:author="ACER" w:date="2026-07-05T22:19:00Z">
                  <w:rPr>
                    <w:ins w:id="119" w:author="ACER" w:date="2026-07-05T22:19:00Z"/>
                  </w:rPr>
                </w:rPrChange>
              </w:rPr>
            </w:pPr>
            <w:ins w:id="120" w:author="ACER" w:date="2026-07-05T22:19:00Z">
              <w:r w:rsidRPr="000E1921">
                <w:rPr>
                  <w:b/>
                  <w:bCs/>
                  <w:color w:val="000000" w:themeColor="text1"/>
                  <w:sz w:val="26"/>
                  <w:szCs w:val="26"/>
                  <w:rPrChange w:id="121" w:author="ACER" w:date="2026-07-05T22:19:00Z">
                    <w:rPr>
                      <w:b/>
                      <w:bCs/>
                    </w:rPr>
                  </w:rPrChange>
                </w:rPr>
                <w:t>GIS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22"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23C7A00" w14:textId="77777777" w:rsidR="00902EB5" w:rsidRPr="000E1921" w:rsidRDefault="00902EB5" w:rsidP="00902EB5">
            <w:pPr>
              <w:pStyle w:val="TableText"/>
              <w:rPr>
                <w:ins w:id="123" w:author="ACER" w:date="2026-07-05T22:19:00Z"/>
                <w:color w:val="000000" w:themeColor="text1"/>
                <w:sz w:val="26"/>
                <w:szCs w:val="26"/>
                <w:rPrChange w:id="124" w:author="ACER" w:date="2026-07-05T22:19:00Z">
                  <w:rPr>
                    <w:ins w:id="125" w:author="ACER" w:date="2026-07-05T22:19:00Z"/>
                  </w:rPr>
                </w:rPrChange>
              </w:rPr>
            </w:pPr>
            <w:ins w:id="126" w:author="ACER" w:date="2026-07-05T22:19:00Z">
              <w:r w:rsidRPr="000E1921">
                <w:rPr>
                  <w:color w:val="000000" w:themeColor="text1"/>
                  <w:sz w:val="26"/>
                  <w:szCs w:val="26"/>
                  <w:rPrChange w:id="127" w:author="ACER" w:date="2026-07-05T22:19:00Z">
                    <w:rPr/>
                  </w:rPrChange>
                </w:rPr>
                <w:t>Hệ thống thông tin địa lý (Geographic Information System)</w:t>
              </w:r>
            </w:ins>
          </w:p>
        </w:tc>
      </w:tr>
      <w:tr w:rsidR="00902EB5" w:rsidRPr="000E1921" w14:paraId="2C009C92" w14:textId="77777777" w:rsidTr="00902EB5">
        <w:trPr>
          <w:jc w:val="center"/>
          <w:ins w:id="128" w:author="ACER" w:date="2026-07-05T22:19:00Z"/>
          <w:trPrChange w:id="129"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30"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47C0A34" w14:textId="77777777" w:rsidR="00902EB5" w:rsidRPr="000E1921" w:rsidRDefault="00902EB5" w:rsidP="00902EB5">
            <w:pPr>
              <w:pStyle w:val="TableText"/>
              <w:rPr>
                <w:ins w:id="131" w:author="ACER" w:date="2026-07-05T22:19:00Z"/>
                <w:color w:val="000000" w:themeColor="text1"/>
                <w:sz w:val="26"/>
                <w:szCs w:val="26"/>
                <w:rPrChange w:id="132" w:author="ACER" w:date="2026-07-05T22:19:00Z">
                  <w:rPr>
                    <w:ins w:id="133" w:author="ACER" w:date="2026-07-05T22:19:00Z"/>
                  </w:rPr>
                </w:rPrChange>
              </w:rPr>
            </w:pPr>
            <w:ins w:id="134" w:author="ACER" w:date="2026-07-05T22:19:00Z">
              <w:r w:rsidRPr="000E1921">
                <w:rPr>
                  <w:b/>
                  <w:bCs/>
                  <w:color w:val="000000" w:themeColor="text1"/>
                  <w:sz w:val="26"/>
                  <w:szCs w:val="26"/>
                  <w:rPrChange w:id="135" w:author="ACER" w:date="2026-07-05T22:19:00Z">
                    <w:rPr>
                      <w:b/>
                      <w:bCs/>
                    </w:rPr>
                  </w:rPrChange>
                </w:rPr>
                <w:t>GPS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36"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5A026E3" w14:textId="77777777" w:rsidR="00902EB5" w:rsidRPr="000E1921" w:rsidRDefault="00902EB5" w:rsidP="00902EB5">
            <w:pPr>
              <w:pStyle w:val="TableText"/>
              <w:rPr>
                <w:ins w:id="137" w:author="ACER" w:date="2026-07-05T22:19:00Z"/>
                <w:color w:val="000000" w:themeColor="text1"/>
                <w:sz w:val="26"/>
                <w:szCs w:val="26"/>
                <w:rPrChange w:id="138" w:author="ACER" w:date="2026-07-05T22:19:00Z">
                  <w:rPr>
                    <w:ins w:id="139" w:author="ACER" w:date="2026-07-05T22:19:00Z"/>
                  </w:rPr>
                </w:rPrChange>
              </w:rPr>
            </w:pPr>
            <w:ins w:id="140" w:author="ACER" w:date="2026-07-05T22:19:00Z">
              <w:r w:rsidRPr="000E1921">
                <w:rPr>
                  <w:color w:val="000000" w:themeColor="text1"/>
                  <w:sz w:val="26"/>
                  <w:szCs w:val="26"/>
                  <w:rPrChange w:id="141" w:author="ACER" w:date="2026-07-05T22:19:00Z">
                    <w:rPr/>
                  </w:rPrChange>
                </w:rPr>
                <w:t>Hệ thống định vị toàn cầu (Global Positioning System)</w:t>
              </w:r>
            </w:ins>
          </w:p>
        </w:tc>
      </w:tr>
      <w:tr w:rsidR="00902EB5" w:rsidRPr="000E1921" w14:paraId="307DBE8B" w14:textId="77777777" w:rsidTr="00902EB5">
        <w:trPr>
          <w:jc w:val="center"/>
          <w:ins w:id="142" w:author="ACER" w:date="2026-07-05T22:19:00Z"/>
          <w:trPrChange w:id="143"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44"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E83592B" w14:textId="77777777" w:rsidR="00902EB5" w:rsidRPr="000E1921" w:rsidRDefault="00902EB5" w:rsidP="00902EB5">
            <w:pPr>
              <w:pStyle w:val="TableText"/>
              <w:rPr>
                <w:ins w:id="145" w:author="ACER" w:date="2026-07-05T22:19:00Z"/>
                <w:color w:val="000000" w:themeColor="text1"/>
                <w:sz w:val="26"/>
                <w:szCs w:val="26"/>
                <w:rPrChange w:id="146" w:author="ACER" w:date="2026-07-05T22:19:00Z">
                  <w:rPr>
                    <w:ins w:id="147" w:author="ACER" w:date="2026-07-05T22:19:00Z"/>
                  </w:rPr>
                </w:rPrChange>
              </w:rPr>
            </w:pPr>
            <w:ins w:id="148" w:author="ACER" w:date="2026-07-05T22:19:00Z">
              <w:r w:rsidRPr="000E1921">
                <w:rPr>
                  <w:b/>
                  <w:bCs/>
                  <w:color w:val="000000" w:themeColor="text1"/>
                  <w:sz w:val="26"/>
                  <w:szCs w:val="26"/>
                  <w:rPrChange w:id="149" w:author="ACER" w:date="2026-07-05T22:19:00Z">
                    <w:rPr>
                      <w:b/>
                      <w:bCs/>
                    </w:rPr>
                  </w:rPrChange>
                </w:rPr>
                <w:t>IDW</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0"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0008F15" w14:textId="77777777" w:rsidR="00902EB5" w:rsidRPr="000E1921" w:rsidRDefault="00902EB5" w:rsidP="00902EB5">
            <w:pPr>
              <w:pStyle w:val="TableText"/>
              <w:rPr>
                <w:ins w:id="151" w:author="ACER" w:date="2026-07-05T22:19:00Z"/>
                <w:color w:val="000000" w:themeColor="text1"/>
                <w:sz w:val="26"/>
                <w:szCs w:val="26"/>
                <w:rPrChange w:id="152" w:author="ACER" w:date="2026-07-05T22:19:00Z">
                  <w:rPr>
                    <w:ins w:id="153" w:author="ACER" w:date="2026-07-05T22:19:00Z"/>
                  </w:rPr>
                </w:rPrChange>
              </w:rPr>
            </w:pPr>
            <w:ins w:id="154" w:author="ACER" w:date="2026-07-05T22:19:00Z">
              <w:r w:rsidRPr="000E1921">
                <w:rPr>
                  <w:color w:val="000000" w:themeColor="text1"/>
                  <w:sz w:val="26"/>
                  <w:szCs w:val="26"/>
                  <w:rPrChange w:id="155" w:author="ACER" w:date="2026-07-05T22:19:00Z">
                    <w:rPr/>
                  </w:rPrChange>
                </w:rPr>
                <w:t>Nội suy trọng số nghịch đảo khoảng cách (Inverse Distance Weighting)</w:t>
              </w:r>
            </w:ins>
          </w:p>
        </w:tc>
      </w:tr>
      <w:tr w:rsidR="00902EB5" w:rsidRPr="000E1921" w14:paraId="3B7483A2" w14:textId="77777777" w:rsidTr="00902EB5">
        <w:trPr>
          <w:jc w:val="center"/>
          <w:ins w:id="156" w:author="ACER" w:date="2026-07-05T22:19:00Z"/>
          <w:trPrChange w:id="157"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58"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303B0E3" w14:textId="77777777" w:rsidR="00902EB5" w:rsidRPr="000E1921" w:rsidRDefault="00902EB5" w:rsidP="00902EB5">
            <w:pPr>
              <w:pStyle w:val="TableText"/>
              <w:rPr>
                <w:ins w:id="159" w:author="ACER" w:date="2026-07-05T22:19:00Z"/>
                <w:color w:val="000000" w:themeColor="text1"/>
                <w:sz w:val="26"/>
                <w:szCs w:val="26"/>
                <w:rPrChange w:id="160" w:author="ACER" w:date="2026-07-05T22:19:00Z">
                  <w:rPr>
                    <w:ins w:id="161" w:author="ACER" w:date="2026-07-05T22:19:00Z"/>
                  </w:rPr>
                </w:rPrChange>
              </w:rPr>
            </w:pPr>
            <w:ins w:id="162" w:author="ACER" w:date="2026-07-05T22:19:00Z">
              <w:r w:rsidRPr="000E1921">
                <w:rPr>
                  <w:b/>
                  <w:bCs/>
                  <w:color w:val="000000" w:themeColor="text1"/>
                  <w:sz w:val="26"/>
                  <w:szCs w:val="26"/>
                  <w:rPrChange w:id="163" w:author="ACER" w:date="2026-07-05T22:19:00Z">
                    <w:rPr>
                      <w:b/>
                      <w:bCs/>
                    </w:rPr>
                  </w:rPrChange>
                </w:rPr>
                <w:t>JWT</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64"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FA5ECA7" w14:textId="77777777" w:rsidR="00902EB5" w:rsidRPr="000E1921" w:rsidRDefault="00902EB5" w:rsidP="00902EB5">
            <w:pPr>
              <w:pStyle w:val="TableText"/>
              <w:rPr>
                <w:ins w:id="165" w:author="ACER" w:date="2026-07-05T22:19:00Z"/>
                <w:color w:val="000000" w:themeColor="text1"/>
                <w:sz w:val="26"/>
                <w:szCs w:val="26"/>
                <w:rPrChange w:id="166" w:author="ACER" w:date="2026-07-05T22:19:00Z">
                  <w:rPr>
                    <w:ins w:id="167" w:author="ACER" w:date="2026-07-05T22:19:00Z"/>
                  </w:rPr>
                </w:rPrChange>
              </w:rPr>
            </w:pPr>
            <w:ins w:id="168" w:author="ACER" w:date="2026-07-05T22:19:00Z">
              <w:r w:rsidRPr="000E1921">
                <w:rPr>
                  <w:color w:val="000000" w:themeColor="text1"/>
                  <w:sz w:val="26"/>
                  <w:szCs w:val="26"/>
                  <w:rPrChange w:id="169" w:author="ACER" w:date="2026-07-05T22:19:00Z">
                    <w:rPr/>
                  </w:rPrChange>
                </w:rPr>
                <w:t>Chuỗi xác thực JSON (JSON Web Token)</w:t>
              </w:r>
            </w:ins>
          </w:p>
        </w:tc>
      </w:tr>
      <w:tr w:rsidR="00902EB5" w:rsidRPr="000E1921" w14:paraId="69E7D6E5" w14:textId="77777777" w:rsidTr="00902EB5">
        <w:trPr>
          <w:jc w:val="center"/>
          <w:ins w:id="170" w:author="ACER" w:date="2026-07-05T22:19:00Z"/>
          <w:trPrChange w:id="171"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72"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FEAA3D5" w14:textId="77777777" w:rsidR="00902EB5" w:rsidRPr="000E1921" w:rsidRDefault="00902EB5" w:rsidP="00902EB5">
            <w:pPr>
              <w:pStyle w:val="TableText"/>
              <w:rPr>
                <w:ins w:id="173" w:author="ACER" w:date="2026-07-05T22:19:00Z"/>
                <w:color w:val="000000" w:themeColor="text1"/>
                <w:sz w:val="26"/>
                <w:szCs w:val="26"/>
                <w:rPrChange w:id="174" w:author="ACER" w:date="2026-07-05T22:19:00Z">
                  <w:rPr>
                    <w:ins w:id="175" w:author="ACER" w:date="2026-07-05T22:19:00Z"/>
                  </w:rPr>
                </w:rPrChange>
              </w:rPr>
            </w:pPr>
            <w:ins w:id="176" w:author="ACER" w:date="2026-07-05T22:19:00Z">
              <w:r w:rsidRPr="000E1921">
                <w:rPr>
                  <w:b/>
                  <w:bCs/>
                  <w:color w:val="000000" w:themeColor="text1"/>
                  <w:sz w:val="26"/>
                  <w:szCs w:val="26"/>
                  <w:rPrChange w:id="177" w:author="ACER" w:date="2026-07-05T22:19:00Z">
                    <w:rPr>
                      <w:b/>
                      <w:bCs/>
                    </w:rPr>
                  </w:rPrChange>
                </w:rPr>
                <w:t>LSTM</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78"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79C153E" w14:textId="77777777" w:rsidR="00902EB5" w:rsidRPr="000E1921" w:rsidRDefault="00902EB5" w:rsidP="00902EB5">
            <w:pPr>
              <w:pStyle w:val="TableText"/>
              <w:rPr>
                <w:ins w:id="179" w:author="ACER" w:date="2026-07-05T22:19:00Z"/>
                <w:color w:val="000000" w:themeColor="text1"/>
                <w:sz w:val="26"/>
                <w:szCs w:val="26"/>
                <w:rPrChange w:id="180" w:author="ACER" w:date="2026-07-05T22:19:00Z">
                  <w:rPr>
                    <w:ins w:id="181" w:author="ACER" w:date="2026-07-05T22:19:00Z"/>
                  </w:rPr>
                </w:rPrChange>
              </w:rPr>
            </w:pPr>
            <w:ins w:id="182" w:author="ACER" w:date="2026-07-05T22:19:00Z">
              <w:r w:rsidRPr="000E1921">
                <w:rPr>
                  <w:color w:val="000000" w:themeColor="text1"/>
                  <w:sz w:val="26"/>
                  <w:szCs w:val="26"/>
                  <w:rPrChange w:id="183" w:author="ACER" w:date="2026-07-05T22:19:00Z">
                    <w:rPr/>
                  </w:rPrChange>
                </w:rPr>
                <w:t>Mạng nơ-ron bộ nhớ ngắn — dài hạn (Long Short-Term Memory)</w:t>
              </w:r>
            </w:ins>
          </w:p>
        </w:tc>
      </w:tr>
      <w:tr w:rsidR="00902EB5" w:rsidRPr="000E1921" w14:paraId="054D0DF1" w14:textId="77777777" w:rsidTr="00902EB5">
        <w:trPr>
          <w:jc w:val="center"/>
          <w:ins w:id="184" w:author="ACER" w:date="2026-07-05T22:19:00Z"/>
          <w:trPrChange w:id="185"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6"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E2BF431" w14:textId="77777777" w:rsidR="00902EB5" w:rsidRPr="000E1921" w:rsidRDefault="00902EB5" w:rsidP="00902EB5">
            <w:pPr>
              <w:pStyle w:val="TableText"/>
              <w:rPr>
                <w:ins w:id="187" w:author="ACER" w:date="2026-07-05T22:19:00Z"/>
                <w:color w:val="000000" w:themeColor="text1"/>
                <w:sz w:val="26"/>
                <w:szCs w:val="26"/>
                <w:rPrChange w:id="188" w:author="ACER" w:date="2026-07-05T22:19:00Z">
                  <w:rPr>
                    <w:ins w:id="189" w:author="ACER" w:date="2026-07-05T22:19:00Z"/>
                  </w:rPr>
                </w:rPrChange>
              </w:rPr>
            </w:pPr>
            <w:ins w:id="190" w:author="ACER" w:date="2026-07-05T22:19:00Z">
              <w:r w:rsidRPr="000E1921">
                <w:rPr>
                  <w:b/>
                  <w:bCs/>
                  <w:color w:val="000000" w:themeColor="text1"/>
                  <w:sz w:val="26"/>
                  <w:szCs w:val="26"/>
                  <w:rPrChange w:id="191" w:author="ACER" w:date="2026-07-05T22:19:00Z">
                    <w:rPr>
                      <w:b/>
                      <w:bCs/>
                    </w:rPr>
                  </w:rPrChange>
                </w:rPr>
                <w:t>MNC / MNDBT / MNGC</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92"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743F64E" w14:textId="77777777" w:rsidR="00902EB5" w:rsidRPr="000E1921" w:rsidRDefault="00902EB5" w:rsidP="00902EB5">
            <w:pPr>
              <w:pStyle w:val="TableText"/>
              <w:rPr>
                <w:ins w:id="193" w:author="ACER" w:date="2026-07-05T22:19:00Z"/>
                <w:color w:val="000000" w:themeColor="text1"/>
                <w:sz w:val="26"/>
                <w:szCs w:val="26"/>
                <w:rPrChange w:id="194" w:author="ACER" w:date="2026-07-05T22:19:00Z">
                  <w:rPr>
                    <w:ins w:id="195" w:author="ACER" w:date="2026-07-05T22:19:00Z"/>
                  </w:rPr>
                </w:rPrChange>
              </w:rPr>
            </w:pPr>
            <w:ins w:id="196" w:author="ACER" w:date="2026-07-05T22:19:00Z">
              <w:r w:rsidRPr="000E1921">
                <w:rPr>
                  <w:color w:val="000000" w:themeColor="text1"/>
                  <w:sz w:val="26"/>
                  <w:szCs w:val="26"/>
                  <w:rPrChange w:id="197" w:author="ACER" w:date="2026-07-05T22:19:00Z">
                    <w:rPr/>
                  </w:rPrChange>
                </w:rPr>
                <w:t>Mực nước chết / Mực nước dâng bình thường / Mực nước gia cường</w:t>
              </w:r>
            </w:ins>
          </w:p>
        </w:tc>
      </w:tr>
      <w:tr w:rsidR="00902EB5" w:rsidRPr="000E1921" w14:paraId="6BAC3CB6" w14:textId="77777777" w:rsidTr="00902EB5">
        <w:trPr>
          <w:jc w:val="center"/>
          <w:ins w:id="198" w:author="ACER" w:date="2026-07-05T22:19:00Z"/>
          <w:trPrChange w:id="199"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00"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81C96E9" w14:textId="77777777" w:rsidR="00902EB5" w:rsidRPr="000E1921" w:rsidRDefault="00902EB5" w:rsidP="00902EB5">
            <w:pPr>
              <w:pStyle w:val="TableText"/>
              <w:rPr>
                <w:ins w:id="201" w:author="ACER" w:date="2026-07-05T22:19:00Z"/>
                <w:color w:val="000000" w:themeColor="text1"/>
                <w:sz w:val="26"/>
                <w:szCs w:val="26"/>
                <w:rPrChange w:id="202" w:author="ACER" w:date="2026-07-05T22:19:00Z">
                  <w:rPr>
                    <w:ins w:id="203" w:author="ACER" w:date="2026-07-05T22:19:00Z"/>
                  </w:rPr>
                </w:rPrChange>
              </w:rPr>
            </w:pPr>
            <w:ins w:id="204" w:author="ACER" w:date="2026-07-05T22:19:00Z">
              <w:r w:rsidRPr="000E1921">
                <w:rPr>
                  <w:b/>
                  <w:bCs/>
                  <w:color w:val="000000" w:themeColor="text1"/>
                  <w:sz w:val="26"/>
                  <w:szCs w:val="26"/>
                  <w:rPrChange w:id="205" w:author="ACER" w:date="2026-07-05T22:19:00Z">
                    <w:rPr>
                      <w:b/>
                      <w:bCs/>
                    </w:rPr>
                  </w:rPrChange>
                </w:rPr>
                <w:t>NSE</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06"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BD669F8" w14:textId="77777777" w:rsidR="00902EB5" w:rsidRPr="000E1921" w:rsidRDefault="00902EB5" w:rsidP="00902EB5">
            <w:pPr>
              <w:pStyle w:val="TableText"/>
              <w:rPr>
                <w:ins w:id="207" w:author="ACER" w:date="2026-07-05T22:19:00Z"/>
                <w:color w:val="000000" w:themeColor="text1"/>
                <w:sz w:val="26"/>
                <w:szCs w:val="26"/>
                <w:rPrChange w:id="208" w:author="ACER" w:date="2026-07-05T22:19:00Z">
                  <w:rPr>
                    <w:ins w:id="209" w:author="ACER" w:date="2026-07-05T22:19:00Z"/>
                  </w:rPr>
                </w:rPrChange>
              </w:rPr>
            </w:pPr>
            <w:ins w:id="210" w:author="ACER" w:date="2026-07-05T22:19:00Z">
              <w:r w:rsidRPr="000E1921">
                <w:rPr>
                  <w:color w:val="000000" w:themeColor="text1"/>
                  <w:sz w:val="26"/>
                  <w:szCs w:val="26"/>
                  <w:rPrChange w:id="211" w:author="ACER" w:date="2026-07-05T22:19:00Z">
                    <w:rPr/>
                  </w:rPrChange>
                </w:rPr>
                <w:t>Hệ số hiệu quả Nash — Sutcliffe (Nash-Sutcliffe Efficiency)</w:t>
              </w:r>
            </w:ins>
          </w:p>
        </w:tc>
      </w:tr>
      <w:tr w:rsidR="00902EB5" w:rsidRPr="000E1921" w14:paraId="367DBF90" w14:textId="77777777" w:rsidTr="00902EB5">
        <w:trPr>
          <w:jc w:val="center"/>
          <w:ins w:id="212" w:author="ACER" w:date="2026-07-05T22:19:00Z"/>
          <w:trPrChange w:id="213"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14"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9A2086E" w14:textId="77777777" w:rsidR="00902EB5" w:rsidRPr="000E1921" w:rsidRDefault="00902EB5" w:rsidP="00902EB5">
            <w:pPr>
              <w:pStyle w:val="TableText"/>
              <w:rPr>
                <w:ins w:id="215" w:author="ACER" w:date="2026-07-05T22:19:00Z"/>
                <w:color w:val="000000" w:themeColor="text1"/>
                <w:sz w:val="26"/>
                <w:szCs w:val="26"/>
                <w:rPrChange w:id="216" w:author="ACER" w:date="2026-07-05T22:19:00Z">
                  <w:rPr>
                    <w:ins w:id="217" w:author="ACER" w:date="2026-07-05T22:19:00Z"/>
                  </w:rPr>
                </w:rPrChange>
              </w:rPr>
            </w:pPr>
            <w:ins w:id="218" w:author="ACER" w:date="2026-07-05T22:19:00Z">
              <w:r w:rsidRPr="000E1921">
                <w:rPr>
                  <w:b/>
                  <w:bCs/>
                  <w:color w:val="000000" w:themeColor="text1"/>
                  <w:sz w:val="26"/>
                  <w:szCs w:val="26"/>
                  <w:rPrChange w:id="219" w:author="ACER" w:date="2026-07-05T22:19:00Z">
                    <w:rPr>
                      <w:b/>
                      <w:bCs/>
                    </w:rPr>
                  </w:rPrChange>
                </w:rPr>
                <w:t>PCTT</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0"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82A369B" w14:textId="77777777" w:rsidR="00902EB5" w:rsidRPr="000E1921" w:rsidRDefault="00902EB5" w:rsidP="00902EB5">
            <w:pPr>
              <w:pStyle w:val="TableText"/>
              <w:rPr>
                <w:ins w:id="221" w:author="ACER" w:date="2026-07-05T22:19:00Z"/>
                <w:color w:val="000000" w:themeColor="text1"/>
                <w:sz w:val="26"/>
                <w:szCs w:val="26"/>
                <w:rPrChange w:id="222" w:author="ACER" w:date="2026-07-05T22:19:00Z">
                  <w:rPr>
                    <w:ins w:id="223" w:author="ACER" w:date="2026-07-05T22:19:00Z"/>
                  </w:rPr>
                </w:rPrChange>
              </w:rPr>
            </w:pPr>
            <w:ins w:id="224" w:author="ACER" w:date="2026-07-05T22:19:00Z">
              <w:r w:rsidRPr="000E1921">
                <w:rPr>
                  <w:color w:val="000000" w:themeColor="text1"/>
                  <w:sz w:val="26"/>
                  <w:szCs w:val="26"/>
                  <w:rPrChange w:id="225" w:author="ACER" w:date="2026-07-05T22:19:00Z">
                    <w:rPr/>
                  </w:rPrChange>
                </w:rPr>
                <w:t>Phòng, chống thiên tai</w:t>
              </w:r>
            </w:ins>
          </w:p>
        </w:tc>
      </w:tr>
      <w:tr w:rsidR="00902EB5" w:rsidRPr="000E1921" w14:paraId="057D7AA4" w14:textId="77777777" w:rsidTr="00902EB5">
        <w:trPr>
          <w:jc w:val="center"/>
          <w:ins w:id="226" w:author="ACER" w:date="2026-07-05T22:19:00Z"/>
          <w:trPrChange w:id="227"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28"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12AB655" w14:textId="77777777" w:rsidR="00902EB5" w:rsidRPr="000E1921" w:rsidRDefault="00902EB5" w:rsidP="00902EB5">
            <w:pPr>
              <w:pStyle w:val="TableText"/>
              <w:rPr>
                <w:ins w:id="229" w:author="ACER" w:date="2026-07-05T22:19:00Z"/>
                <w:color w:val="000000" w:themeColor="text1"/>
                <w:sz w:val="26"/>
                <w:szCs w:val="26"/>
                <w:rPrChange w:id="230" w:author="ACER" w:date="2026-07-05T22:19:00Z">
                  <w:rPr>
                    <w:ins w:id="231" w:author="ACER" w:date="2026-07-05T22:19:00Z"/>
                  </w:rPr>
                </w:rPrChange>
              </w:rPr>
            </w:pPr>
            <w:ins w:id="232" w:author="ACER" w:date="2026-07-05T22:19:00Z">
              <w:r w:rsidRPr="000E1921">
                <w:rPr>
                  <w:b/>
                  <w:bCs/>
                  <w:color w:val="000000" w:themeColor="text1"/>
                  <w:sz w:val="26"/>
                  <w:szCs w:val="26"/>
                  <w:rPrChange w:id="233" w:author="ACER" w:date="2026-07-05T22:19:00Z">
                    <w:rPr>
                      <w:b/>
                      <w:bCs/>
                    </w:rPr>
                  </w:rPrChange>
                </w:rPr>
                <w:t>REST</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34"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EA18524" w14:textId="77777777" w:rsidR="00902EB5" w:rsidRPr="000E1921" w:rsidRDefault="00902EB5" w:rsidP="00902EB5">
            <w:pPr>
              <w:pStyle w:val="TableText"/>
              <w:rPr>
                <w:ins w:id="235" w:author="ACER" w:date="2026-07-05T22:19:00Z"/>
                <w:color w:val="000000" w:themeColor="text1"/>
                <w:sz w:val="26"/>
                <w:szCs w:val="26"/>
                <w:rPrChange w:id="236" w:author="ACER" w:date="2026-07-05T22:19:00Z">
                  <w:rPr>
                    <w:ins w:id="237" w:author="ACER" w:date="2026-07-05T22:19:00Z"/>
                  </w:rPr>
                </w:rPrChange>
              </w:rPr>
            </w:pPr>
            <w:ins w:id="238" w:author="ACER" w:date="2026-07-05T22:19:00Z">
              <w:r w:rsidRPr="000E1921">
                <w:rPr>
                  <w:color w:val="000000" w:themeColor="text1"/>
                  <w:sz w:val="26"/>
                  <w:szCs w:val="26"/>
                  <w:rPrChange w:id="239" w:author="ACER" w:date="2026-07-05T22:19:00Z">
                    <w:rPr/>
                  </w:rPrChange>
                </w:rPr>
                <w:t>Kiến trúc giao tiếp dịch vụ web (Representational State Transfer)</w:t>
              </w:r>
            </w:ins>
          </w:p>
        </w:tc>
      </w:tr>
      <w:tr w:rsidR="00902EB5" w:rsidRPr="000E1921" w14:paraId="0418A99C" w14:textId="77777777" w:rsidTr="00902EB5">
        <w:trPr>
          <w:jc w:val="center"/>
          <w:ins w:id="240" w:author="ACER" w:date="2026-07-05T22:19:00Z"/>
          <w:trPrChange w:id="241"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2"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9D6A0C6" w14:textId="77777777" w:rsidR="00902EB5" w:rsidRPr="000E1921" w:rsidRDefault="00902EB5" w:rsidP="00902EB5">
            <w:pPr>
              <w:pStyle w:val="TableText"/>
              <w:rPr>
                <w:ins w:id="243" w:author="ACER" w:date="2026-07-05T22:19:00Z"/>
                <w:color w:val="000000" w:themeColor="text1"/>
                <w:sz w:val="26"/>
                <w:szCs w:val="26"/>
                <w:rPrChange w:id="244" w:author="ACER" w:date="2026-07-05T22:19:00Z">
                  <w:rPr>
                    <w:ins w:id="245" w:author="ACER" w:date="2026-07-05T22:19:00Z"/>
                  </w:rPr>
                </w:rPrChange>
              </w:rPr>
            </w:pPr>
            <w:ins w:id="246" w:author="ACER" w:date="2026-07-05T22:19:00Z">
              <w:r w:rsidRPr="000E1921">
                <w:rPr>
                  <w:b/>
                  <w:bCs/>
                  <w:color w:val="000000" w:themeColor="text1"/>
                  <w:sz w:val="26"/>
                  <w:szCs w:val="26"/>
                  <w:rPrChange w:id="247" w:author="ACER" w:date="2026-07-05T22:19:00Z">
                    <w:rPr>
                      <w:b/>
                      <w:bCs/>
                    </w:rPr>
                  </w:rPrChange>
                </w:rPr>
                <w:t>RMSE / MAE / MAPE</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8"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9E2926F" w14:textId="77777777" w:rsidR="00902EB5" w:rsidRPr="000E1921" w:rsidRDefault="00902EB5" w:rsidP="00902EB5">
            <w:pPr>
              <w:pStyle w:val="TableText"/>
              <w:rPr>
                <w:ins w:id="249" w:author="ACER" w:date="2026-07-05T22:19:00Z"/>
                <w:color w:val="000000" w:themeColor="text1"/>
                <w:sz w:val="26"/>
                <w:szCs w:val="26"/>
                <w:rPrChange w:id="250" w:author="ACER" w:date="2026-07-05T22:19:00Z">
                  <w:rPr>
                    <w:ins w:id="251" w:author="ACER" w:date="2026-07-05T22:19:00Z"/>
                  </w:rPr>
                </w:rPrChange>
              </w:rPr>
            </w:pPr>
            <w:ins w:id="252" w:author="ACER" w:date="2026-07-05T22:19:00Z">
              <w:r w:rsidRPr="000E1921">
                <w:rPr>
                  <w:color w:val="000000" w:themeColor="text1"/>
                  <w:sz w:val="26"/>
                  <w:szCs w:val="26"/>
                  <w:rPrChange w:id="253" w:author="ACER" w:date="2026-07-05T22:19:00Z">
                    <w:rPr/>
                  </w:rPrChange>
                </w:rPr>
                <w:t>Sai số toàn phương trung bình / tuyệt đối trung bình / phần trăm tuyệt đối trung bình</w:t>
              </w:r>
            </w:ins>
          </w:p>
        </w:tc>
      </w:tr>
      <w:tr w:rsidR="00902EB5" w:rsidRPr="000E1921" w14:paraId="3816DA54" w14:textId="77777777" w:rsidTr="00902EB5">
        <w:trPr>
          <w:jc w:val="center"/>
          <w:ins w:id="254" w:author="ACER" w:date="2026-07-05T22:19:00Z"/>
          <w:trPrChange w:id="255"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6"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12F6DC2" w14:textId="77777777" w:rsidR="00902EB5" w:rsidRPr="000E1921" w:rsidRDefault="00902EB5" w:rsidP="00902EB5">
            <w:pPr>
              <w:pStyle w:val="TableText"/>
              <w:rPr>
                <w:ins w:id="257" w:author="ACER" w:date="2026-07-05T22:19:00Z"/>
                <w:color w:val="000000" w:themeColor="text1"/>
                <w:sz w:val="26"/>
                <w:szCs w:val="26"/>
                <w:rPrChange w:id="258" w:author="ACER" w:date="2026-07-05T22:19:00Z">
                  <w:rPr>
                    <w:ins w:id="259" w:author="ACER" w:date="2026-07-05T22:19:00Z"/>
                  </w:rPr>
                </w:rPrChange>
              </w:rPr>
            </w:pPr>
            <w:ins w:id="260" w:author="ACER" w:date="2026-07-05T22:19:00Z">
              <w:r w:rsidRPr="000E1921">
                <w:rPr>
                  <w:b/>
                  <w:bCs/>
                  <w:color w:val="000000" w:themeColor="text1"/>
                  <w:sz w:val="26"/>
                  <w:szCs w:val="26"/>
                  <w:rPrChange w:id="261" w:author="ACER" w:date="2026-07-05T22:19:00Z">
                    <w:rPr>
                      <w:b/>
                      <w:bCs/>
                    </w:rPr>
                  </w:rPrChange>
                </w:rPr>
                <w:t>UI / UX</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2"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3928C22" w14:textId="77777777" w:rsidR="00902EB5" w:rsidRPr="000E1921" w:rsidRDefault="00902EB5" w:rsidP="00902EB5">
            <w:pPr>
              <w:pStyle w:val="TableText"/>
              <w:rPr>
                <w:ins w:id="263" w:author="ACER" w:date="2026-07-05T22:19:00Z"/>
                <w:color w:val="000000" w:themeColor="text1"/>
                <w:sz w:val="26"/>
                <w:szCs w:val="26"/>
                <w:rPrChange w:id="264" w:author="ACER" w:date="2026-07-05T22:19:00Z">
                  <w:rPr>
                    <w:ins w:id="265" w:author="ACER" w:date="2026-07-05T22:19:00Z"/>
                  </w:rPr>
                </w:rPrChange>
              </w:rPr>
            </w:pPr>
            <w:ins w:id="266" w:author="ACER" w:date="2026-07-05T22:19:00Z">
              <w:r w:rsidRPr="000E1921">
                <w:rPr>
                  <w:color w:val="000000" w:themeColor="text1"/>
                  <w:sz w:val="26"/>
                  <w:szCs w:val="26"/>
                  <w:rPrChange w:id="267" w:author="ACER" w:date="2026-07-05T22:19:00Z">
                    <w:rPr/>
                  </w:rPrChange>
                </w:rPr>
                <w:t>Giao diện người dùng / Trải nghiệm người dùng</w:t>
              </w:r>
            </w:ins>
          </w:p>
        </w:tc>
      </w:tr>
      <w:tr w:rsidR="00902EB5" w:rsidRPr="000E1921" w14:paraId="14634B69" w14:textId="77777777" w:rsidTr="00902EB5">
        <w:trPr>
          <w:jc w:val="center"/>
          <w:ins w:id="268" w:author="ACER" w:date="2026-07-05T22:19:00Z"/>
          <w:trPrChange w:id="269"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70"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FC2AA85" w14:textId="77777777" w:rsidR="00902EB5" w:rsidRPr="000E1921" w:rsidRDefault="00902EB5" w:rsidP="00902EB5">
            <w:pPr>
              <w:pStyle w:val="TableText"/>
              <w:rPr>
                <w:ins w:id="271" w:author="ACER" w:date="2026-07-05T22:19:00Z"/>
                <w:color w:val="000000" w:themeColor="text1"/>
                <w:sz w:val="26"/>
                <w:szCs w:val="26"/>
                <w:rPrChange w:id="272" w:author="ACER" w:date="2026-07-05T22:19:00Z">
                  <w:rPr>
                    <w:ins w:id="273" w:author="ACER" w:date="2026-07-05T22:19:00Z"/>
                  </w:rPr>
                </w:rPrChange>
              </w:rPr>
            </w:pPr>
            <w:ins w:id="274" w:author="ACER" w:date="2026-07-05T22:19:00Z">
              <w:r w:rsidRPr="000E1921">
                <w:rPr>
                  <w:b/>
                  <w:bCs/>
                  <w:color w:val="000000" w:themeColor="text1"/>
                  <w:sz w:val="26"/>
                  <w:szCs w:val="26"/>
                  <w:rPrChange w:id="275" w:author="ACER" w:date="2026-07-05T22:19:00Z">
                    <w:rPr>
                      <w:b/>
                      <w:bCs/>
                    </w:rPr>
                  </w:rPrChange>
                </w:rPr>
                <w:t>VPS</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76"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A14A0A2" w14:textId="77777777" w:rsidR="00902EB5" w:rsidRPr="000E1921" w:rsidRDefault="00902EB5" w:rsidP="00902EB5">
            <w:pPr>
              <w:pStyle w:val="TableText"/>
              <w:rPr>
                <w:ins w:id="277" w:author="ACER" w:date="2026-07-05T22:19:00Z"/>
                <w:color w:val="000000" w:themeColor="text1"/>
                <w:sz w:val="26"/>
                <w:szCs w:val="26"/>
                <w:rPrChange w:id="278" w:author="ACER" w:date="2026-07-05T22:19:00Z">
                  <w:rPr>
                    <w:ins w:id="279" w:author="ACER" w:date="2026-07-05T22:19:00Z"/>
                  </w:rPr>
                </w:rPrChange>
              </w:rPr>
            </w:pPr>
            <w:ins w:id="280" w:author="ACER" w:date="2026-07-05T22:19:00Z">
              <w:r w:rsidRPr="000E1921">
                <w:rPr>
                  <w:color w:val="000000" w:themeColor="text1"/>
                  <w:sz w:val="26"/>
                  <w:szCs w:val="26"/>
                  <w:rPrChange w:id="281" w:author="ACER" w:date="2026-07-05T22:19:00Z">
                    <w:rPr/>
                  </w:rPrChange>
                </w:rPr>
                <w:t>Máy chủ riêng ảo (Virtual Private Server)</w:t>
              </w:r>
            </w:ins>
          </w:p>
        </w:tc>
      </w:tr>
      <w:tr w:rsidR="00902EB5" w:rsidRPr="000E1921" w14:paraId="3C2B940E" w14:textId="77777777" w:rsidTr="00902EB5">
        <w:trPr>
          <w:jc w:val="center"/>
          <w:ins w:id="282" w:author="ACER" w:date="2026-07-05T22:19:00Z"/>
          <w:trPrChange w:id="283"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84"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050A57B" w14:textId="77777777" w:rsidR="00902EB5" w:rsidRPr="000E1921" w:rsidRDefault="00902EB5" w:rsidP="00902EB5">
            <w:pPr>
              <w:pStyle w:val="TableText"/>
              <w:rPr>
                <w:ins w:id="285" w:author="ACER" w:date="2026-07-05T22:19:00Z"/>
                <w:color w:val="000000" w:themeColor="text1"/>
                <w:sz w:val="26"/>
                <w:szCs w:val="26"/>
                <w:rPrChange w:id="286" w:author="ACER" w:date="2026-07-05T22:19:00Z">
                  <w:rPr>
                    <w:ins w:id="287" w:author="ACER" w:date="2026-07-05T22:19:00Z"/>
                  </w:rPr>
                </w:rPrChange>
              </w:rPr>
            </w:pPr>
            <w:ins w:id="288" w:author="ACER" w:date="2026-07-05T22:19:00Z">
              <w:r w:rsidRPr="000E1921">
                <w:rPr>
                  <w:b/>
                  <w:bCs/>
                  <w:color w:val="000000" w:themeColor="text1"/>
                  <w:sz w:val="26"/>
                  <w:szCs w:val="26"/>
                  <w:rPrChange w:id="289" w:author="ACER" w:date="2026-07-05T22:19:00Z">
                    <w:rPr>
                      <w:b/>
                      <w:bCs/>
                    </w:rPr>
                  </w:rPrChange>
                </w:rPr>
                <w:t>WPF</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90"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0E92B35" w14:textId="77777777" w:rsidR="00902EB5" w:rsidRPr="000E1921" w:rsidRDefault="00902EB5" w:rsidP="00902EB5">
            <w:pPr>
              <w:pStyle w:val="TableText"/>
              <w:rPr>
                <w:ins w:id="291" w:author="ACER" w:date="2026-07-05T22:19:00Z"/>
                <w:color w:val="000000" w:themeColor="text1"/>
                <w:sz w:val="26"/>
                <w:szCs w:val="26"/>
                <w:rPrChange w:id="292" w:author="ACER" w:date="2026-07-05T22:19:00Z">
                  <w:rPr>
                    <w:ins w:id="293" w:author="ACER" w:date="2026-07-05T22:19:00Z"/>
                  </w:rPr>
                </w:rPrChange>
              </w:rPr>
            </w:pPr>
            <w:ins w:id="294" w:author="ACER" w:date="2026-07-05T22:19:00Z">
              <w:r w:rsidRPr="000E1921">
                <w:rPr>
                  <w:color w:val="000000" w:themeColor="text1"/>
                  <w:sz w:val="26"/>
                  <w:szCs w:val="26"/>
                  <w:rPrChange w:id="295" w:author="ACER" w:date="2026-07-05T22:19:00Z">
                    <w:rPr/>
                  </w:rPrChange>
                </w:rPr>
                <w:t>Nền tảng giao diện Windows (Windows Presentation Foundation)</w:t>
              </w:r>
            </w:ins>
          </w:p>
        </w:tc>
      </w:tr>
      <w:tr w:rsidR="00902EB5" w:rsidRPr="000E1921" w14:paraId="24E6E9A9" w14:textId="77777777" w:rsidTr="00902EB5">
        <w:trPr>
          <w:jc w:val="center"/>
          <w:ins w:id="296" w:author="ACER" w:date="2026-07-05T22:19:00Z"/>
          <w:trPrChange w:id="297" w:author="ACER" w:date="2026-07-05T22:19: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98" w:author="ACER" w:date="2026-07-05T22:19: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EDBA40A" w14:textId="77777777" w:rsidR="00902EB5" w:rsidRPr="000E1921" w:rsidRDefault="00902EB5" w:rsidP="00902EB5">
            <w:pPr>
              <w:pStyle w:val="TableText"/>
              <w:rPr>
                <w:ins w:id="299" w:author="ACER" w:date="2026-07-05T22:19:00Z"/>
                <w:color w:val="000000" w:themeColor="text1"/>
                <w:sz w:val="26"/>
                <w:szCs w:val="26"/>
                <w:rPrChange w:id="300" w:author="ACER" w:date="2026-07-05T22:19:00Z">
                  <w:rPr>
                    <w:ins w:id="301" w:author="ACER" w:date="2026-07-05T22:19:00Z"/>
                  </w:rPr>
                </w:rPrChange>
              </w:rPr>
            </w:pPr>
            <w:ins w:id="302" w:author="ACER" w:date="2026-07-05T22:19:00Z">
              <w:r w:rsidRPr="000E1921">
                <w:rPr>
                  <w:b/>
                  <w:bCs/>
                  <w:color w:val="000000" w:themeColor="text1"/>
                  <w:sz w:val="26"/>
                  <w:szCs w:val="26"/>
                  <w:rPrChange w:id="303" w:author="ACER" w:date="2026-07-05T22:19:00Z">
                    <w:rPr>
                      <w:b/>
                      <w:bCs/>
                    </w:rPr>
                  </w:rPrChange>
                </w:rPr>
                <w:t>YOLO Pose</w:t>
              </w:r>
            </w:ins>
          </w:p>
        </w:tc>
        <w:tc>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304" w:author="ACER" w:date="2026-07-05T22:19:00Z">
              <w:tcPr>
                <w:tcW w:w="6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B31145B" w14:textId="77777777" w:rsidR="00902EB5" w:rsidRPr="000E1921" w:rsidRDefault="00902EB5" w:rsidP="00902EB5">
            <w:pPr>
              <w:pStyle w:val="TableText"/>
              <w:rPr>
                <w:ins w:id="305" w:author="ACER" w:date="2026-07-05T22:19:00Z"/>
                <w:color w:val="000000" w:themeColor="text1"/>
                <w:sz w:val="26"/>
                <w:szCs w:val="26"/>
                <w:rPrChange w:id="306" w:author="ACER" w:date="2026-07-05T22:19:00Z">
                  <w:rPr>
                    <w:ins w:id="307" w:author="ACER" w:date="2026-07-05T22:19:00Z"/>
                  </w:rPr>
                </w:rPrChange>
              </w:rPr>
            </w:pPr>
            <w:ins w:id="308" w:author="ACER" w:date="2026-07-05T22:19:00Z">
              <w:r w:rsidRPr="000E1921">
                <w:rPr>
                  <w:color w:val="000000" w:themeColor="text1"/>
                  <w:sz w:val="26"/>
                  <w:szCs w:val="26"/>
                  <w:rPrChange w:id="309" w:author="ACER" w:date="2026-07-05T22:19:00Z">
                    <w:rPr/>
                  </w:rPrChange>
                </w:rPr>
                <w:t>Mô hình thị giác máy phát hiện điểm mốc thời gian thực (You Only Look Once — Pose)</w:t>
              </w:r>
            </w:ins>
          </w:p>
        </w:tc>
      </w:tr>
    </w:tbl>
    <w:p w14:paraId="499EC2F3" w14:textId="77777777" w:rsidR="00902EB5" w:rsidRPr="00DA4EA2" w:rsidRDefault="00902EB5">
      <w:pPr>
        <w:jc w:val="both"/>
        <w:rPr>
          <w:b/>
          <w:bCs/>
          <w:szCs w:val="26"/>
        </w:rPr>
        <w:pPrChange w:id="310" w:author="ACER" w:date="2026-07-05T22:18:00Z">
          <w:pPr>
            <w:jc w:val="center"/>
          </w:pPr>
        </w:pPrChange>
      </w:pPr>
    </w:p>
    <w:p w14:paraId="6AA9B3D9" w14:textId="77777777" w:rsidR="00902EB5" w:rsidRDefault="00902EB5" w:rsidP="00902EB5">
      <w:pPr>
        <w:jc w:val="center"/>
        <w:rPr>
          <w:b/>
          <w:bCs/>
        </w:rPr>
      </w:pPr>
    </w:p>
    <w:p w14:paraId="0B65884B" w14:textId="77777777" w:rsidR="00902EB5" w:rsidRDefault="00902EB5" w:rsidP="00902EB5">
      <w:pPr>
        <w:jc w:val="center"/>
        <w:rPr>
          <w:b/>
          <w:bCs/>
        </w:rPr>
        <w:sectPr w:rsidR="00902EB5" w:rsidSect="00902EB5">
          <w:footerReference w:type="default" r:id="rId19"/>
          <w:pgSz w:w="11906" w:h="16838" w:code="9"/>
          <w:pgMar w:top="1134" w:right="1134" w:bottom="1134" w:left="1701" w:header="720" w:footer="720" w:gutter="0"/>
          <w:pgNumType w:start="1"/>
          <w:cols w:space="720"/>
          <w:docGrid w:linePitch="360"/>
        </w:sectPr>
      </w:pPr>
    </w:p>
    <w:p w14:paraId="512A4D68" w14:textId="77777777" w:rsidR="00902EB5" w:rsidRPr="000E1921" w:rsidRDefault="00902EB5" w:rsidP="00902EB5">
      <w:pPr>
        <w:pStyle w:val="Heading1"/>
        <w:keepNext/>
        <w:keepLines/>
        <w:widowControl/>
        <w:numPr>
          <w:ilvl w:val="0"/>
          <w:numId w:val="25"/>
        </w:numPr>
        <w:autoSpaceDE/>
        <w:autoSpaceDN/>
        <w:spacing w:before="120" w:after="120" w:line="312" w:lineRule="auto"/>
        <w:jc w:val="center"/>
      </w:pPr>
      <w:bookmarkStart w:id="311" w:name="_Toc234273994"/>
      <w:r w:rsidRPr="000E1921">
        <w:lastRenderedPageBreak/>
        <w:t>MỞ</w:t>
      </w:r>
      <w:r w:rsidRPr="005B4A7C">
        <w:t xml:space="preserve"> ĐẦU</w:t>
      </w:r>
      <w:bookmarkEnd w:id="311"/>
      <w:r w:rsidRPr="000E1921">
        <w:rPr>
          <w:vanish/>
        </w:rPr>
        <w:fldChar w:fldCharType="begin"/>
      </w:r>
      <w:r w:rsidRPr="000E1921">
        <w:rPr>
          <w:vanish/>
        </w:rPr>
        <w:instrText xml:space="preserve"> SEQ chap </w:instrText>
      </w:r>
      <w:r w:rsidRPr="000E1921">
        <w:rPr>
          <w:vanish/>
        </w:rPr>
        <w:fldChar w:fldCharType="separate"/>
      </w:r>
      <w:r w:rsidRPr="000E1921">
        <w:rPr>
          <w:vanish/>
        </w:rPr>
        <w:t>1</w:t>
      </w:r>
      <w:r w:rsidRPr="000E1921">
        <w:rPr>
          <w:vanish/>
        </w:rPr>
        <w:fldChar w:fldCharType="end"/>
      </w:r>
    </w:p>
    <w:p w14:paraId="5EE87668"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12" w:name="_Toc234273995"/>
      <w:r w:rsidRPr="002406F6">
        <w:rPr>
          <w:sz w:val="26"/>
          <w:szCs w:val="26"/>
        </w:rPr>
        <w:t>Sự hình thành đề tài</w:t>
      </w:r>
      <w:bookmarkEnd w:id="312"/>
    </w:p>
    <w:p w14:paraId="171355A4" w14:textId="77777777" w:rsidR="00902EB5" w:rsidRPr="002406F6" w:rsidRDefault="00902EB5" w:rsidP="00902EB5">
      <w:pPr>
        <w:rPr>
          <w:sz w:val="26"/>
          <w:szCs w:val="26"/>
          <w:lang w:val="en-US"/>
        </w:rPr>
      </w:pPr>
      <w:r w:rsidRPr="002406F6">
        <w:rPr>
          <w:sz w:val="26"/>
          <w:szCs w:val="26"/>
        </w:rPr>
        <w:t xml:space="preserve">Việt Nam là một trong những quốc gia chịu ảnh hưởng nặng nề của thiên tai, đặc biệt là mưa lớn, lũ quét và ngập lụt. </w:t>
      </w:r>
      <w:r w:rsidRPr="002406F6">
        <w:rPr>
          <w:sz w:val="26"/>
          <w:szCs w:val="26"/>
          <w:lang w:val="en-US"/>
        </w:rPr>
        <w:t>Với đặc điểm khí hậu nhiệt đới gió mùa, lượng mưa lớn tập trung trong thời gian ngắn cùng địa hình ngắn và dốc, các lưu vực sông ở miền Trung thường xuất hiện lũ có diễn biến nhanh và khó dự báo. Dưới tác động của biến đổi khí hậu, quá trình đô thị hóa và thay đổi sử dụng đất, tần suất cũng như cường độ của các trận mưa cực đoan có xu hướng gia tăng, làm cho nguy cơ ngập lụt ngày càng nghiêm trọng.</w:t>
      </w:r>
    </w:p>
    <w:p w14:paraId="5BC93098" w14:textId="77777777" w:rsidR="00902EB5" w:rsidRPr="002406F6" w:rsidRDefault="00902EB5" w:rsidP="00902EB5">
      <w:pPr>
        <w:rPr>
          <w:sz w:val="26"/>
          <w:szCs w:val="26"/>
          <w:lang w:val="en-US"/>
        </w:rPr>
      </w:pPr>
      <w:r w:rsidRPr="002406F6">
        <w:rPr>
          <w:sz w:val="26"/>
          <w:szCs w:val="26"/>
          <w:lang w:val="en-US"/>
        </w:rPr>
        <w:t>Theo thống kê của Ban Chỉ đạo Quốc gia về Phòng, chống thiên tai, tính đến ngày 20/12/2025, thiên tai trên cả nước đã làm 468 người chết và mất tích, 741 người bị thương; gần 4.200 ngôi nhà bị sập, cuốn trôi hoặc hư hỏng nặng; hơn 545.000 ha lúa và hoa màu bị thiệt hại; tổng thiệt hại kinh tế ước tính trên 98.677 tỷ đồng. Những con số này cho thấy nhu cầu cấp thiết phải nâng cao năng lực dự báo, cảnh báo sớm và hỗ trợ ứng phó thiên tai trên cơ sở ứng dụng các công nghệ số hiện đại.</w:t>
      </w:r>
    </w:p>
    <w:p w14:paraId="505A2404" w14:textId="77777777" w:rsidR="00902EB5" w:rsidRPr="002406F6" w:rsidRDefault="00902EB5" w:rsidP="00902EB5">
      <w:pPr>
        <w:rPr>
          <w:sz w:val="26"/>
          <w:szCs w:val="26"/>
          <w:lang w:val="en-US"/>
        </w:rPr>
      </w:pPr>
      <w:r w:rsidRPr="002406F6">
        <w:rPr>
          <w:sz w:val="26"/>
          <w:szCs w:val="26"/>
          <w:lang w:val="en-US"/>
        </w:rPr>
        <w:t>Trong đó, lưu vực sông Vu Gia – Thu Bồn có diện tích khoảng 10.300 km², là lưu vực lớn nhất khu vực miền Trung, giữ vai trò quan trọng đối với phát triển kinh tế – xã hội của thành phố Đà Nẵng. Với địa hình dốc, thời gian tập trung nước ngắn và lượng mưa mùa lũ tập trung chủ yếu từ tháng 9 đến tháng 12, lưu vực thường xuyên xảy ra các trận lũ lớn. Đặc biệt, khi mưa cực đoan kết hợp với hoạt động điều tiết của hệ thống 16 hồ chứa thủy điện và thủy lợi thượng nguồn, vùng hạ du, nhất là thành phố Đà Nẵng, có thể xuất hiện ngập trên diện rộng chỉ trong vài giờ, gây nhiều khó khăn cho công tác chỉ đạo điều hành và ứng phó của chính quyền địa phương cũng như người dân.</w:t>
      </w:r>
    </w:p>
    <w:p w14:paraId="2D247D67" w14:textId="77777777" w:rsidR="00902EB5" w:rsidRPr="002406F6" w:rsidRDefault="00902EB5" w:rsidP="00902EB5">
      <w:pPr>
        <w:rPr>
          <w:sz w:val="26"/>
          <w:szCs w:val="26"/>
          <w:lang w:val="en-US"/>
        </w:rPr>
      </w:pPr>
      <w:r w:rsidRPr="002406F6">
        <w:rPr>
          <w:sz w:val="26"/>
          <w:szCs w:val="26"/>
          <w:lang w:val="en-US"/>
        </w:rPr>
        <w:t>Trong những năm gần đây, nhiều nghiên cứu trong và ngoài nước đã ứng dụng các phương pháp trí tuệ nhân tạo (Artificial Intelligence – AI) như ARIMAX, LSTM, GRU và Transformer nhằm nâng cao độ chính xác của dự báo dòng chảy và ngập lụt. Tuy nhiên, phần lớn các nghiên cứu mới tập trung vào phát triển mô hình dự báo, trong khi việc chuyển hóa kết quả dự báo thành các hệ thống cảnh báo phục vụ trực tiếp công tác quản lý và hỗ trợ người dân vẫn còn hạn chế. Đồng thời, nguồn dữ liệu cộng đồng (crowdsourced data), bao gồm hình ảnh hiện trường và thông tin phản hồi của người dân, chưa được khai thác hiệu quả như một thành phần của hệ thống cảnh báo thời gian thực nhằm bổ sung và kiểm chứng thông tin từ mạng lưới quan trắc truyền thống.</w:t>
      </w:r>
    </w:p>
    <w:p w14:paraId="6BEBAAFD" w14:textId="77777777" w:rsidR="00902EB5" w:rsidRPr="002406F6" w:rsidRDefault="00902EB5" w:rsidP="00902EB5">
      <w:pPr>
        <w:rPr>
          <w:sz w:val="26"/>
          <w:szCs w:val="26"/>
          <w:lang w:val="en-US"/>
        </w:rPr>
      </w:pPr>
      <w:r w:rsidRPr="002406F6">
        <w:rPr>
          <w:sz w:val="26"/>
          <w:szCs w:val="26"/>
          <w:lang w:val="en-US"/>
        </w:rPr>
        <w:t>Thực tế tại thành phố Đà Nẵng cho thấy các hình thức truyền tin hiện nay như bản tin khí tượng thủy văn, hệ thống loa truyền thanh hoặc tin nhắn SMS chủ yếu cung cấp thông tin theo hướng một chiều, thiếu khả năng cá nhân hóa theo vị trí người sử dụng và chưa hỗ trợ đầy đủ các hoạt động ứng phó khẩn cấp. Người dân gặp nhiều khó khăn trong việc xác định khu vực an toàn, lựa chọn tuyến đường sơ tán hoặc gửi thông tin hiện trường đến cơ quan chức năng, trong khi các đơn vị quản lý vẫn thiếu một nền tảng số thống nhất để theo dõi diễn biến ngập lụt, phát hành cảnh báo, tiếp nhận phản hồi và điều phối ứng cứu theo thời gian thực.</w:t>
      </w:r>
    </w:p>
    <w:p w14:paraId="4B0B8C31" w14:textId="77777777" w:rsidR="00902EB5" w:rsidRPr="002406F6" w:rsidRDefault="00902EB5" w:rsidP="00902EB5">
      <w:pPr>
        <w:rPr>
          <w:sz w:val="26"/>
          <w:szCs w:val="26"/>
          <w:lang w:val="en-US"/>
        </w:rPr>
      </w:pPr>
      <w:r w:rsidRPr="002406F6">
        <w:rPr>
          <w:sz w:val="26"/>
          <w:szCs w:val="26"/>
          <w:lang w:val="en-US"/>
        </w:rPr>
        <w:t xml:space="preserve">Hiện nay, tại thành phố Đà Nẵng chưa có một nền tảng tích hợp đồng bộ giữa mô hình dự báo bằng trí tuệ nhân tạo, hệ thống giám sát thủy văn thời gian thực, dữ liệu cộng đồng và </w:t>
      </w:r>
      <w:r w:rsidRPr="002406F6">
        <w:rPr>
          <w:sz w:val="26"/>
          <w:szCs w:val="26"/>
          <w:lang w:val="en-US"/>
        </w:rPr>
        <w:lastRenderedPageBreak/>
        <w:t>các công cụ hỗ trợ ứng phó thiên tai trên cùng một kiến trúc số. Đây vừa là khoảng trống nghiên cứu, vừa là khoảng trống trong ứng dụng thực tiễn mà đề tài hướng tới giải quyết.</w:t>
      </w:r>
    </w:p>
    <w:p w14:paraId="150E1D61" w14:textId="77777777" w:rsidR="00902EB5" w:rsidRPr="002406F6" w:rsidRDefault="00902EB5" w:rsidP="00902EB5">
      <w:pPr>
        <w:rPr>
          <w:sz w:val="26"/>
          <w:szCs w:val="26"/>
          <w:lang w:val="en-US"/>
        </w:rPr>
      </w:pPr>
      <w:r w:rsidRPr="002406F6">
        <w:rPr>
          <w:sz w:val="26"/>
          <w:szCs w:val="26"/>
          <w:lang w:val="en-US"/>
        </w:rPr>
        <w:t xml:space="preserve">Xuất phát từ yêu cầu đó, đề tài </w:t>
      </w:r>
      <w:r w:rsidRPr="002406F6">
        <w:rPr>
          <w:b/>
          <w:bCs/>
          <w:sz w:val="26"/>
          <w:szCs w:val="26"/>
          <w:lang w:val="en-US"/>
        </w:rPr>
        <w:t>"Phát triển nền tảng cảnh báo ngập lụt thông minh dựa trên AI và dữ liệu cộng đồng cho thành phố Đà Nẵng"</w:t>
      </w:r>
      <w:r w:rsidRPr="002406F6">
        <w:rPr>
          <w:sz w:val="26"/>
          <w:szCs w:val="26"/>
          <w:lang w:val="en-US"/>
        </w:rPr>
        <w:t xml:space="preserve"> được đề xuất nhằm xây dựng một nền tảng cảnh báo ngập lụt đa nền tảng gồm ứng dụng Web dành cho cơ quan quản lý và ứng dụng Di động dành cho người dân, được tích hợp với bộ máy dự báo dựa trên trí tuệ nhân tạo, hệ thống thông tin địa lý (GIS) và cơ chế thu nhận dữ liệu cộng đồng. Hệ thống được thiết kế theo chu trình khép kín </w:t>
      </w:r>
      <w:r w:rsidRPr="002406F6">
        <w:rPr>
          <w:b/>
          <w:bCs/>
          <w:sz w:val="26"/>
          <w:szCs w:val="26"/>
          <w:lang w:val="en-US"/>
        </w:rPr>
        <w:t>"Dự báo – Giám sát – Cảnh báo – Ứng phó – Phản hồi"</w:t>
      </w:r>
      <w:r w:rsidRPr="002406F6">
        <w:rPr>
          <w:sz w:val="26"/>
          <w:szCs w:val="26"/>
          <w:lang w:val="en-US"/>
        </w:rPr>
        <w:t>, trong đó kết quả dự báo từ các mô hình AI được kết hợp với dữ liệu quan trắc và dữ liệu do cộng đồng cung cấp để tạo ra các cảnh báo theo thời gian thực có độ phân giải không gian cao. Thông qua cách tiếp cận này, đề tài hướng tới nâng cao hiệu quả quản lý rủi ro thiên tai, tăng cường khả năng ứng phó của cộng đồng và góp phần thúc đẩy quá trình chuyển đổi số trong lĩnh vực phòng, chống thiên tai cũng như xây dựng đô thị thông minh tại thành phố Đà Nẵng.</w:t>
      </w:r>
    </w:p>
    <w:p w14:paraId="5989C317"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13" w:name="_Toc234273996"/>
      <w:r w:rsidRPr="002406F6">
        <w:rPr>
          <w:sz w:val="26"/>
          <w:szCs w:val="26"/>
        </w:rPr>
        <w:t>Mục tiêu của đề tài</w:t>
      </w:r>
      <w:bookmarkEnd w:id="313"/>
    </w:p>
    <w:p w14:paraId="150E33AF" w14:textId="77777777" w:rsidR="00902EB5" w:rsidRPr="002406F6" w:rsidRDefault="00902EB5" w:rsidP="00902EB5">
      <w:pPr>
        <w:rPr>
          <w:b/>
          <w:bCs/>
          <w:sz w:val="26"/>
          <w:szCs w:val="26"/>
          <w:lang w:val="en-US"/>
        </w:rPr>
      </w:pPr>
      <w:r w:rsidRPr="002406F6">
        <w:rPr>
          <w:b/>
          <w:bCs/>
          <w:sz w:val="26"/>
          <w:szCs w:val="26"/>
          <w:lang w:val="en-US"/>
        </w:rPr>
        <w:t>2.1. Mục tiêu tổng quát</w:t>
      </w:r>
    </w:p>
    <w:p w14:paraId="5CE16A62" w14:textId="77777777" w:rsidR="00902EB5" w:rsidRPr="002406F6" w:rsidRDefault="00902EB5" w:rsidP="00902EB5">
      <w:pPr>
        <w:rPr>
          <w:sz w:val="26"/>
          <w:szCs w:val="26"/>
          <w:lang w:val="en-US"/>
        </w:rPr>
      </w:pPr>
      <w:r w:rsidRPr="002406F6">
        <w:rPr>
          <w:sz w:val="26"/>
          <w:szCs w:val="26"/>
          <w:lang w:val="en-US"/>
        </w:rPr>
        <w:t>Xây dựng và triển khai nền tảng cảnh báo ngập lụt thông minh đa nền tảng cho thành phố Đà Nẵng, tích hợp mô hình dự báo dựa trên trí tuệ nhân tạo, dữ liệu quan trắc thời gian thực và dữ liệu cộng đồng nhằm hỗ trợ giám sát, cảnh báo sớm và ra quyết định trong công tác phòng, chống thiên tai.</w:t>
      </w:r>
    </w:p>
    <w:p w14:paraId="4EBB1914" w14:textId="77777777" w:rsidR="00902EB5" w:rsidRPr="002406F6" w:rsidRDefault="00902EB5" w:rsidP="00902EB5">
      <w:pPr>
        <w:rPr>
          <w:b/>
          <w:bCs/>
          <w:sz w:val="26"/>
          <w:szCs w:val="26"/>
          <w:lang w:val="en-US"/>
        </w:rPr>
      </w:pPr>
      <w:r w:rsidRPr="002406F6">
        <w:rPr>
          <w:b/>
          <w:bCs/>
          <w:sz w:val="26"/>
          <w:szCs w:val="26"/>
          <w:lang w:val="en-US"/>
        </w:rPr>
        <w:t>2.2. Mục tiêu cụ thể</w:t>
      </w:r>
    </w:p>
    <w:p w14:paraId="7ABDE82F" w14:textId="77777777" w:rsidR="00902EB5" w:rsidRPr="002406F6" w:rsidRDefault="00902EB5" w:rsidP="00902EB5">
      <w:pPr>
        <w:numPr>
          <w:ilvl w:val="0"/>
          <w:numId w:val="34"/>
        </w:numPr>
        <w:spacing w:before="120" w:after="120" w:line="312" w:lineRule="auto"/>
        <w:jc w:val="both"/>
        <w:rPr>
          <w:sz w:val="26"/>
          <w:szCs w:val="26"/>
          <w:lang w:val="en-US"/>
        </w:rPr>
      </w:pPr>
      <w:r w:rsidRPr="002406F6">
        <w:rPr>
          <w:sz w:val="26"/>
          <w:szCs w:val="26"/>
          <w:lang w:val="en-US"/>
        </w:rPr>
        <w:t>Thiết kế và phát triển ứng dụng Web phục vụ cơ quan quản lý nhà nước và Ban Chỉ huy Phòng, chống thiên tai, tích hợp bản đồ GIS thời gian thực, dashboard quản trị, giám sát thủy văn và hệ thống cảnh báo tự động.</w:t>
      </w:r>
    </w:p>
    <w:p w14:paraId="62813DB2" w14:textId="77777777" w:rsidR="00902EB5" w:rsidRPr="002406F6" w:rsidRDefault="00902EB5" w:rsidP="00902EB5">
      <w:pPr>
        <w:numPr>
          <w:ilvl w:val="0"/>
          <w:numId w:val="34"/>
        </w:numPr>
        <w:spacing w:before="120" w:after="120" w:line="312" w:lineRule="auto"/>
        <w:jc w:val="both"/>
        <w:rPr>
          <w:sz w:val="26"/>
          <w:szCs w:val="26"/>
          <w:lang w:val="en-US"/>
        </w:rPr>
      </w:pPr>
      <w:r w:rsidRPr="002406F6">
        <w:rPr>
          <w:sz w:val="26"/>
          <w:szCs w:val="26"/>
          <w:lang w:val="en-US"/>
        </w:rPr>
        <w:t>Phát triển ứng dụng Di động lấy người dân làm trung tâm, cung cấp cảnh báo theo vị trí, chức năng báo cáo hiện trường, hỗ trợ tìm đường sơ tán an toàn và gửi yêu cầu cứu hộ khẩn cấp.</w:t>
      </w:r>
    </w:p>
    <w:p w14:paraId="1328C1CA" w14:textId="77777777" w:rsidR="00902EB5" w:rsidRPr="002406F6" w:rsidRDefault="00902EB5" w:rsidP="00902EB5">
      <w:pPr>
        <w:numPr>
          <w:ilvl w:val="0"/>
          <w:numId w:val="34"/>
        </w:numPr>
        <w:spacing w:before="120" w:after="120" w:line="312" w:lineRule="auto"/>
        <w:jc w:val="both"/>
        <w:rPr>
          <w:sz w:val="26"/>
          <w:szCs w:val="26"/>
          <w:lang w:val="en-US"/>
        </w:rPr>
      </w:pPr>
      <w:r w:rsidRPr="002406F6">
        <w:rPr>
          <w:sz w:val="26"/>
          <w:szCs w:val="26"/>
          <w:lang w:val="en-US"/>
        </w:rPr>
        <w:t>Đề xuất và xây dựng kiến trúc backend cùng cơ sở dữ liệu dùng chung cho toàn bộ hệ thống, bảo đảm khả năng đồng bộ dữ liệu, xử lý thời gian thực và khả năng mở rộng.</w:t>
      </w:r>
    </w:p>
    <w:p w14:paraId="1D9F19FB" w14:textId="77777777" w:rsidR="00902EB5" w:rsidRPr="002406F6" w:rsidRDefault="00902EB5" w:rsidP="00902EB5">
      <w:pPr>
        <w:numPr>
          <w:ilvl w:val="0"/>
          <w:numId w:val="34"/>
        </w:numPr>
        <w:spacing w:before="120" w:after="120" w:line="312" w:lineRule="auto"/>
        <w:jc w:val="both"/>
        <w:rPr>
          <w:sz w:val="26"/>
          <w:szCs w:val="26"/>
          <w:lang w:val="en-US"/>
        </w:rPr>
      </w:pPr>
      <w:r w:rsidRPr="002406F6">
        <w:rPr>
          <w:sz w:val="26"/>
          <w:szCs w:val="26"/>
          <w:lang w:val="en-US"/>
        </w:rPr>
        <w:t>Xây dựng cơ chế thu nhận, quản lý và khai thác dữ liệu cộng đồng tích hợp với hệ thống GIS nhằm bổ sung và cập nhật thông tin ngập lụt theo thời gian thực.</w:t>
      </w:r>
    </w:p>
    <w:p w14:paraId="7BB4837A" w14:textId="77777777" w:rsidR="00902EB5" w:rsidRPr="002406F6" w:rsidRDefault="00902EB5" w:rsidP="00902EB5">
      <w:pPr>
        <w:numPr>
          <w:ilvl w:val="0"/>
          <w:numId w:val="34"/>
        </w:numPr>
        <w:spacing w:before="120" w:after="120" w:line="312" w:lineRule="auto"/>
        <w:jc w:val="both"/>
        <w:rPr>
          <w:sz w:val="26"/>
          <w:szCs w:val="26"/>
          <w:lang w:val="en-US"/>
        </w:rPr>
      </w:pPr>
      <w:r w:rsidRPr="002406F6">
        <w:rPr>
          <w:sz w:val="26"/>
          <w:szCs w:val="26"/>
          <w:lang w:val="en-US"/>
        </w:rPr>
        <w:t>Tích hợp bộ máy dự báo AI gồm mô hình ARIMAX cho dự báo ngắn hạn, mô hình LSTM Encoder–Decoder cho dự báo đa bước và mô-đun thị giác máy tính (YOLO Pose) để ước lượng mức ngập từ ảnh hiện trường, cung cấp dữ liệu đầu vào cho hệ thống cảnh báo.</w:t>
      </w:r>
    </w:p>
    <w:p w14:paraId="5724E298" w14:textId="77777777" w:rsidR="00902EB5" w:rsidRPr="002406F6" w:rsidRDefault="00902EB5" w:rsidP="00902EB5">
      <w:pPr>
        <w:numPr>
          <w:ilvl w:val="0"/>
          <w:numId w:val="34"/>
        </w:numPr>
        <w:spacing w:before="120" w:after="120" w:line="312" w:lineRule="auto"/>
        <w:jc w:val="both"/>
        <w:rPr>
          <w:sz w:val="26"/>
          <w:szCs w:val="26"/>
          <w:lang w:val="en-US"/>
        </w:rPr>
      </w:pPr>
      <w:r w:rsidRPr="002406F6">
        <w:rPr>
          <w:sz w:val="26"/>
          <w:szCs w:val="26"/>
          <w:lang w:val="en-US"/>
        </w:rPr>
        <w:lastRenderedPageBreak/>
        <w:t>Đánh giá hiệu quả của nền tảng thông qua các kịch bản ngập lụt thực tế tại thành phố Đà Nẵng về độ chính xác cảnh báo, hiệu năng hệ thống và khả năng hỗ trợ ra quyết định.</w:t>
      </w:r>
    </w:p>
    <w:p w14:paraId="3D15C40D"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14" w:name="_Toc234273997"/>
      <w:r w:rsidRPr="002406F6">
        <w:rPr>
          <w:sz w:val="26"/>
          <w:szCs w:val="26"/>
        </w:rPr>
        <w:t>Nội dung nghiên cứu</w:t>
      </w:r>
      <w:bookmarkEnd w:id="314"/>
    </w:p>
    <w:p w14:paraId="070EF09B" w14:textId="77777777" w:rsidR="00902EB5" w:rsidRPr="002406F6" w:rsidRDefault="00902EB5" w:rsidP="00902EB5">
      <w:pPr>
        <w:rPr>
          <w:sz w:val="26"/>
          <w:szCs w:val="26"/>
          <w:lang w:val="en-US"/>
        </w:rPr>
      </w:pPr>
      <w:r w:rsidRPr="002406F6">
        <w:rPr>
          <w:b/>
          <w:bCs/>
          <w:sz w:val="26"/>
          <w:szCs w:val="26"/>
          <w:lang w:val="en-US"/>
        </w:rPr>
        <w:t>Nội dung 1. Phân tích yêu cầu và thiết kế kiến trúc hệ thống</w:t>
      </w:r>
    </w:p>
    <w:p w14:paraId="63312187" w14:textId="77777777" w:rsidR="00902EB5" w:rsidRPr="002406F6" w:rsidRDefault="00902EB5" w:rsidP="00902EB5">
      <w:pPr>
        <w:rPr>
          <w:sz w:val="26"/>
          <w:szCs w:val="26"/>
          <w:lang w:val="en-US"/>
        </w:rPr>
      </w:pPr>
      <w:r w:rsidRPr="002406F6">
        <w:rPr>
          <w:sz w:val="26"/>
          <w:szCs w:val="26"/>
          <w:lang w:val="en-US"/>
        </w:rPr>
        <w:t>Nghiên cứu hiện trạng công tác cảnh báo ngập lụt; phân tích yêu cầu của cơ quan quản lý và người dân; thiết kế kiến trúc tổng thể của nền tảng gồm ứng dụng Web, ứng dụng Di động, backend, cơ sở dữ liệu và hệ thống GIS.</w:t>
      </w:r>
    </w:p>
    <w:p w14:paraId="6EE03339" w14:textId="77777777" w:rsidR="00902EB5" w:rsidRPr="002406F6" w:rsidRDefault="00902EB5" w:rsidP="00902EB5">
      <w:pPr>
        <w:rPr>
          <w:sz w:val="26"/>
          <w:szCs w:val="26"/>
          <w:lang w:val="en-US"/>
        </w:rPr>
      </w:pPr>
      <w:r w:rsidRPr="002406F6">
        <w:rPr>
          <w:b/>
          <w:bCs/>
          <w:sz w:val="26"/>
          <w:szCs w:val="26"/>
          <w:lang w:val="en-US"/>
        </w:rPr>
        <w:t>Nội dung 2. Phát triển nền tảng Web và ứng dụng Di động</w:t>
      </w:r>
    </w:p>
    <w:p w14:paraId="2A1A033A" w14:textId="77777777" w:rsidR="00902EB5" w:rsidRPr="002406F6" w:rsidRDefault="00902EB5" w:rsidP="00902EB5">
      <w:pPr>
        <w:rPr>
          <w:sz w:val="26"/>
          <w:szCs w:val="26"/>
          <w:lang w:val="en-US"/>
        </w:rPr>
      </w:pPr>
      <w:r w:rsidRPr="002406F6">
        <w:rPr>
          <w:sz w:val="26"/>
          <w:szCs w:val="26"/>
          <w:lang w:val="en-US"/>
        </w:rPr>
        <w:t>Xây dựng ứng dụng WebGIS phục vụ giám sát và điều hành; phát triển ứng dụng Di động tích hợp cảnh báo theo vị trí, báo cáo hiện trường, hỗ trợ sơ tán và cứu hộ; xây dựng dashboard quản trị và hệ thống cảnh báo tự động.</w:t>
      </w:r>
    </w:p>
    <w:p w14:paraId="42FA82BD" w14:textId="77777777" w:rsidR="00902EB5" w:rsidRPr="002406F6" w:rsidRDefault="00902EB5" w:rsidP="00902EB5">
      <w:pPr>
        <w:rPr>
          <w:sz w:val="26"/>
          <w:szCs w:val="26"/>
          <w:lang w:val="en-US"/>
        </w:rPr>
      </w:pPr>
      <w:r w:rsidRPr="002406F6">
        <w:rPr>
          <w:b/>
          <w:bCs/>
          <w:sz w:val="26"/>
          <w:szCs w:val="26"/>
          <w:lang w:val="en-US"/>
        </w:rPr>
        <w:t>Nội dung 3. Xây dựng hệ thống tích hợp dữ liệu và bộ máy AI</w:t>
      </w:r>
    </w:p>
    <w:p w14:paraId="1F766F1E" w14:textId="77777777" w:rsidR="00902EB5" w:rsidRPr="002406F6" w:rsidRDefault="00902EB5" w:rsidP="00902EB5">
      <w:pPr>
        <w:rPr>
          <w:sz w:val="26"/>
          <w:szCs w:val="26"/>
          <w:lang w:val="en-US"/>
        </w:rPr>
      </w:pPr>
      <w:r w:rsidRPr="002406F6">
        <w:rPr>
          <w:sz w:val="26"/>
          <w:szCs w:val="26"/>
          <w:lang w:val="en-US"/>
        </w:rPr>
        <w:t>Phát triển backend, cơ sở dữ liệu dùng chung, các dịch vụ đồng bộ dữ liệu thời gian thực; xây dựng cơ chế dữ liệu cộng đồng; tích hợp mô hình ARIMAX, LSTM Encoder–Decoder và mô hình YOLO Pose nhằm cung cấp dữ liệu dự báo và phân tích ảnh phục vụ cảnh báo.</w:t>
      </w:r>
    </w:p>
    <w:p w14:paraId="1D919F4D" w14:textId="77777777" w:rsidR="00902EB5" w:rsidRPr="002406F6" w:rsidRDefault="00902EB5" w:rsidP="00902EB5">
      <w:pPr>
        <w:rPr>
          <w:sz w:val="26"/>
          <w:szCs w:val="26"/>
          <w:lang w:val="en-US"/>
        </w:rPr>
      </w:pPr>
      <w:r w:rsidRPr="002406F6">
        <w:rPr>
          <w:b/>
          <w:bCs/>
          <w:sz w:val="26"/>
          <w:szCs w:val="26"/>
          <w:lang w:val="en-US"/>
        </w:rPr>
        <w:t>Nội dung 4. Triển khai thử nghiệm và đánh giá hệ thống</w:t>
      </w:r>
    </w:p>
    <w:p w14:paraId="769918CC" w14:textId="77777777" w:rsidR="00902EB5" w:rsidRPr="002406F6" w:rsidRDefault="00902EB5" w:rsidP="00902EB5">
      <w:pPr>
        <w:rPr>
          <w:sz w:val="26"/>
          <w:szCs w:val="26"/>
          <w:lang w:val="en-US"/>
        </w:rPr>
      </w:pPr>
      <w:r w:rsidRPr="002406F6">
        <w:rPr>
          <w:sz w:val="26"/>
          <w:szCs w:val="26"/>
          <w:lang w:val="en-US"/>
        </w:rPr>
        <w:t>Triển khai hệ thống trên nền tảng điện toán đám mây; thử nghiệm với dữ liệu thực tế tại lưu vực Vu Gia – Thu Bồn và thành phố Đà Nẵng; đánh giá độ chính xác của cảnh báo, hiệu năng hệ thống, khả năng vận hành thời gian thực và hiệu quả hỗ trợ công tác phòng, chống thiên tai.</w:t>
      </w:r>
    </w:p>
    <w:p w14:paraId="6A59436B"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15" w:name="_Toc234273998"/>
      <w:r w:rsidRPr="002406F6">
        <w:rPr>
          <w:sz w:val="26"/>
          <w:szCs w:val="26"/>
        </w:rPr>
        <w:t>Ý nghĩa khoa học</w:t>
      </w:r>
      <w:bookmarkEnd w:id="315"/>
    </w:p>
    <w:p w14:paraId="7D7C3CB4" w14:textId="77777777" w:rsidR="00902EB5" w:rsidRPr="002406F6" w:rsidRDefault="00902EB5" w:rsidP="00902EB5">
      <w:pPr>
        <w:rPr>
          <w:sz w:val="26"/>
          <w:szCs w:val="26"/>
          <w:lang w:val="en-US"/>
        </w:rPr>
      </w:pPr>
      <w:r w:rsidRPr="002406F6">
        <w:rPr>
          <w:sz w:val="26"/>
          <w:szCs w:val="26"/>
          <w:lang w:val="en-US"/>
        </w:rPr>
        <w:t>Đề tài đề xuất một kiến trúc tích hợp mới giữa mô hình dự báo thủy văn dựa trên trí tuệ nhân tạo, nền tảng WebGIS, ứng dụng di động và dữ liệu cộng đồng trong một hệ thống cảnh báo ngập lụt thời gian thực. Khác với các nghiên cứu trước chủ yếu tập trung vào phát triển mô hình dự báo, nghiên cứu này xây dựng một chu trình thông tin khép kín kết nối giữa dữ liệu quan trắc, dữ liệu dự báo, dữ liệu cộng đồng và hoạt động ra quyết định của cơ quan quản lý.</w:t>
      </w:r>
    </w:p>
    <w:p w14:paraId="2231C79E" w14:textId="77777777" w:rsidR="00902EB5" w:rsidRPr="002406F6" w:rsidRDefault="00902EB5" w:rsidP="00902EB5">
      <w:pPr>
        <w:rPr>
          <w:sz w:val="26"/>
          <w:szCs w:val="26"/>
          <w:lang w:val="en-US"/>
        </w:rPr>
      </w:pPr>
      <w:r w:rsidRPr="002406F6">
        <w:rPr>
          <w:sz w:val="26"/>
          <w:szCs w:val="26"/>
          <w:lang w:val="en-US"/>
        </w:rPr>
        <w:t>Việc tích hợp mô hình thị giác máy tính để ước lượng mức ngập từ ảnh hiện trường góp phần mở rộng hướng nghiên cứu về khai thác dữ liệu cộng đồng trong các hệ thống cảnh báo sớm dựa trên đám đông. Đồng thời, việc sử dụng kiến trúc LSTM Encoder–Decoder kết hợp vector nhúng hồ chứa tạo tiền đề cho các nghiên cứu học chuyển giao trong dự báo thủy văn đối với các lưu vực còn hạn chế về số liệu.</w:t>
      </w:r>
    </w:p>
    <w:p w14:paraId="6AC3C68C"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16" w:name="_Toc234273999"/>
      <w:r w:rsidRPr="002406F6">
        <w:rPr>
          <w:sz w:val="26"/>
          <w:szCs w:val="26"/>
        </w:rPr>
        <w:t>Ý nghĩa thực tiễn</w:t>
      </w:r>
      <w:bookmarkEnd w:id="316"/>
    </w:p>
    <w:p w14:paraId="73A4D401" w14:textId="77777777" w:rsidR="00902EB5" w:rsidRPr="002406F6" w:rsidRDefault="00902EB5" w:rsidP="00902EB5">
      <w:pPr>
        <w:rPr>
          <w:sz w:val="26"/>
          <w:szCs w:val="26"/>
          <w:lang w:val="en-US"/>
        </w:rPr>
      </w:pPr>
      <w:r w:rsidRPr="002406F6">
        <w:rPr>
          <w:sz w:val="26"/>
          <w:szCs w:val="26"/>
          <w:lang w:val="en-US"/>
        </w:rPr>
        <w:t xml:space="preserve">Đề tài tạo ra một nền tảng cảnh báo ngập lụt thông minh có khả năng triển khai và vận hành thực tế, hỗ trợ đồng thời cơ quan quản lý và người dân trong công tác phòng, chống thiên tai. Ứng dụng Web cung cấp công cụ giám sát, điều hành và phát hành cảnh báo tập trung cho các cơ quan quản lý, trong khi ứng dụng Di động giúp người dân tiếp cận thông </w:t>
      </w:r>
      <w:r w:rsidRPr="002406F6">
        <w:rPr>
          <w:sz w:val="26"/>
          <w:szCs w:val="26"/>
          <w:lang w:val="en-US"/>
        </w:rPr>
        <w:lastRenderedPageBreak/>
        <w:t>tin cảnh báo theo vị trí, báo cáo hiện trường bằng hình ảnh, tìm kiếm tuyến đường sơ tán an toàn và gửi yêu cầu hỗ trợ khẩn cấp.</w:t>
      </w:r>
    </w:p>
    <w:p w14:paraId="156620D4" w14:textId="77777777" w:rsidR="00902EB5" w:rsidRPr="002406F6" w:rsidRDefault="00902EB5" w:rsidP="00902EB5">
      <w:pPr>
        <w:rPr>
          <w:sz w:val="26"/>
          <w:szCs w:val="26"/>
          <w:lang w:val="en-US"/>
        </w:rPr>
      </w:pPr>
      <w:r w:rsidRPr="002406F6">
        <w:rPr>
          <w:sz w:val="26"/>
          <w:szCs w:val="26"/>
          <w:lang w:val="en-US"/>
        </w:rPr>
        <w:t>Nền tảng được xây dựng theo kiến trúc mở, có khả năng tích hợp với các nguồn dữ liệu quan trắc, cảm biến IoT, radar thời tiết và ảnh vệ tinh trong tương lai, đồng thời dễ dàng mở rộng sang các lưu vực khác có điều kiện thủy văn tương tự. Kết quả nghiên cứu góp phần nâng cao hiệu quả quản lý rủi ro thiên tai, thúc đẩy chuyển đổi số trong lĩnh vực phòng, chống thiên tai và hỗ trợ thực hiện định hướng phát triển đô thị thông minh của thành phố Đà Nẵng.</w:t>
      </w:r>
    </w:p>
    <w:p w14:paraId="0A061F3D" w14:textId="77777777" w:rsidR="00902EB5" w:rsidRPr="002406F6" w:rsidRDefault="00902EB5">
      <w:pPr>
        <w:rPr>
          <w:sz w:val="26"/>
          <w:szCs w:val="26"/>
          <w:lang w:val="en-US"/>
        </w:rPr>
      </w:pPr>
      <w:r w:rsidRPr="002406F6">
        <w:rPr>
          <w:sz w:val="26"/>
          <w:szCs w:val="26"/>
          <w:lang w:val="en-US"/>
        </w:rPr>
        <w:br w:type="page"/>
      </w:r>
    </w:p>
    <w:p w14:paraId="27E91FCF" w14:textId="77777777" w:rsidR="00902EB5" w:rsidRPr="000E1921" w:rsidRDefault="00902EB5" w:rsidP="00902EB5">
      <w:pPr>
        <w:pStyle w:val="Heading1"/>
        <w:keepNext/>
        <w:keepLines/>
        <w:widowControl/>
        <w:numPr>
          <w:ilvl w:val="0"/>
          <w:numId w:val="25"/>
        </w:numPr>
        <w:autoSpaceDE/>
        <w:autoSpaceDN/>
        <w:spacing w:before="120" w:after="120" w:line="312" w:lineRule="auto"/>
        <w:jc w:val="center"/>
      </w:pPr>
      <w:bookmarkStart w:id="317" w:name="_Toc234274000"/>
      <w:ins w:id="318" w:author="ACER" w:date="2026-07-05T22:35:00Z">
        <w:r w:rsidRPr="00A977DA">
          <w:lastRenderedPageBreak/>
          <w:t>TỔNG QUAN TÌNH HÌNH NGHIÊN CỨU VÀ LUẬN GIẢI HƯỚNG TIẾP CẬN</w:t>
        </w:r>
        <w:bookmarkEnd w:id="317"/>
        <w:r w:rsidRPr="00A977DA" w:rsidDel="00A977DA">
          <w:t xml:space="preserve"> </w:t>
        </w:r>
      </w:ins>
      <w:del w:id="319" w:author="ACER" w:date="2026-07-05T22:35:00Z">
        <w:r w:rsidRPr="000E1921" w:rsidDel="00A977DA">
          <w:delText>TỔ</w:delText>
        </w:r>
        <w:r w:rsidRPr="005B4A7C" w:rsidDel="00A977DA">
          <w:delText>NG QUAN TÌNH HÌNH NGHIÊN CỨ</w:delText>
        </w:r>
        <w:r w:rsidRPr="00DA4EA2" w:rsidDel="00A977DA">
          <w:delText>U, LUẬN GIẢI VỀ MỤC TIÊU VÀ NỘI DUNG NGHIÊN CỨU</w:delText>
        </w:r>
      </w:del>
      <w:r w:rsidRPr="000E1921">
        <w:rPr>
          <w:vanish/>
        </w:rPr>
        <w:fldChar w:fldCharType="begin"/>
      </w:r>
      <w:r w:rsidRPr="000E1921">
        <w:rPr>
          <w:vanish/>
        </w:rPr>
        <w:instrText xml:space="preserve"> SEQ chap </w:instrText>
      </w:r>
      <w:r w:rsidRPr="000E1921">
        <w:rPr>
          <w:vanish/>
        </w:rPr>
        <w:fldChar w:fldCharType="separate"/>
      </w:r>
      <w:r w:rsidRPr="000E1921">
        <w:rPr>
          <w:vanish/>
        </w:rPr>
        <w:t>2</w:t>
      </w:r>
      <w:r w:rsidRPr="000E1921">
        <w:rPr>
          <w:vanish/>
        </w:rPr>
        <w:fldChar w:fldCharType="end"/>
      </w:r>
    </w:p>
    <w:p w14:paraId="357607F7" w14:textId="77777777" w:rsidR="00902EB5" w:rsidRPr="003617B9" w:rsidRDefault="00902EB5" w:rsidP="00902EB5">
      <w:pPr>
        <w:pStyle w:val="Heading2"/>
        <w:keepNext/>
        <w:keepLines/>
        <w:widowControl/>
        <w:numPr>
          <w:ilvl w:val="1"/>
          <w:numId w:val="25"/>
        </w:numPr>
        <w:autoSpaceDE/>
        <w:autoSpaceDN/>
        <w:spacing w:before="120" w:after="120" w:line="312" w:lineRule="auto"/>
      </w:pPr>
      <w:bookmarkStart w:id="320" w:name="_Toc234274001"/>
      <w:r w:rsidRPr="003617B9">
        <w:t>Tổng quan các nền tảng cảnh báo ngập lụt hiện có</w:t>
      </w:r>
      <w:bookmarkEnd w:id="320"/>
    </w:p>
    <w:p w14:paraId="0C1C5850" w14:textId="77777777" w:rsidR="00902EB5" w:rsidRPr="002406F6" w:rsidRDefault="00902EB5" w:rsidP="00902EB5">
      <w:pPr>
        <w:rPr>
          <w:sz w:val="26"/>
          <w:szCs w:val="26"/>
          <w:lang w:val="en-US"/>
        </w:rPr>
      </w:pPr>
      <w:r w:rsidRPr="002406F6">
        <w:rPr>
          <w:sz w:val="26"/>
          <w:szCs w:val="26"/>
          <w:lang w:val="en-US"/>
        </w:rPr>
        <w:t>Trong những năm gần đây, cùng với sự phát triển của công nghệ số và trí tuệ nhân tạo, nhiều hệ thống cảnh báo thiên tai và ngập lụt đã được nghiên cứu, phát triển và triển khai trên thế giới cũng như tại Việt Nam. Các hệ thống hiện có có thể được phân thành ba nhóm chính.</w:t>
      </w:r>
    </w:p>
    <w:p w14:paraId="3674B6C7" w14:textId="77777777" w:rsidR="00902EB5" w:rsidRPr="002406F6" w:rsidRDefault="00902EB5" w:rsidP="00902EB5">
      <w:pPr>
        <w:rPr>
          <w:sz w:val="26"/>
          <w:szCs w:val="26"/>
          <w:lang w:val="en-US"/>
        </w:rPr>
      </w:pPr>
      <w:r w:rsidRPr="002406F6">
        <w:rPr>
          <w:b/>
          <w:bCs/>
          <w:sz w:val="26"/>
          <w:szCs w:val="26"/>
          <w:lang w:val="en-US"/>
        </w:rPr>
        <w:t>Thứ nhất, nhóm hệ thống cung cấp thông tin khí tượng, thời tiết tổng quát.</w:t>
      </w:r>
      <w:r w:rsidRPr="002406F6">
        <w:rPr>
          <w:sz w:val="26"/>
          <w:szCs w:val="26"/>
          <w:lang w:val="en-US"/>
        </w:rPr>
        <w:t xml:space="preserve"> Đây là các ứng dụng và cổng thông tin cung cấp dự báo mưa, nhiệt độ, gió và các cảnh báo thời tiết theo khu vực hành chính. Ưu điểm của nhóm này là phạm vi bao phủ rộng, dữ liệu được cập nhật thường xuyên và dễ tiếp cận đối với người sử dụng. Tuy nhiên, các hệ thống chủ yếu cung cấp thông tin ở quy mô vùng hoặc tỉnh, chưa phản ánh được diễn biến ngập lụt cục bộ theo từng khu vực đô thị, đồng thời chưa hỗ trợ người dân đưa ra các quyết định ứng phó cụ thể trong thời gian thực.</w:t>
      </w:r>
    </w:p>
    <w:p w14:paraId="3694AF3C" w14:textId="77777777" w:rsidR="00902EB5" w:rsidRPr="002406F6" w:rsidRDefault="00902EB5" w:rsidP="00902EB5">
      <w:pPr>
        <w:rPr>
          <w:sz w:val="26"/>
          <w:szCs w:val="26"/>
          <w:lang w:val="en-US"/>
        </w:rPr>
      </w:pPr>
      <w:r w:rsidRPr="002406F6">
        <w:rPr>
          <w:b/>
          <w:bCs/>
          <w:sz w:val="26"/>
          <w:szCs w:val="26"/>
          <w:lang w:val="en-US"/>
        </w:rPr>
        <w:t>Thứ hai, nhóm hệ thống giám sát và điều hành chuyên ngành.</w:t>
      </w:r>
      <w:r w:rsidRPr="002406F6">
        <w:rPr>
          <w:sz w:val="26"/>
          <w:szCs w:val="26"/>
          <w:lang w:val="en-US"/>
        </w:rPr>
        <w:t xml:space="preserve"> Các hệ thống này thường được xây dựng phục vụ cơ quan quản lý nhà nước và đơn vị vận hành hồ chứa, bao gồm các hệ thống SCADA, cổng thông tin phòng, chống thiên tai, hệ thống giám sát thủy văn và các bảng điều khiển (dashboard) quản lý dữ liệu quan trắc. Mặc dù cung cấp lượng lớn thông tin chuyên môn phục vụ công tác điều hành, các hệ thống này chủ yếu hướng đến người sử dụng có chuyên môn kỹ thuật, giao diện còn phức tạp và chưa được thiết kế để phục vụ trực tiếp người dân. Bên cạnh đó, khả năng tiếp nhận và khai thác thông tin phản hồi từ hiện trường vẫn còn hạn chế.</w:t>
      </w:r>
    </w:p>
    <w:p w14:paraId="01135A75" w14:textId="77777777" w:rsidR="00902EB5" w:rsidRPr="002406F6" w:rsidRDefault="00902EB5" w:rsidP="00902EB5">
      <w:pPr>
        <w:rPr>
          <w:sz w:val="26"/>
          <w:szCs w:val="26"/>
          <w:lang w:val="en-US"/>
        </w:rPr>
      </w:pPr>
      <w:r w:rsidRPr="002406F6">
        <w:rPr>
          <w:b/>
          <w:bCs/>
          <w:sz w:val="26"/>
          <w:szCs w:val="26"/>
          <w:lang w:val="en-US"/>
        </w:rPr>
        <w:t>Thứ ba, nhóm nền tảng cảnh báo và bản đồ ngập lụt dựa trên dữ liệu cộng đồng.</w:t>
      </w:r>
      <w:r w:rsidRPr="002406F6">
        <w:rPr>
          <w:sz w:val="26"/>
          <w:szCs w:val="26"/>
          <w:lang w:val="en-US"/>
        </w:rPr>
        <w:t xml:space="preserve"> Một số nền tảng cho phép người dân chia sẻ vị trí hoặc hình ảnh các điểm ngập nhằm hỗ trợ cập nhật tình hình thực tế. Tuy nhiên, phần lớn các hệ thống mới dừng ở việc thu thập thông tin thủ công, chưa có cơ chế đánh giá chất lượng dữ liệu tự động, chưa tích hợp các mô hình trí tuệ nhân tạo để phân tích và kiểm chứng dữ liệu, đồng thời chưa hỗ trợ các chức năng thiết yếu như tìm đường sơ tán, gửi yêu cầu cứu hộ hoặc cảnh báo theo vị trí người sử dụng.</w:t>
      </w:r>
    </w:p>
    <w:p w14:paraId="5E81DCD2" w14:textId="77777777" w:rsidR="00902EB5" w:rsidRPr="002406F6" w:rsidRDefault="00902EB5" w:rsidP="00902EB5">
      <w:pPr>
        <w:rPr>
          <w:sz w:val="26"/>
          <w:szCs w:val="26"/>
          <w:lang w:val="en-US"/>
        </w:rPr>
      </w:pPr>
      <w:r w:rsidRPr="002406F6">
        <w:rPr>
          <w:sz w:val="26"/>
          <w:szCs w:val="26"/>
          <w:lang w:val="en-US"/>
        </w:rPr>
        <w:t>Nhìn chung, các nền tảng hiện nay thường tập trung giải quyết từng thành phần riêng lẻ của hệ thống cảnh báo sớm, như dự báo, giám sát, truyền tin hoặc thu nhận dữ liệu cộng đồng. Việc tích hợp đồng bộ các thành phần này thành một nền tảng thống nhất phục vụ đồng thời cơ quan quản lý và người dân vẫn còn nhiều hạn chế. Đặc biệt, việc kết hợp giữa mô hình dự báo dựa trên trí tuệ nhân tạo, dữ liệu quan trắc thời gian thực và dữ liệu do cộng đồng cung cấp theo cơ chế cập nhật và hiệu chỉnh liên tục vẫn là khoảng trống nghiên cứu và ứng dụng, nhất là đối với các đô thị thường xuyên chịu ảnh hưởng của ngập lụt như thành phố Đà Nẵng.</w:t>
      </w:r>
    </w:p>
    <w:p w14:paraId="37014579"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21" w:name="_Toc234274002"/>
      <w:r w:rsidRPr="002406F6">
        <w:rPr>
          <w:sz w:val="26"/>
          <w:szCs w:val="26"/>
        </w:rPr>
        <w:t>Vấn đề kế thừa và trọng tâm giải quyết của đề tài</w:t>
      </w:r>
      <w:bookmarkEnd w:id="321"/>
    </w:p>
    <w:p w14:paraId="46D30873" w14:textId="77777777" w:rsidR="00902EB5" w:rsidRPr="002406F6" w:rsidRDefault="00902EB5" w:rsidP="00902EB5">
      <w:pPr>
        <w:rPr>
          <w:sz w:val="26"/>
          <w:szCs w:val="26"/>
          <w:lang w:val="en-US"/>
        </w:rPr>
      </w:pPr>
      <w:r w:rsidRPr="002406F6">
        <w:rPr>
          <w:sz w:val="26"/>
          <w:szCs w:val="26"/>
          <w:lang w:val="en-US"/>
        </w:rPr>
        <w:t xml:space="preserve">Đề tài được xây dựng trên cơ sở kế thừa các thành tựu nghiên cứu và công nghệ đã được khẳng định trong nhiều lĩnh vực liên quan. Về công nghệ phần mềm, đề tài kế thừa các </w:t>
      </w:r>
      <w:r w:rsidRPr="002406F6">
        <w:rPr>
          <w:sz w:val="26"/>
          <w:szCs w:val="26"/>
          <w:lang w:val="en-US"/>
        </w:rPr>
        <w:lastRenderedPageBreak/>
        <w:t>kiến trúc phát triển ứng dụng Web và Di động hiện đại, bao gồm kiến trúc dịch vụ RESTful, ứng dụng đơn trang (Single Page Application), công nghệ WebGIS, các bản đồ số mã nguồn mở và nền tảng điện toán đám mây nhằm bảo đảm khả năng mở rộng, đồng bộ dữ liệu và vận hành theo thời gian thực.</w:t>
      </w:r>
    </w:p>
    <w:p w14:paraId="28F80749" w14:textId="77777777" w:rsidR="00902EB5" w:rsidRPr="002406F6" w:rsidRDefault="00902EB5" w:rsidP="00902EB5">
      <w:pPr>
        <w:rPr>
          <w:sz w:val="26"/>
          <w:szCs w:val="26"/>
          <w:lang w:val="en-US"/>
        </w:rPr>
      </w:pPr>
      <w:r w:rsidRPr="002406F6">
        <w:rPr>
          <w:sz w:val="26"/>
          <w:szCs w:val="26"/>
          <w:lang w:val="en-US"/>
        </w:rPr>
        <w:t>Về mô hình dự báo, đề tài kế thừa phương pháp ARIMAX trong dự báo chuỗi thời gian có biến ngoại sinh, kiến trúc LSTM Encoder–Decoder cho dự báo đa bước và các nghiên cứu về học sâu đa lưu vực trong dự báo thủy văn. Đồng thời, đề tài ứng dụng các mô hình thị giác máy hiện đại thuộc họ YOLO để phân tích ảnh hiện trường và hỗ trợ ước lượng mức độ ngập từ dữ liệu do người dân cung cấp.</w:t>
      </w:r>
    </w:p>
    <w:p w14:paraId="4E3C3763" w14:textId="77777777" w:rsidR="00902EB5" w:rsidRPr="002406F6" w:rsidRDefault="00902EB5" w:rsidP="00902EB5">
      <w:pPr>
        <w:rPr>
          <w:sz w:val="26"/>
          <w:szCs w:val="26"/>
          <w:lang w:val="en-US"/>
        </w:rPr>
      </w:pPr>
      <w:r w:rsidRPr="002406F6">
        <w:rPr>
          <w:sz w:val="26"/>
          <w:szCs w:val="26"/>
          <w:lang w:val="en-US"/>
        </w:rPr>
        <w:t>Trên cơ sở kế thừa các thành tựu nêu trên, đề tài không hướng tới việc phát triển thuật toán AI mới mà tập trung giải quyết bài toán tích hợp hệ thống. Mục tiêu trọng tâm là xây dựng một nền tảng cảnh báo ngập lụt thông minh hoàn chỉnh, trong đó các mô hình AI đóng vai trò cung cấp dữ liệu dự báo, còn ứng dụng Web và ứng dụng Di động là các công cụ trực tiếp phục vụ giám sát, cảnh báo và hỗ trợ ra quyết định.</w:t>
      </w:r>
    </w:p>
    <w:p w14:paraId="7725AFD2" w14:textId="77777777" w:rsidR="00902EB5" w:rsidRPr="002406F6" w:rsidRDefault="00902EB5" w:rsidP="00902EB5">
      <w:pPr>
        <w:rPr>
          <w:sz w:val="26"/>
          <w:szCs w:val="26"/>
          <w:lang w:val="en-US"/>
        </w:rPr>
      </w:pPr>
      <w:r w:rsidRPr="002406F6">
        <w:rPr>
          <w:sz w:val="26"/>
          <w:szCs w:val="26"/>
          <w:lang w:val="en-US"/>
        </w:rPr>
        <w:t>Các nội dung trọng tâm mà đề tài tập trung giải quyết bao gồm:</w:t>
      </w:r>
    </w:p>
    <w:p w14:paraId="7BD709D7" w14:textId="77777777" w:rsidR="00902EB5" w:rsidRPr="002406F6" w:rsidRDefault="00902EB5" w:rsidP="00902EB5">
      <w:pPr>
        <w:numPr>
          <w:ilvl w:val="0"/>
          <w:numId w:val="35"/>
        </w:numPr>
        <w:spacing w:before="120" w:after="120" w:line="312" w:lineRule="auto"/>
        <w:jc w:val="both"/>
        <w:rPr>
          <w:sz w:val="26"/>
          <w:szCs w:val="26"/>
          <w:lang w:val="en-US"/>
        </w:rPr>
      </w:pPr>
      <w:r w:rsidRPr="002406F6">
        <w:rPr>
          <w:sz w:val="26"/>
          <w:szCs w:val="26"/>
          <w:lang w:val="en-US"/>
        </w:rPr>
        <w:t>Thiết kế và phát triển nền tảng WebGIS phục vụ giám sát, điều hành và phát hành cảnh báo ngập lụt theo thời gian thực cho cơ quan quản lý.</w:t>
      </w:r>
    </w:p>
    <w:p w14:paraId="03A1755F" w14:textId="77777777" w:rsidR="00902EB5" w:rsidRPr="002406F6" w:rsidRDefault="00902EB5" w:rsidP="00902EB5">
      <w:pPr>
        <w:numPr>
          <w:ilvl w:val="0"/>
          <w:numId w:val="35"/>
        </w:numPr>
        <w:spacing w:before="120" w:after="120" w:line="312" w:lineRule="auto"/>
        <w:jc w:val="both"/>
        <w:rPr>
          <w:sz w:val="26"/>
          <w:szCs w:val="26"/>
          <w:lang w:val="en-US"/>
        </w:rPr>
      </w:pPr>
      <w:r w:rsidRPr="002406F6">
        <w:rPr>
          <w:sz w:val="26"/>
          <w:szCs w:val="26"/>
          <w:lang w:val="en-US"/>
        </w:rPr>
        <w:t>Phát triển ứng dụng Di động lấy người dân làm trung tâm, tích hợp cảnh báo theo vị trí, báo cáo hiện trường bằng hình ảnh, tìm kiếm tuyến đường sơ tán an toàn và gửi yêu cầu hỗ trợ khẩn cấp.</w:t>
      </w:r>
    </w:p>
    <w:p w14:paraId="64205F27" w14:textId="77777777" w:rsidR="00902EB5" w:rsidRPr="002406F6" w:rsidRDefault="00902EB5" w:rsidP="00902EB5">
      <w:pPr>
        <w:numPr>
          <w:ilvl w:val="0"/>
          <w:numId w:val="35"/>
        </w:numPr>
        <w:spacing w:before="120" w:after="120" w:line="312" w:lineRule="auto"/>
        <w:jc w:val="both"/>
        <w:rPr>
          <w:sz w:val="26"/>
          <w:szCs w:val="26"/>
          <w:lang w:val="en-US"/>
        </w:rPr>
      </w:pPr>
      <w:r w:rsidRPr="002406F6">
        <w:rPr>
          <w:sz w:val="26"/>
          <w:szCs w:val="26"/>
          <w:lang w:val="en-US"/>
        </w:rPr>
        <w:t>Xây dựng kiến trúc backend và cơ sở dữ liệu dùng chung, bảo đảm đồng bộ dữ liệu giữa các nền tảng, khả năng xử lý thời gian thực và mở rộng hệ thống.</w:t>
      </w:r>
    </w:p>
    <w:p w14:paraId="48EF4A5D" w14:textId="77777777" w:rsidR="00902EB5" w:rsidRPr="002406F6" w:rsidRDefault="00902EB5" w:rsidP="00902EB5">
      <w:pPr>
        <w:numPr>
          <w:ilvl w:val="0"/>
          <w:numId w:val="35"/>
        </w:numPr>
        <w:spacing w:before="120" w:after="120" w:line="312" w:lineRule="auto"/>
        <w:jc w:val="both"/>
        <w:rPr>
          <w:sz w:val="26"/>
          <w:szCs w:val="26"/>
          <w:lang w:val="en-US"/>
        </w:rPr>
      </w:pPr>
      <w:r w:rsidRPr="002406F6">
        <w:rPr>
          <w:sz w:val="26"/>
          <w:szCs w:val="26"/>
          <w:lang w:val="en-US"/>
        </w:rPr>
        <w:t>Tích hợp mô-đun thị giác máy nhằm tự động phân tích ảnh hiện trường, ước lượng mức ngập và nâng cao độ tin cậy của dữ liệu cộng đồng trước khi đưa vào hệ thống cảnh báo.</w:t>
      </w:r>
    </w:p>
    <w:p w14:paraId="1F049A8B" w14:textId="77777777" w:rsidR="00902EB5" w:rsidRPr="002406F6" w:rsidRDefault="00902EB5" w:rsidP="00902EB5">
      <w:pPr>
        <w:numPr>
          <w:ilvl w:val="0"/>
          <w:numId w:val="35"/>
        </w:numPr>
        <w:spacing w:before="120" w:after="120" w:line="312" w:lineRule="auto"/>
        <w:jc w:val="both"/>
        <w:rPr>
          <w:sz w:val="26"/>
          <w:szCs w:val="26"/>
          <w:lang w:val="en-US"/>
        </w:rPr>
      </w:pPr>
      <w:r w:rsidRPr="002406F6">
        <w:rPr>
          <w:sz w:val="26"/>
          <w:szCs w:val="26"/>
          <w:lang w:val="en-US"/>
        </w:rPr>
        <w:t>Hình thành cơ chế vòng lặp dữ liệu khép kín giữa mô hình dự báo, dữ liệu quan trắc và dữ liệu cộng đồng, trong đó thông tin do người dân cung cấp được sử dụng để cập nhật và bổ sung cho hệ thống cảnh báo, góp phần nâng cao hiệu quả vận hành của nền tảng.</w:t>
      </w:r>
    </w:p>
    <w:p w14:paraId="0EA98849" w14:textId="77777777" w:rsidR="00902EB5" w:rsidRPr="002406F6" w:rsidRDefault="00902EB5" w:rsidP="00902EB5">
      <w:pPr>
        <w:rPr>
          <w:sz w:val="26"/>
          <w:szCs w:val="26"/>
          <w:lang w:val="en-US"/>
        </w:rPr>
      </w:pPr>
      <w:r w:rsidRPr="002406F6">
        <w:rPr>
          <w:sz w:val="26"/>
          <w:szCs w:val="26"/>
          <w:lang w:val="en-US"/>
        </w:rPr>
        <w:t>Với cách tiếp cận này, giá trị cốt lõi của đề tài không nằm ở việc xây dựng một mô hình dự báo mới mà ở việc đề xuất và hiện thực hóa một kiến trúc nền tảng tích hợp, kết nối hiệu quả giữa trí tuệ nhân tạo, dữ liệu cộng đồng, công nghệ GIS và các ứng dụng Web – Di động nhằm hỗ trợ công tác cảnh báo và ứng phó ngập lụt theo thời gian thực cho thành phố Đà Nẵng.</w:t>
      </w:r>
    </w:p>
    <w:p w14:paraId="18DE1E6E" w14:textId="77777777" w:rsidR="00902EB5" w:rsidRPr="002406F6" w:rsidDel="00792E06" w:rsidRDefault="00902EB5">
      <w:pPr>
        <w:rPr>
          <w:del w:id="322" w:author="ACER" w:date="2026-07-05T22:39:00Z"/>
          <w:sz w:val="26"/>
          <w:szCs w:val="26"/>
        </w:rPr>
      </w:pPr>
      <w:ins w:id="323" w:author="ACER" w:date="2026-07-05T22:39:00Z">
        <w:r w:rsidRPr="002406F6" w:rsidDel="00792E06">
          <w:rPr>
            <w:sz w:val="26"/>
            <w:szCs w:val="26"/>
          </w:rPr>
          <w:t xml:space="preserve"> </w:t>
        </w:r>
      </w:ins>
      <w:del w:id="324" w:author="ACER" w:date="2026-07-05T22:39:00Z">
        <w:r w:rsidRPr="002406F6" w:rsidDel="00792E06">
          <w:rPr>
            <w:sz w:val="26"/>
            <w:szCs w:val="26"/>
          </w:rPr>
          <w:delText>Đề tài không nhằm mục đích tạo ra các biến thể thuật toán mới của ARIMAX hay LSTM; thay vào đó, đề tài đặt ra một câu hỏi thực tế: đối với bối cảnh quản lý hồ chứa vận hành thực tế ở lưu vực Vu Gia – Thu Bồn, kỹ năng dự báo thực tế, mang tính so sánh của ARIMAX và LSTM là gì, và làm thế nào để kết hợp chúng cũng như đưa chúng vào vận hành? Trên cơ sở kế thừa nền tảng lý thuyết Box – Jenkins về ARIMAX, lý thuyết LSTM và mô hình toàn cục đa lưu vực của Kratzert và cộng sự, cùng các nghiên cứu thủy văn đã có tại lưu vực, đề tài tập trung vào ba nhóm nội dung:</w:delText>
        </w:r>
      </w:del>
    </w:p>
    <w:p w14:paraId="1C42277F" w14:textId="77777777" w:rsidR="00902EB5" w:rsidRPr="002406F6" w:rsidDel="00792E06" w:rsidRDefault="00902EB5">
      <w:pPr>
        <w:rPr>
          <w:del w:id="325" w:author="ACER" w:date="2026-07-05T22:39:00Z"/>
          <w:szCs w:val="26"/>
        </w:rPr>
        <w:pPrChange w:id="326" w:author="ACER" w:date="2026-07-05T22:39:00Z">
          <w:pPr>
            <w:pStyle w:val="GachDauDong"/>
          </w:pPr>
        </w:pPrChange>
      </w:pPr>
      <w:del w:id="327" w:author="ACER" w:date="2026-07-05T22:39:00Z">
        <w:r w:rsidRPr="002406F6" w:rsidDel="00792E06">
          <w:rPr>
            <w:sz w:val="26"/>
            <w:szCs w:val="26"/>
          </w:rPr>
          <w:delText>Nội dung 1 - Dữ liệu và mô hình dự báo: xây dựng bộ dữ liệu hàng giờ kéo dài bốn năm kết hợp dữ liệu từ trạm đo mưa, dữ liệu vệ tinh – tái phân tích và dữ liệu đo xa của hồ chứa; phát triển song song ARIMAX và LSTM toàn cục và so sánh tương đương dưới cùng tiêu chí đánh giá.</w:delText>
        </w:r>
      </w:del>
    </w:p>
    <w:p w14:paraId="30F1FC31" w14:textId="77777777" w:rsidR="00902EB5" w:rsidRPr="002406F6" w:rsidDel="00792E06" w:rsidRDefault="00902EB5">
      <w:pPr>
        <w:rPr>
          <w:del w:id="328" w:author="ACER" w:date="2026-07-05T22:39:00Z"/>
          <w:szCs w:val="26"/>
        </w:rPr>
        <w:pPrChange w:id="329" w:author="ACER" w:date="2026-07-05T22:39:00Z">
          <w:pPr>
            <w:pStyle w:val="GachDauDong"/>
          </w:pPr>
        </w:pPrChange>
      </w:pPr>
      <w:del w:id="330" w:author="ACER" w:date="2026-07-05T22:39:00Z">
        <w:r w:rsidRPr="002406F6" w:rsidDel="00792E06">
          <w:rPr>
            <w:sz w:val="26"/>
            <w:szCs w:val="26"/>
          </w:rPr>
          <w:delText>Nội dung 2 - Tích hợp và hỗ trợ ra quyết định: tích hợp hai mô hình vào một khung ra quyết định lai ghép, ánh xạ kết quả dự báo vào ma trận quyết định vận hành hồ chứa và bổ sung thuật toán tối ưu hóa lịch trình xả SCE-UA.</w:delText>
        </w:r>
      </w:del>
    </w:p>
    <w:p w14:paraId="4E64C176" w14:textId="77777777" w:rsidR="00902EB5" w:rsidRPr="002406F6" w:rsidDel="00792E06" w:rsidRDefault="00902EB5">
      <w:pPr>
        <w:rPr>
          <w:del w:id="331" w:author="ACER" w:date="2026-07-05T22:39:00Z"/>
          <w:szCs w:val="26"/>
        </w:rPr>
        <w:pPrChange w:id="332" w:author="ACER" w:date="2026-07-05T22:39:00Z">
          <w:pPr>
            <w:pStyle w:val="GachDauDong"/>
          </w:pPr>
        </w:pPrChange>
      </w:pPr>
      <w:del w:id="333" w:author="ACER" w:date="2026-07-05T22:39:00Z">
        <w:r w:rsidRPr="002406F6" w:rsidDel="00792E06">
          <w:rPr>
            <w:sz w:val="26"/>
            <w:szCs w:val="26"/>
          </w:rPr>
          <w:delText>Nội dung 3 - Hệ thống triển khai đa nền tảng: xây dựng quy trình vận hành và cảnh báo sớm có thể triển khai được, nhúng trong nền tảng hỗ trợ ra quyết định Web/Desktop, kết hợp ứng dụng di động tích hợp AI xử lý ảnh YOLO Pose, nhằm tối đa hóa điểm mạnh của cả hai mô hình và phục vụ đồng thời nhiều nhóm người dùng.</w:delText>
        </w:r>
      </w:del>
    </w:p>
    <w:p w14:paraId="0A5EA7A8" w14:textId="77777777" w:rsidR="00902EB5" w:rsidRDefault="00902EB5">
      <w:pPr>
        <w:pPrChange w:id="334" w:author="ACER" w:date="2026-07-05T22:39:00Z">
          <w:pPr>
            <w:pStyle w:val="GachDauDong"/>
          </w:pPr>
        </w:pPrChange>
      </w:pPr>
      <w:r w:rsidRPr="002406F6">
        <w:rPr>
          <w:sz w:val="26"/>
          <w:szCs w:val="26"/>
        </w:rPr>
        <w:br w:type="page"/>
      </w:r>
    </w:p>
    <w:p w14:paraId="6C529F10" w14:textId="77777777" w:rsidR="00902EB5" w:rsidRPr="000E1921" w:rsidRDefault="00902EB5" w:rsidP="00902EB5">
      <w:pPr>
        <w:pStyle w:val="Heading1"/>
        <w:keepNext/>
        <w:keepLines/>
        <w:widowControl/>
        <w:numPr>
          <w:ilvl w:val="0"/>
          <w:numId w:val="25"/>
        </w:numPr>
        <w:autoSpaceDE/>
        <w:autoSpaceDN/>
        <w:spacing w:before="120" w:after="120" w:line="312" w:lineRule="auto"/>
        <w:jc w:val="center"/>
      </w:pPr>
      <w:bookmarkStart w:id="335" w:name="_Toc234274003"/>
      <w:ins w:id="336" w:author="ACER" w:date="2026-07-05T22:40:00Z">
        <w:r w:rsidRPr="002F2889">
          <w:lastRenderedPageBreak/>
          <w:t>PHƯƠNG PHÁP TIẾP CẬN VÀ KIẾN TRÚC HỆ THỐNG</w:t>
        </w:r>
        <w:bookmarkEnd w:id="335"/>
        <w:r w:rsidRPr="002F2889" w:rsidDel="002F2889">
          <w:t xml:space="preserve"> </w:t>
        </w:r>
      </w:ins>
      <w:del w:id="337" w:author="ACER" w:date="2026-07-05T22:40:00Z">
        <w:r w:rsidRPr="000E1921" w:rsidDel="002F2889">
          <w:delText>PHƯƠNG PHÁP TIẾ</w:delText>
        </w:r>
        <w:r w:rsidRPr="005B4A7C" w:rsidDel="002F2889">
          <w:delText>P CẬ</w:delText>
        </w:r>
        <w:r w:rsidRPr="00DA4EA2" w:rsidDel="002F2889">
          <w:delText>N, PHƯƠNG PHÁP NGHIÊN CỨU</w:delText>
        </w:r>
      </w:del>
      <w:r w:rsidRPr="000E1921">
        <w:rPr>
          <w:vanish/>
        </w:rPr>
        <w:fldChar w:fldCharType="begin"/>
      </w:r>
      <w:r w:rsidRPr="000E1921">
        <w:rPr>
          <w:vanish/>
        </w:rPr>
        <w:instrText xml:space="preserve"> SEQ chap </w:instrText>
      </w:r>
      <w:r w:rsidRPr="000E1921">
        <w:rPr>
          <w:vanish/>
        </w:rPr>
        <w:fldChar w:fldCharType="separate"/>
      </w:r>
      <w:r w:rsidRPr="000E1921">
        <w:rPr>
          <w:vanish/>
        </w:rPr>
        <w:t>3</w:t>
      </w:r>
      <w:r w:rsidRPr="000E1921">
        <w:rPr>
          <w:vanish/>
        </w:rPr>
        <w:fldChar w:fldCharType="end"/>
      </w:r>
    </w:p>
    <w:p w14:paraId="38AD0A25" w14:textId="77777777" w:rsidR="00902EB5" w:rsidRDefault="00902EB5" w:rsidP="00902EB5">
      <w:pPr>
        <w:pStyle w:val="Heading2"/>
        <w:keepNext/>
        <w:keepLines/>
        <w:widowControl/>
        <w:numPr>
          <w:ilvl w:val="1"/>
          <w:numId w:val="25"/>
        </w:numPr>
        <w:autoSpaceDE/>
        <w:autoSpaceDN/>
        <w:spacing w:before="120" w:after="120" w:line="312" w:lineRule="auto"/>
      </w:pPr>
      <w:bookmarkStart w:id="338" w:name="_Toc234274004"/>
      <w:r>
        <w:t>Cách tiếp cận</w:t>
      </w:r>
      <w:bookmarkEnd w:id="338"/>
    </w:p>
    <w:p w14:paraId="616B057B" w14:textId="77777777" w:rsidR="00902EB5" w:rsidRPr="002406F6" w:rsidRDefault="00902EB5" w:rsidP="00902EB5">
      <w:pPr>
        <w:rPr>
          <w:sz w:val="26"/>
          <w:szCs w:val="26"/>
          <w:lang w:val="en-US"/>
        </w:rPr>
      </w:pPr>
      <w:r w:rsidRPr="002406F6">
        <w:rPr>
          <w:sz w:val="26"/>
          <w:szCs w:val="26"/>
        </w:rPr>
        <w:t xml:space="preserve">Đề tài tiếp cận bài toán theo hướng </w:t>
      </w:r>
      <w:r w:rsidRPr="002406F6">
        <w:rPr>
          <w:b/>
          <w:bCs/>
          <w:sz w:val="26"/>
          <w:szCs w:val="26"/>
        </w:rPr>
        <w:t>kỹ thuật hệ thống phần mềm (System Engineering)</w:t>
      </w:r>
      <w:r w:rsidRPr="002406F6">
        <w:rPr>
          <w:sz w:val="26"/>
          <w:szCs w:val="26"/>
        </w:rPr>
        <w:t xml:space="preserve"> kết hợp với </w:t>
      </w:r>
      <w:r w:rsidRPr="002406F6">
        <w:rPr>
          <w:b/>
          <w:bCs/>
          <w:sz w:val="26"/>
          <w:szCs w:val="26"/>
        </w:rPr>
        <w:t>tiếp cận dựa trên dữ liệu (Data-driven Approach)</w:t>
      </w:r>
      <w:r w:rsidRPr="002406F6">
        <w:rPr>
          <w:sz w:val="26"/>
          <w:szCs w:val="26"/>
        </w:rPr>
        <w:t xml:space="preserve"> nhằm xây dựng một nền tảng cảnh báo ngập lụt thông minh có khả năng vận hành theo thời gian thực. </w:t>
      </w:r>
      <w:r w:rsidRPr="002406F6">
        <w:rPr>
          <w:sz w:val="26"/>
          <w:szCs w:val="26"/>
          <w:lang w:val="en-US"/>
        </w:rPr>
        <w:t>Khác với các nghiên cứu chủ yếu tập trung phát triển mô hình dự báo, nghiên cứu này xem mô hình trí tuệ nhân tạo (AI) là một thành phần trong kiến trúc tổng thể của hệ thống, đóng vai trò cung cấp dữ liệu đầu vào cho quá trình giám sát, cảnh báo và hỗ trợ ra quyết định.</w:t>
      </w:r>
    </w:p>
    <w:p w14:paraId="61BE29EE" w14:textId="77777777" w:rsidR="00902EB5" w:rsidRPr="002406F6" w:rsidRDefault="00902EB5" w:rsidP="00902EB5">
      <w:pPr>
        <w:rPr>
          <w:sz w:val="26"/>
          <w:szCs w:val="26"/>
          <w:lang w:val="en-US"/>
        </w:rPr>
      </w:pPr>
      <w:r w:rsidRPr="002406F6">
        <w:rPr>
          <w:sz w:val="26"/>
          <w:szCs w:val="26"/>
          <w:lang w:val="en-US"/>
        </w:rPr>
        <w:t>Nền tảng được thiết kế theo kiến trúc nhiều lớp (multi-layer architecture), bao gồm các lớp thu nhận dữ liệu, xử lý và dự báo, quản lý dữ liệu, cung cấp dịch vụ và lớp ứng dụng. Các nguồn dữ liệu quan trắc thủy văn, dữ liệu khí tượng, kết quả dự báo từ các mô hình AI và dữ liệu do cộng đồng cung cấp được thu nhận, chuẩn hóa và quản lý tập trung thông qua một hệ thống backend cùng cơ sở dữ liệu dùng chung. Trên nền tảng này, các dịch vụ Web được cung cấp đồng thời cho ứng dụng Web phục vụ cơ quan quản lý và ứng dụng Di động phục vụ người dân, bảo đảm mọi người dùng đều khai thác cùng một nguồn dữ liệu thống nhất, được cập nhật liên tục theo thời gian thực.</w:t>
      </w:r>
    </w:p>
    <w:p w14:paraId="575B7F07" w14:textId="77777777" w:rsidR="00902EB5" w:rsidRPr="002406F6" w:rsidRDefault="00902EB5" w:rsidP="00902EB5">
      <w:pPr>
        <w:rPr>
          <w:sz w:val="26"/>
          <w:szCs w:val="26"/>
          <w:lang w:val="en-US"/>
        </w:rPr>
      </w:pPr>
      <w:r w:rsidRPr="002406F6">
        <w:rPr>
          <w:sz w:val="26"/>
          <w:szCs w:val="26"/>
          <w:lang w:val="en-US"/>
        </w:rPr>
        <w:t xml:space="preserve">Quan điểm thiết kế xuyên suốt của đề tài là </w:t>
      </w:r>
      <w:r w:rsidRPr="002406F6">
        <w:rPr>
          <w:b/>
          <w:bCs/>
          <w:sz w:val="26"/>
          <w:szCs w:val="26"/>
          <w:lang w:val="en-US"/>
        </w:rPr>
        <w:t>"một nguồn dữ liệu – nhiều nền tảng khai thác" (Single Source of Truth)</w:t>
      </w:r>
      <w:r w:rsidRPr="002406F6">
        <w:rPr>
          <w:sz w:val="26"/>
          <w:szCs w:val="26"/>
          <w:lang w:val="en-US"/>
        </w:rPr>
        <w:t>. Theo đó, toàn bộ dữ liệu và các chức năng nghiệp vụ được quản lý tập trung tại backend, trong khi các ứng dụng phía người dùng chỉ đảm nhiệm chức năng hiển thị, tương tác và khai thác dịch vụ thông qua các giao diện lập trình ứng dụng (RESTful APIs). Cách tiếp cận này giúp bảo đảm tính nhất quán của dữ liệu, giảm trùng lặp trong quá trình phát triển, đồng thời tạo điều kiện thuận lợi cho việc mở rộng, bảo trì và tích hợp thêm các dịch vụ mới trong tương lai.</w:t>
      </w:r>
    </w:p>
    <w:p w14:paraId="6C251B23" w14:textId="77777777" w:rsidR="00902EB5" w:rsidRPr="002406F6" w:rsidRDefault="00902EB5" w:rsidP="00902EB5">
      <w:pPr>
        <w:rPr>
          <w:sz w:val="26"/>
          <w:szCs w:val="26"/>
          <w:lang w:val="en-US"/>
        </w:rPr>
      </w:pPr>
      <w:r w:rsidRPr="002406F6">
        <w:rPr>
          <w:sz w:val="26"/>
          <w:szCs w:val="26"/>
          <w:lang w:val="en-US"/>
        </w:rPr>
        <w:t>Để hình thành nền tảng hoàn chỉnh, quá trình nghiên cứu và phát triển được triển khai theo sáu bước chính:</w:t>
      </w:r>
    </w:p>
    <w:p w14:paraId="668F079F" w14:textId="77777777" w:rsidR="00902EB5" w:rsidRPr="002406F6" w:rsidRDefault="00902EB5" w:rsidP="00902EB5">
      <w:pPr>
        <w:numPr>
          <w:ilvl w:val="0"/>
          <w:numId w:val="36"/>
        </w:numPr>
        <w:spacing w:before="120" w:after="120" w:line="312" w:lineRule="auto"/>
        <w:jc w:val="both"/>
        <w:rPr>
          <w:sz w:val="26"/>
          <w:szCs w:val="26"/>
          <w:lang w:val="en-US"/>
        </w:rPr>
      </w:pPr>
      <w:r w:rsidRPr="002406F6">
        <w:rPr>
          <w:b/>
          <w:bCs/>
          <w:sz w:val="26"/>
          <w:szCs w:val="26"/>
          <w:lang w:val="en-US"/>
        </w:rPr>
        <w:t>Thu thập và kiểm soát chất lượng dữ liệu:</w:t>
      </w:r>
      <w:r w:rsidRPr="002406F6">
        <w:rPr>
          <w:sz w:val="26"/>
          <w:szCs w:val="26"/>
          <w:lang w:val="en-US"/>
        </w:rPr>
        <w:t xml:space="preserve"> Thu nhận dữ liệu khí tượng, thủy văn, vận hành hồ chứa, dữ liệu không gian (GIS) và dữ liệu cộng đồng; thực hiện kiểm tra, chuẩn hóa và đánh giá chất lượng dữ liệu trước khi đưa vào hệ thống.</w:t>
      </w:r>
    </w:p>
    <w:p w14:paraId="18244CFC" w14:textId="77777777" w:rsidR="00902EB5" w:rsidRPr="002406F6" w:rsidRDefault="00902EB5" w:rsidP="00902EB5">
      <w:pPr>
        <w:numPr>
          <w:ilvl w:val="0"/>
          <w:numId w:val="36"/>
        </w:numPr>
        <w:spacing w:before="120" w:after="120" w:line="312" w:lineRule="auto"/>
        <w:jc w:val="both"/>
        <w:rPr>
          <w:sz w:val="26"/>
          <w:szCs w:val="26"/>
          <w:lang w:val="en-US"/>
        </w:rPr>
      </w:pPr>
      <w:r w:rsidRPr="002406F6">
        <w:rPr>
          <w:b/>
          <w:bCs/>
          <w:sz w:val="26"/>
          <w:szCs w:val="26"/>
          <w:lang w:val="en-US"/>
        </w:rPr>
        <w:t>Xây dựng và tự động hóa quy trình xử lý dữ liệu:</w:t>
      </w:r>
      <w:r w:rsidRPr="002406F6">
        <w:rPr>
          <w:sz w:val="26"/>
          <w:szCs w:val="26"/>
          <w:lang w:val="en-US"/>
        </w:rPr>
        <w:t xml:space="preserve"> Thiết kế các quy trình đồng bộ, tích hợp và cập nhật dữ liệu tự động nhằm bảo đảm dữ liệu luôn được duy trì đồng nhất và sẵn sàng cho các mô hình dự báo cũng như các ứng dụng khai thác.</w:t>
      </w:r>
    </w:p>
    <w:p w14:paraId="43AA1A71" w14:textId="77777777" w:rsidR="00902EB5" w:rsidRPr="002406F6" w:rsidRDefault="00902EB5" w:rsidP="00902EB5">
      <w:pPr>
        <w:numPr>
          <w:ilvl w:val="0"/>
          <w:numId w:val="36"/>
        </w:numPr>
        <w:spacing w:before="120" w:after="120" w:line="312" w:lineRule="auto"/>
        <w:jc w:val="both"/>
        <w:rPr>
          <w:sz w:val="26"/>
          <w:szCs w:val="26"/>
          <w:lang w:val="en-US"/>
        </w:rPr>
      </w:pPr>
      <w:r w:rsidRPr="002406F6">
        <w:rPr>
          <w:b/>
          <w:bCs/>
          <w:sz w:val="26"/>
          <w:szCs w:val="26"/>
          <w:lang w:val="en-US"/>
        </w:rPr>
        <w:t>Phát triển bộ máy dự báo và mô-đun AI:</w:t>
      </w:r>
      <w:r w:rsidRPr="002406F6">
        <w:rPr>
          <w:sz w:val="26"/>
          <w:szCs w:val="26"/>
          <w:lang w:val="en-US"/>
        </w:rPr>
        <w:t xml:space="preserve"> Xây dựng các mô hình dự báo lưu lượng đến hồ bằng ARIMAX và LSTM Encoder–Decoder; phát triển mô-đun thị giác máy tính (YOLO) để phân tích ảnh hiện trường và ước lượng mức độ ngập từ dữ liệu do người dân cung cấp.</w:t>
      </w:r>
    </w:p>
    <w:p w14:paraId="6FC5320C" w14:textId="77777777" w:rsidR="00902EB5" w:rsidRPr="002406F6" w:rsidRDefault="00902EB5" w:rsidP="00902EB5">
      <w:pPr>
        <w:numPr>
          <w:ilvl w:val="0"/>
          <w:numId w:val="36"/>
        </w:numPr>
        <w:spacing w:before="120" w:after="120" w:line="312" w:lineRule="auto"/>
        <w:jc w:val="both"/>
        <w:rPr>
          <w:sz w:val="26"/>
          <w:szCs w:val="26"/>
          <w:lang w:val="en-US"/>
        </w:rPr>
      </w:pPr>
      <w:r w:rsidRPr="002406F6">
        <w:rPr>
          <w:b/>
          <w:bCs/>
          <w:sz w:val="26"/>
          <w:szCs w:val="26"/>
          <w:lang w:val="en-US"/>
        </w:rPr>
        <w:lastRenderedPageBreak/>
        <w:t>Thiết kế kiến trúc backend và cơ sở dữ liệu:</w:t>
      </w:r>
      <w:r w:rsidRPr="002406F6">
        <w:rPr>
          <w:sz w:val="26"/>
          <w:szCs w:val="26"/>
          <w:lang w:val="en-US"/>
        </w:rPr>
        <w:t xml:space="preserve"> Xây dựng hệ thống backend theo kiến trúc dịch vụ, thiết kế cơ sở dữ liệu dùng chung và phát triển các RESTful APIs phục vụ trao đổi dữ liệu giữa các thành phần của hệ thống.</w:t>
      </w:r>
    </w:p>
    <w:p w14:paraId="7B1DDDC2" w14:textId="77777777" w:rsidR="00902EB5" w:rsidRPr="002406F6" w:rsidRDefault="00902EB5" w:rsidP="00902EB5">
      <w:pPr>
        <w:numPr>
          <w:ilvl w:val="0"/>
          <w:numId w:val="36"/>
        </w:numPr>
        <w:spacing w:before="120" w:after="120" w:line="312" w:lineRule="auto"/>
        <w:jc w:val="both"/>
        <w:rPr>
          <w:sz w:val="26"/>
          <w:szCs w:val="26"/>
          <w:lang w:val="en-US"/>
        </w:rPr>
      </w:pPr>
      <w:r w:rsidRPr="002406F6">
        <w:rPr>
          <w:b/>
          <w:bCs/>
          <w:sz w:val="26"/>
          <w:szCs w:val="26"/>
          <w:lang w:val="en-US"/>
        </w:rPr>
        <w:t>Phát triển các nền tảng ứng dụng:</w:t>
      </w:r>
      <w:r w:rsidRPr="002406F6">
        <w:rPr>
          <w:sz w:val="26"/>
          <w:szCs w:val="26"/>
          <w:lang w:val="en-US"/>
        </w:rPr>
        <w:t xml:space="preserve"> Xây dựng ứng dụng WebGIS phục vụ giám sát, điều hành và phát hành cảnh báo cho cơ quan quản lý; đồng thời phát triển ứng dụng Di động hỗ trợ người dân tiếp nhận cảnh báo, báo cáo hiện trường, tìm đường sơ tán và gửi yêu cầu hỗ trợ khẩn cấp.</w:t>
      </w:r>
    </w:p>
    <w:p w14:paraId="43D14ECB" w14:textId="77777777" w:rsidR="00902EB5" w:rsidRPr="002406F6" w:rsidRDefault="00902EB5" w:rsidP="00902EB5">
      <w:pPr>
        <w:numPr>
          <w:ilvl w:val="0"/>
          <w:numId w:val="36"/>
        </w:numPr>
        <w:spacing w:before="120" w:after="120" w:line="312" w:lineRule="auto"/>
        <w:jc w:val="both"/>
        <w:rPr>
          <w:sz w:val="26"/>
          <w:szCs w:val="26"/>
          <w:lang w:val="en-US"/>
        </w:rPr>
      </w:pPr>
      <w:r w:rsidRPr="002406F6">
        <w:rPr>
          <w:b/>
          <w:bCs/>
          <w:sz w:val="26"/>
          <w:szCs w:val="26"/>
          <w:lang w:val="en-US"/>
        </w:rPr>
        <w:t>Triển khai, vận hành và đánh giá hệ thống:</w:t>
      </w:r>
      <w:r w:rsidRPr="002406F6">
        <w:rPr>
          <w:sz w:val="26"/>
          <w:szCs w:val="26"/>
          <w:lang w:val="en-US"/>
        </w:rPr>
        <w:t xml:space="preserve"> Triển khai nền tảng trên hạ tầng điện toán đám mây hoặc máy chủ VPS; tích hợp toàn bộ các thành phần của hệ thống, vận hành thử nghiệm theo thời gian thực và đánh giá hiệu quả hoạt động thông qua các kịch bản ngập lụt thực tế tại thành phố Đà Nẵng.</w:t>
      </w:r>
    </w:p>
    <w:p w14:paraId="4FC88A33" w14:textId="77777777" w:rsidR="00902EB5" w:rsidRPr="002406F6" w:rsidRDefault="00902EB5" w:rsidP="00902EB5">
      <w:pPr>
        <w:rPr>
          <w:sz w:val="26"/>
          <w:szCs w:val="26"/>
          <w:lang w:val="en-US"/>
        </w:rPr>
      </w:pPr>
      <w:r w:rsidRPr="002406F6">
        <w:rPr>
          <w:sz w:val="26"/>
          <w:szCs w:val="26"/>
          <w:lang w:val="en-US"/>
        </w:rPr>
        <w:t>Với cách tiếp cận này, đề tài không chỉ xây dựng một hệ thống dự báo mà còn phát triển một nền tảng cảnh báo ngập lụt thông minh hoàn chỉnh, trong đó dữ liệu quan trắc, mô hình AI, dữ liệu cộng đồng và các ứng dụng Web – Di động được kết nối thành một chu trình thông tin khép kín. Kiến trúc này cho phép hỗ trợ đồng thời công tác giám sát, cảnh báo sớm, điều hành ứng phó và thu nhận phản hồi hiện trường, góp phần nâng cao hiệu quả quản lý rủi ro thiên tai và thúc đẩy chuyển đổi số trong lĩnh vực phòng, chống thiên tai.</w:t>
      </w:r>
    </w:p>
    <w:p w14:paraId="5B6AB92B" w14:textId="77777777" w:rsidR="00902EB5" w:rsidRPr="002406F6" w:rsidDel="000B4CA8" w:rsidRDefault="00902EB5" w:rsidP="00902EB5">
      <w:pPr>
        <w:rPr>
          <w:del w:id="339" w:author="ACER" w:date="2026-07-05T22:42:00Z"/>
          <w:sz w:val="26"/>
          <w:szCs w:val="26"/>
          <w:lang w:val="en-US"/>
        </w:rPr>
      </w:pPr>
    </w:p>
    <w:p w14:paraId="284E7D04" w14:textId="77777777" w:rsidR="00902EB5" w:rsidRPr="002406F6" w:rsidDel="00635691" w:rsidRDefault="00902EB5">
      <w:pPr>
        <w:rPr>
          <w:del w:id="340" w:author="ACER" w:date="2026-07-05T22:43:00Z"/>
          <w:sz w:val="26"/>
          <w:szCs w:val="26"/>
        </w:rPr>
      </w:pPr>
      <w:del w:id="341" w:author="ACER" w:date="2026-07-05T22:42:00Z">
        <w:r w:rsidRPr="002406F6" w:rsidDel="000B4CA8">
          <w:rPr>
            <w:sz w:val="26"/>
            <w:szCs w:val="26"/>
          </w:rPr>
          <w:delText>Quá trình tổ chức triển khai được thực hiện theo quy trình sáu bước: (1) thu thập và kiểm soát chất lượng dữ liệu; (2) tổng hợp lượng mưa theo không gian và trích xuất đặc trưng; (3) xây dựng, hiệu chỉnh mô hình ARIMAX; (4) huấn luyện mô hình LSTM toàn cục và tinh chỉnh cho từng hồ; (5) đánh giá, so sánh và tích hợp hai mô hình; (6) triển khai hệ thống ứng dụng đa nền tảng và cảnh báo sớm.</w:delText>
        </w:r>
      </w:del>
    </w:p>
    <w:p w14:paraId="661EC67C" w14:textId="77777777" w:rsidR="00902EB5" w:rsidRPr="002406F6" w:rsidDel="00635691" w:rsidRDefault="00902EB5">
      <w:pPr>
        <w:keepNext/>
        <w:jc w:val="both"/>
        <w:rPr>
          <w:del w:id="342" w:author="ACER" w:date="2026-07-05T22:43:00Z"/>
          <w:sz w:val="26"/>
          <w:szCs w:val="26"/>
        </w:rPr>
        <w:pPrChange w:id="343" w:author="ACER" w:date="2026-07-05T22:43:00Z">
          <w:pPr>
            <w:keepNext/>
            <w:jc w:val="center"/>
          </w:pPr>
        </w:pPrChange>
      </w:pPr>
      <w:del w:id="344" w:author="ACER" w:date="2026-07-05T22:43:00Z">
        <w:r w:rsidRPr="002406F6" w:rsidDel="00635691">
          <w:rPr>
            <w:sz w:val="26"/>
            <w:szCs w:val="26"/>
            <w:lang w:val="en-US"/>
            <w14:ligatures w14:val="standardContextual"/>
          </w:rPr>
          <w:drawing>
            <wp:inline distT="0" distB="0" distL="0" distR="0" wp14:anchorId="4C0074E0" wp14:editId="48908E64">
              <wp:extent cx="5379720" cy="3884171"/>
              <wp:effectExtent l="0" t="0" r="0" b="2540"/>
              <wp:docPr id="1999254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4148" name="Picture 1999254148"/>
                      <pic:cNvPicPr/>
                    </pic:nvPicPr>
                    <pic:blipFill>
                      <a:blip r:embed="rId20">
                        <a:extLst>
                          <a:ext uri="{28A0092B-C50C-407E-A947-70E740481C1C}">
                            <a14:useLocalDpi xmlns:a14="http://schemas.microsoft.com/office/drawing/2010/main" val="0"/>
                          </a:ext>
                        </a:extLst>
                      </a:blip>
                      <a:stretch>
                        <a:fillRect/>
                      </a:stretch>
                    </pic:blipFill>
                    <pic:spPr>
                      <a:xfrm>
                        <a:off x="0" y="0"/>
                        <a:ext cx="5385735" cy="3888514"/>
                      </a:xfrm>
                      <a:prstGeom prst="rect">
                        <a:avLst/>
                      </a:prstGeom>
                    </pic:spPr>
                  </pic:pic>
                </a:graphicData>
              </a:graphic>
            </wp:inline>
          </w:drawing>
        </w:r>
      </w:del>
    </w:p>
    <w:p w14:paraId="45B1808D" w14:textId="77777777" w:rsidR="00902EB5" w:rsidRPr="002406F6" w:rsidRDefault="00902EB5">
      <w:pPr>
        <w:rPr>
          <w:szCs w:val="26"/>
        </w:rPr>
        <w:pPrChange w:id="345" w:author="ACER" w:date="2026-07-05T22:43:00Z">
          <w:pPr>
            <w:pStyle w:val="Caption"/>
          </w:pPr>
        </w:pPrChange>
      </w:pPr>
      <w:del w:id="346" w:author="ACER" w:date="2026-07-05T22:43:00Z">
        <w:r w:rsidRPr="002406F6" w:rsidDel="00635691">
          <w:rPr>
            <w:sz w:val="26"/>
            <w:szCs w:val="26"/>
          </w:rPr>
          <w:delText xml:space="preserve">Hình </w:delText>
        </w:r>
        <w:r w:rsidRPr="002406F6" w:rsidDel="00635691">
          <w:rPr>
            <w:sz w:val="26"/>
            <w:szCs w:val="26"/>
          </w:rPr>
          <w:fldChar w:fldCharType="begin"/>
        </w:r>
        <w:r w:rsidRPr="002406F6" w:rsidDel="00635691">
          <w:rPr>
            <w:sz w:val="26"/>
            <w:szCs w:val="26"/>
          </w:rPr>
          <w:delInstrText xml:space="preserve"> SEQ chap \c </w:delInstrText>
        </w:r>
        <w:r w:rsidRPr="002406F6" w:rsidDel="00635691">
          <w:rPr>
            <w:sz w:val="26"/>
            <w:szCs w:val="26"/>
          </w:rPr>
          <w:fldChar w:fldCharType="separate"/>
        </w:r>
        <w:r w:rsidRPr="002406F6" w:rsidDel="00635691">
          <w:rPr>
            <w:sz w:val="26"/>
            <w:szCs w:val="26"/>
          </w:rPr>
          <w:delText>3</w:delText>
        </w:r>
        <w:r w:rsidRPr="002406F6" w:rsidDel="00635691">
          <w:rPr>
            <w:sz w:val="26"/>
            <w:szCs w:val="26"/>
          </w:rPr>
          <w:fldChar w:fldCharType="end"/>
        </w:r>
        <w:r w:rsidRPr="002406F6" w:rsidDel="00635691">
          <w:rPr>
            <w:sz w:val="26"/>
            <w:szCs w:val="26"/>
          </w:rPr>
          <w:delText>.</w:delText>
        </w:r>
        <w:r w:rsidRPr="002406F6" w:rsidDel="00635691">
          <w:rPr>
            <w:sz w:val="26"/>
            <w:szCs w:val="26"/>
          </w:rPr>
          <w:fldChar w:fldCharType="begin"/>
        </w:r>
        <w:r w:rsidRPr="002406F6" w:rsidDel="00635691">
          <w:rPr>
            <w:sz w:val="26"/>
            <w:szCs w:val="26"/>
          </w:rPr>
          <w:delInstrText xml:space="preserve"> SEQ Hình \* ARABIC \s 1 </w:delInstrText>
        </w:r>
        <w:r w:rsidRPr="002406F6" w:rsidDel="00635691">
          <w:rPr>
            <w:sz w:val="26"/>
            <w:szCs w:val="26"/>
          </w:rPr>
          <w:fldChar w:fldCharType="separate"/>
        </w:r>
        <w:r w:rsidRPr="002406F6" w:rsidDel="00635691">
          <w:rPr>
            <w:sz w:val="26"/>
            <w:szCs w:val="26"/>
          </w:rPr>
          <w:delText>1</w:delText>
        </w:r>
        <w:r w:rsidRPr="002406F6" w:rsidDel="00635691">
          <w:rPr>
            <w:sz w:val="26"/>
            <w:szCs w:val="26"/>
          </w:rPr>
          <w:fldChar w:fldCharType="end"/>
        </w:r>
        <w:r w:rsidRPr="002406F6" w:rsidDel="00635691">
          <w:rPr>
            <w:sz w:val="26"/>
            <w:szCs w:val="26"/>
          </w:rPr>
          <w:delText xml:space="preserve"> Sơ đồ tổng quan quy trình làm việc của hai mô hình ARIMAX và LSTM.</w:delText>
        </w:r>
      </w:del>
    </w:p>
    <w:p w14:paraId="459D8494"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347" w:name="_Toc234274005"/>
      <w:ins w:id="348" w:author="ACER" w:date="2026-07-05T22:44:00Z">
        <w:r w:rsidRPr="002406F6">
          <w:rPr>
            <w:sz w:val="26"/>
            <w:szCs w:val="26"/>
          </w:rPr>
          <w:t>Kiến trúc tổng thể của hệ thống</w:t>
        </w:r>
        <w:bookmarkEnd w:id="347"/>
        <w:r w:rsidRPr="002406F6" w:rsidDel="00FA5703">
          <w:rPr>
            <w:sz w:val="26"/>
            <w:szCs w:val="26"/>
          </w:rPr>
          <w:t xml:space="preserve"> </w:t>
        </w:r>
      </w:ins>
      <w:del w:id="349" w:author="ACER" w:date="2026-07-05T22:44:00Z">
        <w:r w:rsidRPr="002406F6" w:rsidDel="00FA5703">
          <w:rPr>
            <w:sz w:val="26"/>
            <w:szCs w:val="26"/>
          </w:rPr>
          <w:delText>Dữ liệu và tiền xử lý</w:delText>
        </w:r>
      </w:del>
    </w:p>
    <w:p w14:paraId="46F3F60F" w14:textId="77777777" w:rsidR="00902EB5" w:rsidRPr="002406F6" w:rsidRDefault="00902EB5" w:rsidP="00902EB5">
      <w:pPr>
        <w:rPr>
          <w:ins w:id="350" w:author="ACER" w:date="2026-07-05T22:45:00Z"/>
          <w:sz w:val="26"/>
          <w:szCs w:val="26"/>
        </w:rPr>
      </w:pPr>
      <w:ins w:id="351" w:author="ACER" w:date="2026-07-05T22:45:00Z">
        <w:r w:rsidRPr="002406F6">
          <w:rPr>
            <w:sz w:val="26"/>
            <w:szCs w:val="26"/>
          </w:rPr>
          <w:t>Hệ thống được thiết kế theo kiến trúc phân tầng gồm năm thành phần chính (Hình 1):</w:t>
        </w:r>
      </w:ins>
    </w:p>
    <w:p w14:paraId="1833848E" w14:textId="77777777" w:rsidR="00902EB5" w:rsidRPr="002406F6" w:rsidRDefault="00902EB5" w:rsidP="00902EB5">
      <w:pPr>
        <w:pStyle w:val="ListParagraph"/>
        <w:numPr>
          <w:ilvl w:val="0"/>
          <w:numId w:val="33"/>
        </w:numPr>
        <w:spacing w:after="90" w:line="340" w:lineRule="auto"/>
        <w:contextualSpacing w:val="0"/>
        <w:jc w:val="both"/>
        <w:rPr>
          <w:ins w:id="352" w:author="ACER" w:date="2026-07-05T22:45:00Z"/>
          <w:sz w:val="26"/>
          <w:szCs w:val="26"/>
        </w:rPr>
      </w:pPr>
      <w:ins w:id="353" w:author="ACER" w:date="2026-07-05T22:45:00Z">
        <w:r w:rsidRPr="002406F6">
          <w:rPr>
            <w:b/>
            <w:bCs/>
            <w:sz w:val="26"/>
            <w:szCs w:val="26"/>
          </w:rPr>
          <w:t xml:space="preserve">Tầng thu thập dữ liệu ngoài (External Data Sources): </w:t>
        </w:r>
        <w:r w:rsidRPr="002406F6">
          <w:rPr>
            <w:sz w:val="26"/>
            <w:szCs w:val="26"/>
          </w:rPr>
          <w:t>tập hợp các nguồn mưa, thủy văn hồ chứa và thời tiết từ nhiều API và trình thu thập dữ liệu.</w:t>
        </w:r>
      </w:ins>
    </w:p>
    <w:p w14:paraId="0B70ECAB" w14:textId="77777777" w:rsidR="00902EB5" w:rsidRPr="002406F6" w:rsidRDefault="00902EB5" w:rsidP="00902EB5">
      <w:pPr>
        <w:pStyle w:val="ListParagraph"/>
        <w:numPr>
          <w:ilvl w:val="0"/>
          <w:numId w:val="33"/>
        </w:numPr>
        <w:spacing w:after="90" w:line="340" w:lineRule="auto"/>
        <w:contextualSpacing w:val="0"/>
        <w:jc w:val="both"/>
        <w:rPr>
          <w:ins w:id="354" w:author="ACER" w:date="2026-07-05T22:45:00Z"/>
          <w:sz w:val="26"/>
          <w:szCs w:val="26"/>
        </w:rPr>
      </w:pPr>
      <w:ins w:id="355" w:author="ACER" w:date="2026-07-05T22:45:00Z">
        <w:r w:rsidRPr="002406F6">
          <w:rPr>
            <w:b/>
            <w:bCs/>
            <w:sz w:val="26"/>
            <w:szCs w:val="26"/>
          </w:rPr>
          <w:t xml:space="preserve">Backend Node.js/Express (đám mây): </w:t>
        </w:r>
        <w:r w:rsidRPr="002406F6">
          <w:rPr>
            <w:sz w:val="26"/>
            <w:szCs w:val="26"/>
          </w:rPr>
          <w:t>tầng dịch vụ trung tâm, triển khai theo Clean Architecture, cung cấp toàn bộ REST API dùng chung cho các ứng dụng và điều phối các tác vụ tự động.</w:t>
        </w:r>
      </w:ins>
    </w:p>
    <w:p w14:paraId="06340EA0" w14:textId="77777777" w:rsidR="00902EB5" w:rsidRPr="002406F6" w:rsidRDefault="00902EB5" w:rsidP="00902EB5">
      <w:pPr>
        <w:pStyle w:val="ListParagraph"/>
        <w:numPr>
          <w:ilvl w:val="0"/>
          <w:numId w:val="33"/>
        </w:numPr>
        <w:spacing w:after="90" w:line="340" w:lineRule="auto"/>
        <w:contextualSpacing w:val="0"/>
        <w:jc w:val="both"/>
        <w:rPr>
          <w:ins w:id="356" w:author="ACER" w:date="2026-07-05T22:45:00Z"/>
          <w:sz w:val="26"/>
          <w:szCs w:val="26"/>
        </w:rPr>
      </w:pPr>
      <w:ins w:id="357" w:author="ACER" w:date="2026-07-05T22:45:00Z">
        <w:r w:rsidRPr="002406F6">
          <w:rPr>
            <w:b/>
            <w:bCs/>
            <w:sz w:val="26"/>
            <w:szCs w:val="26"/>
          </w:rPr>
          <w:t xml:space="preserve">Máy chủ suy luận AI (Python FastAPI trên VPS): </w:t>
        </w:r>
        <w:r w:rsidRPr="002406F6">
          <w:rPr>
            <w:sz w:val="26"/>
            <w:szCs w:val="26"/>
          </w:rPr>
          <w:t>phục vụ đồng thời dự báo lưu lượng và phân loại mức ngập từ ảnh, tách riêng khỏi backend để tối ưu tài nguyên tính toán.</w:t>
        </w:r>
      </w:ins>
    </w:p>
    <w:p w14:paraId="1621D3F0" w14:textId="77777777" w:rsidR="00902EB5" w:rsidRPr="002406F6" w:rsidRDefault="00902EB5" w:rsidP="00902EB5">
      <w:pPr>
        <w:pStyle w:val="ListParagraph"/>
        <w:numPr>
          <w:ilvl w:val="0"/>
          <w:numId w:val="33"/>
        </w:numPr>
        <w:spacing w:after="90" w:line="340" w:lineRule="auto"/>
        <w:contextualSpacing w:val="0"/>
        <w:jc w:val="both"/>
        <w:rPr>
          <w:ins w:id="358" w:author="ACER" w:date="2026-07-05T22:45:00Z"/>
          <w:sz w:val="26"/>
          <w:szCs w:val="26"/>
        </w:rPr>
      </w:pPr>
      <w:ins w:id="359" w:author="ACER" w:date="2026-07-05T22:45:00Z">
        <w:r w:rsidRPr="002406F6">
          <w:rPr>
            <w:b/>
            <w:bCs/>
            <w:sz w:val="26"/>
            <w:szCs w:val="26"/>
          </w:rPr>
          <w:t xml:space="preserve">Ứng dụng Web (React.js): </w:t>
        </w:r>
        <w:r w:rsidRPr="002406F6">
          <w:rPr>
            <w:sz w:val="26"/>
            <w:szCs w:val="26"/>
          </w:rPr>
          <w:t>kênh giám sát — điều hành cho cơ quan nhà nước và lực lượng phòng chống thiên tai.</w:t>
        </w:r>
      </w:ins>
    </w:p>
    <w:p w14:paraId="2ACC606D" w14:textId="77777777" w:rsidR="00902EB5" w:rsidRPr="002406F6" w:rsidRDefault="00902EB5" w:rsidP="00902EB5">
      <w:pPr>
        <w:pStyle w:val="ListParagraph"/>
        <w:numPr>
          <w:ilvl w:val="0"/>
          <w:numId w:val="33"/>
        </w:numPr>
        <w:spacing w:after="90" w:line="340" w:lineRule="auto"/>
        <w:contextualSpacing w:val="0"/>
        <w:jc w:val="both"/>
        <w:rPr>
          <w:ins w:id="360" w:author="ACER" w:date="2026-07-05T22:45:00Z"/>
          <w:sz w:val="26"/>
          <w:szCs w:val="26"/>
        </w:rPr>
      </w:pPr>
      <w:ins w:id="361" w:author="ACER" w:date="2026-07-05T22:45:00Z">
        <w:r w:rsidRPr="002406F6">
          <w:rPr>
            <w:b/>
            <w:bCs/>
            <w:sz w:val="26"/>
            <w:szCs w:val="26"/>
          </w:rPr>
          <w:lastRenderedPageBreak/>
          <w:t xml:space="preserve">Ứng dụng Di động (React Native/Expo): </w:t>
        </w:r>
        <w:r w:rsidRPr="002406F6">
          <w:rPr>
            <w:sz w:val="26"/>
            <w:szCs w:val="26"/>
          </w:rPr>
          <w:t>kênh cảnh báo và hỗ trợ trực tiếp cho người dân và lực lượng cứu hộ.</w:t>
        </w:r>
      </w:ins>
    </w:p>
    <w:p w14:paraId="7D9BFEF3" w14:textId="77777777" w:rsidR="00902EB5" w:rsidRPr="002406F6" w:rsidRDefault="00902EB5">
      <w:pPr>
        <w:rPr>
          <w:ins w:id="362" w:author="ACER" w:date="2026-07-05T23:10:00Z"/>
          <w:sz w:val="26"/>
          <w:szCs w:val="26"/>
        </w:rPr>
      </w:pPr>
      <w:ins w:id="363" w:author="ACER" w:date="2026-07-05T22:45:00Z">
        <w:r w:rsidRPr="002406F6">
          <w:rPr>
            <w:sz w:val="26"/>
            <w:szCs w:val="26"/>
          </w:rPr>
          <w:t>Ngoài phạm vi Web/Di động, hệ thống còn có ứng dụng Desktop WPF kết nối tới cùng REST API phục vụ đơn vị vận hành hồ chứa. Toàn bộ các thành phần dùng chung một cơ sở dữ liệu MongoDB Atlas và giao tiếp qua REST API được chuẩn hóa, bảo đảm ba nhóm người dùng luôn tiếp cận cùng một nguồn thông tin nhất quán, theo thời gian thực.</w:t>
        </w:r>
      </w:ins>
    </w:p>
    <w:p w14:paraId="6490A9CF" w14:textId="77777777" w:rsidR="00902EB5" w:rsidRPr="002406F6" w:rsidRDefault="00902EB5" w:rsidP="00902EB5">
      <w:pPr>
        <w:keepNext/>
        <w:jc w:val="center"/>
        <w:rPr>
          <w:sz w:val="26"/>
          <w:szCs w:val="26"/>
        </w:rPr>
      </w:pPr>
      <w:moveToRangeStart w:id="364" w:author="ACER" w:date="2026-07-05T23:10:00Z" w:name="move234185427"/>
      <w:moveTo w:id="365" w:author="ACER" w:date="2026-07-05T23:10:00Z">
        <w:r w:rsidRPr="002406F6">
          <w:rPr>
            <w:sz w:val="26"/>
            <w:szCs w:val="26"/>
            <w:lang w:val="en-US"/>
            <w14:ligatures w14:val="standardContextual"/>
          </w:rPr>
          <w:drawing>
            <wp:inline distT="0" distB="0" distL="0" distR="0" wp14:anchorId="6CB36413" wp14:editId="39130D43">
              <wp:extent cx="5480685" cy="1901190"/>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1230" name="Picture 514491230"/>
                      <pic:cNvPicPr/>
                    </pic:nvPicPr>
                    <pic:blipFill rotWithShape="1">
                      <a:blip r:embed="rId21">
                        <a:extLst>
                          <a:ext uri="{28A0092B-C50C-407E-A947-70E740481C1C}">
                            <a14:useLocalDpi xmlns:a14="http://schemas.microsoft.com/office/drawing/2010/main" val="0"/>
                          </a:ext>
                        </a:extLst>
                      </a:blip>
                      <a:srcRect l="1775"/>
                      <a:stretch>
                        <a:fillRect/>
                      </a:stretch>
                    </pic:blipFill>
                    <pic:spPr bwMode="auto">
                      <a:xfrm>
                        <a:off x="0" y="0"/>
                        <a:ext cx="5480685" cy="1901190"/>
                      </a:xfrm>
                      <a:prstGeom prst="rect">
                        <a:avLst/>
                      </a:prstGeom>
                      <a:ln>
                        <a:noFill/>
                      </a:ln>
                      <a:extLst>
                        <a:ext uri="{53640926-AAD7-44D8-BBD7-CCE9431645EC}">
                          <a14:shadowObscured xmlns:a14="http://schemas.microsoft.com/office/drawing/2010/main"/>
                        </a:ext>
                      </a:extLst>
                    </pic:spPr>
                  </pic:pic>
                </a:graphicData>
              </a:graphic>
            </wp:inline>
          </w:drawing>
        </w:r>
      </w:moveTo>
      <w:moveToRangeEnd w:id="364"/>
    </w:p>
    <w:p w14:paraId="1CCF5C05" w14:textId="77777777" w:rsidR="00902EB5" w:rsidRPr="002406F6" w:rsidRDefault="00902EB5">
      <w:pPr>
        <w:pStyle w:val="Caption"/>
        <w:rPr>
          <w:szCs w:val="26"/>
        </w:rPr>
        <w:pPrChange w:id="366" w:author="ACER" w:date="2026-07-05T23:13:00Z">
          <w:pPr/>
        </w:pPrChange>
      </w:pPr>
      <w:bookmarkStart w:id="367" w:name="_Toc234274174"/>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w:t>
      </w:r>
      <w:r w:rsidRPr="002406F6">
        <w:rPr>
          <w:szCs w:val="26"/>
        </w:rPr>
        <w:fldChar w:fldCharType="end"/>
      </w:r>
      <w:r w:rsidRPr="002406F6">
        <w:rPr>
          <w:szCs w:val="26"/>
        </w:rPr>
        <w:t>.</w:t>
      </w:r>
      <w:bookmarkStart w:id="368" w:name="_Toc234182133"/>
      <w:r w:rsidRPr="002406F6">
        <w:rPr>
          <w:szCs w:val="26"/>
        </w:rPr>
        <w:t xml:space="preserve"> </w:t>
      </w:r>
      <w:ins w:id="369" w:author="ACER" w:date="2026-07-05T23:13:00Z">
        <w:r w:rsidRPr="002406F6">
          <w:rPr>
            <w:szCs w:val="26"/>
          </w:rPr>
          <w:t>Kiến trúc tổng thể năm lớp của nền tảng giám sát và cảnh báo ngập lụt tích hợp.</w:t>
        </w:r>
      </w:ins>
      <w:bookmarkEnd w:id="367"/>
      <w:bookmarkEnd w:id="368"/>
      <w:del w:id="370" w:author="ACER" w:date="2026-07-05T22:45:00Z">
        <w:r w:rsidRPr="002406F6" w:rsidDel="00FA5703">
          <w:rPr>
            <w:szCs w:val="26"/>
          </w:rPr>
          <w:delText>Bộ dữ liệu vận hành được  thu thập từ nhiều nguồn: lưu lượng đến hồ hàng giờ từ API dữ liệu mở HydroChart của chính quyền Đà Nẵng; lượng mưa hàng giờ từ mạng lưới trạm đo VNDMS/NCHMF; dữ liệu tái phân tích ERA5 của OpenMeteo làm nguồn mưa dự phòng và điền khuyết; ranh giới lưu vực từ shapefile GADM Việt Nam. Trong hệ thống vận hành thời gian thực, dữ liệu còn được bổ sung từ VRain.vn, Danang GOV API (qua xác thực OAuth2 và VPS Proxy), trình thu thập dữ liệu PCTT và OpenWeatherMap.</w:delText>
        </w:r>
      </w:del>
    </w:p>
    <w:p w14:paraId="5A09DBEB" w14:textId="77777777" w:rsidR="00902EB5" w:rsidRPr="002406F6" w:rsidDel="001F4614" w:rsidRDefault="00902EB5" w:rsidP="00902EB5">
      <w:pPr>
        <w:pStyle w:val="Caption"/>
        <w:keepNext/>
        <w:keepLines/>
        <w:numPr>
          <w:ilvl w:val="1"/>
          <w:numId w:val="25"/>
        </w:numPr>
        <w:spacing w:before="120" w:after="120" w:line="312" w:lineRule="auto"/>
        <w:rPr>
          <w:del w:id="371" w:author="ACER" w:date="2026-07-05T22:47:00Z"/>
          <w:szCs w:val="26"/>
        </w:rPr>
      </w:pPr>
      <w:del w:id="372" w:author="ACER" w:date="2026-07-05T22:47:00Z">
        <w:r w:rsidRPr="002406F6" w:rsidDel="001F4614">
          <w:rPr>
            <w:szCs w:val="26"/>
          </w:rPr>
          <w:delText xml:space="preserve">Bảng </w:delText>
        </w:r>
        <w:r w:rsidRPr="002406F6" w:rsidDel="001F4614">
          <w:rPr>
            <w:i w:val="0"/>
            <w:iCs w:val="0"/>
            <w:szCs w:val="26"/>
          </w:rPr>
          <w:fldChar w:fldCharType="begin"/>
        </w:r>
        <w:r w:rsidRPr="002406F6" w:rsidDel="001F4614">
          <w:rPr>
            <w:szCs w:val="26"/>
          </w:rPr>
          <w:delInstrText xml:space="preserve"> SEQ chap \c </w:delInstrText>
        </w:r>
        <w:r w:rsidRPr="002406F6" w:rsidDel="001F4614">
          <w:rPr>
            <w:i w:val="0"/>
            <w:iCs w:val="0"/>
            <w:szCs w:val="26"/>
          </w:rPr>
          <w:fldChar w:fldCharType="separate"/>
        </w:r>
        <w:r w:rsidRPr="002406F6" w:rsidDel="001F4614">
          <w:rPr>
            <w:szCs w:val="26"/>
          </w:rPr>
          <w:delText>3</w:delText>
        </w:r>
        <w:r w:rsidRPr="002406F6" w:rsidDel="001F4614">
          <w:rPr>
            <w:i w:val="0"/>
            <w:iCs w:val="0"/>
            <w:szCs w:val="26"/>
          </w:rPr>
          <w:fldChar w:fldCharType="end"/>
        </w:r>
        <w:r w:rsidRPr="002406F6" w:rsidDel="001F4614">
          <w:rPr>
            <w:szCs w:val="26"/>
          </w:rPr>
          <w:delText>.</w:delText>
        </w:r>
        <w:r w:rsidRPr="002406F6" w:rsidDel="001F4614">
          <w:rPr>
            <w:i w:val="0"/>
            <w:iCs w:val="0"/>
            <w:szCs w:val="26"/>
          </w:rPr>
          <w:fldChar w:fldCharType="begin"/>
        </w:r>
        <w:r w:rsidRPr="002406F6" w:rsidDel="001F4614">
          <w:rPr>
            <w:szCs w:val="26"/>
          </w:rPr>
          <w:delInstrText xml:space="preserve"> SEQ Bảng \* ARABIC \s 1 </w:delInstrText>
        </w:r>
        <w:r w:rsidRPr="002406F6" w:rsidDel="001F4614">
          <w:rPr>
            <w:i w:val="0"/>
            <w:iCs w:val="0"/>
            <w:szCs w:val="26"/>
          </w:rPr>
          <w:fldChar w:fldCharType="separate"/>
        </w:r>
        <w:r w:rsidRPr="002406F6" w:rsidDel="001F4614">
          <w:rPr>
            <w:szCs w:val="26"/>
          </w:rPr>
          <w:delText>1</w:delText>
        </w:r>
        <w:r w:rsidRPr="002406F6" w:rsidDel="001F4614">
          <w:rPr>
            <w:i w:val="0"/>
            <w:iCs w:val="0"/>
            <w:szCs w:val="26"/>
          </w:rPr>
          <w:fldChar w:fldCharType="end"/>
        </w:r>
        <w:r w:rsidRPr="002406F6" w:rsidDel="001F4614">
          <w:rPr>
            <w:szCs w:val="26"/>
          </w:rPr>
          <w:delText xml:space="preserve"> Các nguồn dữ liệu đầu vào để huấn luyện mô hình ARIMAX và LSTM</w:delText>
        </w:r>
        <w:bookmarkStart w:id="373" w:name="_Toc234189708"/>
        <w:bookmarkStart w:id="374" w:name="_Toc234189882"/>
        <w:bookmarkStart w:id="375" w:name="_Toc234253135"/>
        <w:bookmarkStart w:id="376" w:name="_Toc234272338"/>
        <w:bookmarkStart w:id="377" w:name="_Toc234274006"/>
        <w:bookmarkEnd w:id="373"/>
        <w:bookmarkEnd w:id="374"/>
        <w:bookmarkEnd w:id="375"/>
        <w:bookmarkEnd w:id="376"/>
        <w:bookmarkEnd w:id="377"/>
      </w:del>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91"/>
        <w:gridCol w:w="1825"/>
        <w:gridCol w:w="1719"/>
        <w:gridCol w:w="1473"/>
        <w:gridCol w:w="2070"/>
      </w:tblGrid>
      <w:tr w:rsidR="00902EB5" w:rsidRPr="002406F6" w:rsidDel="001F4614" w14:paraId="0DCE6983" w14:textId="77777777" w:rsidTr="00902EB5">
        <w:trPr>
          <w:trHeight w:val="20"/>
          <w:del w:id="378" w:author="ACER" w:date="2026-07-05T22:47:00Z"/>
        </w:trPr>
        <w:tc>
          <w:tcPr>
            <w:tcW w:w="2291" w:type="dxa"/>
            <w:vAlign w:val="center"/>
          </w:tcPr>
          <w:p w14:paraId="4746B7BD" w14:textId="77777777" w:rsidR="00902EB5" w:rsidRPr="002406F6" w:rsidDel="001F4614" w:rsidRDefault="00902EB5" w:rsidP="00902EB5">
            <w:pPr>
              <w:keepNext/>
              <w:keepLines/>
              <w:numPr>
                <w:ilvl w:val="1"/>
                <w:numId w:val="25"/>
              </w:numPr>
              <w:spacing w:before="120" w:after="120" w:line="312" w:lineRule="auto"/>
              <w:jc w:val="center"/>
              <w:rPr>
                <w:del w:id="379" w:author="ACER" w:date="2026-07-05T22:47:00Z"/>
                <w:b/>
                <w:bCs/>
                <w:sz w:val="26"/>
                <w:szCs w:val="26"/>
              </w:rPr>
            </w:pPr>
            <w:del w:id="380" w:author="ACER" w:date="2026-07-05T22:47:00Z">
              <w:r w:rsidRPr="002406F6" w:rsidDel="001F4614">
                <w:rPr>
                  <w:b/>
                  <w:bCs/>
                  <w:sz w:val="26"/>
                  <w:szCs w:val="26"/>
                </w:rPr>
                <w:delText>Nguồn</w:delText>
              </w:r>
              <w:bookmarkStart w:id="381" w:name="_Toc234189709"/>
              <w:bookmarkStart w:id="382" w:name="_Toc234189883"/>
              <w:bookmarkStart w:id="383" w:name="_Toc234253136"/>
              <w:bookmarkStart w:id="384" w:name="_Toc234272339"/>
              <w:bookmarkStart w:id="385" w:name="_Toc234274007"/>
              <w:bookmarkEnd w:id="381"/>
              <w:bookmarkEnd w:id="382"/>
              <w:bookmarkEnd w:id="383"/>
              <w:bookmarkEnd w:id="384"/>
              <w:bookmarkEnd w:id="385"/>
            </w:del>
          </w:p>
        </w:tc>
        <w:tc>
          <w:tcPr>
            <w:tcW w:w="1825" w:type="dxa"/>
            <w:vAlign w:val="center"/>
          </w:tcPr>
          <w:p w14:paraId="7F03A0AD" w14:textId="77777777" w:rsidR="00902EB5" w:rsidRPr="002406F6" w:rsidDel="001F4614" w:rsidRDefault="00902EB5" w:rsidP="00902EB5">
            <w:pPr>
              <w:keepNext/>
              <w:keepLines/>
              <w:numPr>
                <w:ilvl w:val="1"/>
                <w:numId w:val="25"/>
              </w:numPr>
              <w:spacing w:before="120" w:after="120" w:line="312" w:lineRule="auto"/>
              <w:jc w:val="center"/>
              <w:rPr>
                <w:del w:id="386" w:author="ACER" w:date="2026-07-05T22:47:00Z"/>
                <w:b/>
                <w:bCs/>
                <w:sz w:val="26"/>
                <w:szCs w:val="26"/>
              </w:rPr>
            </w:pPr>
            <w:del w:id="387" w:author="ACER" w:date="2026-07-05T22:47:00Z">
              <w:r w:rsidRPr="002406F6" w:rsidDel="001F4614">
                <w:rPr>
                  <w:b/>
                  <w:bCs/>
                  <w:sz w:val="26"/>
                  <w:szCs w:val="26"/>
                </w:rPr>
                <w:delText>Biến</w:delText>
              </w:r>
              <w:bookmarkStart w:id="388" w:name="_Toc234189710"/>
              <w:bookmarkStart w:id="389" w:name="_Toc234189884"/>
              <w:bookmarkStart w:id="390" w:name="_Toc234253137"/>
              <w:bookmarkStart w:id="391" w:name="_Toc234272340"/>
              <w:bookmarkStart w:id="392" w:name="_Toc234274008"/>
              <w:bookmarkEnd w:id="388"/>
              <w:bookmarkEnd w:id="389"/>
              <w:bookmarkEnd w:id="390"/>
              <w:bookmarkEnd w:id="391"/>
              <w:bookmarkEnd w:id="392"/>
            </w:del>
          </w:p>
        </w:tc>
        <w:tc>
          <w:tcPr>
            <w:tcW w:w="1719" w:type="dxa"/>
            <w:vAlign w:val="center"/>
          </w:tcPr>
          <w:p w14:paraId="493816F1" w14:textId="77777777" w:rsidR="00902EB5" w:rsidRPr="002406F6" w:rsidDel="001F4614" w:rsidRDefault="00902EB5" w:rsidP="00902EB5">
            <w:pPr>
              <w:keepNext/>
              <w:keepLines/>
              <w:numPr>
                <w:ilvl w:val="1"/>
                <w:numId w:val="25"/>
              </w:numPr>
              <w:spacing w:before="120" w:after="120" w:line="312" w:lineRule="auto"/>
              <w:jc w:val="center"/>
              <w:rPr>
                <w:del w:id="393" w:author="ACER" w:date="2026-07-05T22:47:00Z"/>
                <w:b/>
                <w:bCs/>
                <w:sz w:val="26"/>
                <w:szCs w:val="26"/>
              </w:rPr>
            </w:pPr>
            <w:del w:id="394" w:author="ACER" w:date="2026-07-05T22:47:00Z">
              <w:r w:rsidRPr="002406F6" w:rsidDel="001F4614">
                <w:rPr>
                  <w:b/>
                  <w:bCs/>
                  <w:sz w:val="26"/>
                  <w:szCs w:val="26"/>
                </w:rPr>
                <w:delText>Độ phân giải</w:delText>
              </w:r>
              <w:bookmarkStart w:id="395" w:name="_Toc234189711"/>
              <w:bookmarkStart w:id="396" w:name="_Toc234189885"/>
              <w:bookmarkStart w:id="397" w:name="_Toc234253138"/>
              <w:bookmarkStart w:id="398" w:name="_Toc234272341"/>
              <w:bookmarkStart w:id="399" w:name="_Toc234274009"/>
              <w:bookmarkEnd w:id="395"/>
              <w:bookmarkEnd w:id="396"/>
              <w:bookmarkEnd w:id="397"/>
              <w:bookmarkEnd w:id="398"/>
              <w:bookmarkEnd w:id="399"/>
            </w:del>
          </w:p>
        </w:tc>
        <w:tc>
          <w:tcPr>
            <w:tcW w:w="1401" w:type="dxa"/>
            <w:vAlign w:val="center"/>
          </w:tcPr>
          <w:p w14:paraId="07D4EC67" w14:textId="77777777" w:rsidR="00902EB5" w:rsidRPr="002406F6" w:rsidDel="001F4614" w:rsidRDefault="00902EB5" w:rsidP="00902EB5">
            <w:pPr>
              <w:keepNext/>
              <w:keepLines/>
              <w:numPr>
                <w:ilvl w:val="1"/>
                <w:numId w:val="25"/>
              </w:numPr>
              <w:spacing w:before="120" w:after="120" w:line="312" w:lineRule="auto"/>
              <w:jc w:val="center"/>
              <w:rPr>
                <w:del w:id="400" w:author="ACER" w:date="2026-07-05T22:47:00Z"/>
                <w:b/>
                <w:bCs/>
                <w:sz w:val="26"/>
                <w:szCs w:val="26"/>
              </w:rPr>
            </w:pPr>
            <w:del w:id="401" w:author="ACER" w:date="2026-07-05T22:47:00Z">
              <w:r w:rsidRPr="002406F6" w:rsidDel="001F4614">
                <w:rPr>
                  <w:b/>
                  <w:bCs/>
                  <w:sz w:val="26"/>
                  <w:szCs w:val="26"/>
                </w:rPr>
                <w:delText>Giai đoạn</w:delText>
              </w:r>
              <w:bookmarkStart w:id="402" w:name="_Toc234189712"/>
              <w:bookmarkStart w:id="403" w:name="_Toc234189886"/>
              <w:bookmarkStart w:id="404" w:name="_Toc234253139"/>
              <w:bookmarkStart w:id="405" w:name="_Toc234272342"/>
              <w:bookmarkStart w:id="406" w:name="_Toc234274010"/>
              <w:bookmarkEnd w:id="402"/>
              <w:bookmarkEnd w:id="403"/>
              <w:bookmarkEnd w:id="404"/>
              <w:bookmarkEnd w:id="405"/>
              <w:bookmarkEnd w:id="406"/>
            </w:del>
          </w:p>
        </w:tc>
        <w:tc>
          <w:tcPr>
            <w:tcW w:w="0" w:type="auto"/>
            <w:vAlign w:val="center"/>
          </w:tcPr>
          <w:p w14:paraId="0E7DDE86" w14:textId="77777777" w:rsidR="00902EB5" w:rsidRPr="002406F6" w:rsidDel="001F4614" w:rsidRDefault="00902EB5" w:rsidP="00902EB5">
            <w:pPr>
              <w:keepNext/>
              <w:keepLines/>
              <w:numPr>
                <w:ilvl w:val="1"/>
                <w:numId w:val="25"/>
              </w:numPr>
              <w:spacing w:before="120" w:after="120" w:line="312" w:lineRule="auto"/>
              <w:jc w:val="center"/>
              <w:rPr>
                <w:del w:id="407" w:author="ACER" w:date="2026-07-05T22:47:00Z"/>
                <w:b/>
                <w:bCs/>
                <w:sz w:val="26"/>
                <w:szCs w:val="26"/>
              </w:rPr>
            </w:pPr>
            <w:del w:id="408" w:author="ACER" w:date="2026-07-05T22:47:00Z">
              <w:r w:rsidRPr="002406F6" w:rsidDel="001F4614">
                <w:rPr>
                  <w:b/>
                  <w:bCs/>
                  <w:sz w:val="26"/>
                  <w:szCs w:val="26"/>
                </w:rPr>
                <w:delText>Vai trò</w:delText>
              </w:r>
              <w:bookmarkStart w:id="409" w:name="_Toc234189713"/>
              <w:bookmarkStart w:id="410" w:name="_Toc234189887"/>
              <w:bookmarkStart w:id="411" w:name="_Toc234253140"/>
              <w:bookmarkStart w:id="412" w:name="_Toc234272343"/>
              <w:bookmarkStart w:id="413" w:name="_Toc234274011"/>
              <w:bookmarkEnd w:id="409"/>
              <w:bookmarkEnd w:id="410"/>
              <w:bookmarkEnd w:id="411"/>
              <w:bookmarkEnd w:id="412"/>
              <w:bookmarkEnd w:id="413"/>
            </w:del>
          </w:p>
        </w:tc>
        <w:bookmarkStart w:id="414" w:name="_Toc234189714"/>
        <w:bookmarkStart w:id="415" w:name="_Toc234189888"/>
        <w:bookmarkStart w:id="416" w:name="_Toc234253141"/>
        <w:bookmarkStart w:id="417" w:name="_Toc234272344"/>
        <w:bookmarkStart w:id="418" w:name="_Toc234274012"/>
        <w:bookmarkEnd w:id="414"/>
        <w:bookmarkEnd w:id="415"/>
        <w:bookmarkEnd w:id="416"/>
        <w:bookmarkEnd w:id="417"/>
        <w:bookmarkEnd w:id="418"/>
      </w:tr>
      <w:tr w:rsidR="00902EB5" w:rsidRPr="002406F6" w:rsidDel="001F4614" w14:paraId="0A3DC094" w14:textId="77777777" w:rsidTr="00902EB5">
        <w:trPr>
          <w:trHeight w:val="20"/>
          <w:del w:id="419" w:author="ACER" w:date="2026-07-05T22:47:00Z"/>
        </w:trPr>
        <w:tc>
          <w:tcPr>
            <w:tcW w:w="2291" w:type="dxa"/>
            <w:vAlign w:val="center"/>
          </w:tcPr>
          <w:p w14:paraId="42B28E39" w14:textId="77777777" w:rsidR="00902EB5" w:rsidRPr="002406F6" w:rsidDel="001F4614" w:rsidRDefault="00902EB5" w:rsidP="00902EB5">
            <w:pPr>
              <w:keepNext/>
              <w:keepLines/>
              <w:numPr>
                <w:ilvl w:val="1"/>
                <w:numId w:val="25"/>
              </w:numPr>
              <w:spacing w:before="120" w:after="120" w:line="312" w:lineRule="auto"/>
              <w:jc w:val="center"/>
              <w:rPr>
                <w:del w:id="420" w:author="ACER" w:date="2026-07-05T22:47:00Z"/>
                <w:sz w:val="26"/>
                <w:szCs w:val="26"/>
              </w:rPr>
            </w:pPr>
            <w:del w:id="421" w:author="ACER" w:date="2026-07-05T22:47:00Z">
              <w:r w:rsidRPr="002406F6" w:rsidDel="001F4614">
                <w:rPr>
                  <w:sz w:val="26"/>
                  <w:szCs w:val="26"/>
                </w:rPr>
                <w:delText>HydroChart (API Dữ liệu Mở của Chính quyền Đà Nẵng)</w:delText>
              </w:r>
              <w:bookmarkStart w:id="422" w:name="_Toc234189715"/>
              <w:bookmarkStart w:id="423" w:name="_Toc234189889"/>
              <w:bookmarkStart w:id="424" w:name="_Toc234253142"/>
              <w:bookmarkStart w:id="425" w:name="_Toc234272345"/>
              <w:bookmarkStart w:id="426" w:name="_Toc234274013"/>
              <w:bookmarkEnd w:id="422"/>
              <w:bookmarkEnd w:id="423"/>
              <w:bookmarkEnd w:id="424"/>
              <w:bookmarkEnd w:id="425"/>
              <w:bookmarkEnd w:id="426"/>
            </w:del>
          </w:p>
        </w:tc>
        <w:tc>
          <w:tcPr>
            <w:tcW w:w="1825" w:type="dxa"/>
            <w:vAlign w:val="center"/>
          </w:tcPr>
          <w:p w14:paraId="5706ED0F" w14:textId="77777777" w:rsidR="00902EB5" w:rsidRPr="002406F6" w:rsidDel="001F4614" w:rsidRDefault="00902EB5" w:rsidP="00902EB5">
            <w:pPr>
              <w:keepNext/>
              <w:keepLines/>
              <w:numPr>
                <w:ilvl w:val="1"/>
                <w:numId w:val="25"/>
              </w:numPr>
              <w:spacing w:before="120" w:after="120" w:line="312" w:lineRule="auto"/>
              <w:jc w:val="center"/>
              <w:rPr>
                <w:del w:id="427" w:author="ACER" w:date="2026-07-05T22:47:00Z"/>
                <w:sz w:val="26"/>
                <w:szCs w:val="26"/>
              </w:rPr>
            </w:pPr>
            <w:del w:id="428" w:author="ACER" w:date="2026-07-05T22:47:00Z">
              <w:r w:rsidRPr="002406F6" w:rsidDel="001F4614">
                <w:rPr>
                  <w:sz w:val="26"/>
                  <w:szCs w:val="26"/>
                </w:rPr>
                <w:delText>Lưu lượng đến hồ Q(t)</w:delText>
              </w:r>
              <w:bookmarkStart w:id="429" w:name="_Toc234189716"/>
              <w:bookmarkStart w:id="430" w:name="_Toc234189890"/>
              <w:bookmarkStart w:id="431" w:name="_Toc234253143"/>
              <w:bookmarkStart w:id="432" w:name="_Toc234272346"/>
              <w:bookmarkStart w:id="433" w:name="_Toc234274014"/>
              <w:bookmarkEnd w:id="429"/>
              <w:bookmarkEnd w:id="430"/>
              <w:bookmarkEnd w:id="431"/>
              <w:bookmarkEnd w:id="432"/>
              <w:bookmarkEnd w:id="433"/>
            </w:del>
          </w:p>
        </w:tc>
        <w:tc>
          <w:tcPr>
            <w:tcW w:w="1719" w:type="dxa"/>
            <w:vAlign w:val="center"/>
          </w:tcPr>
          <w:p w14:paraId="3FC135CF" w14:textId="77777777" w:rsidR="00902EB5" w:rsidRPr="002406F6" w:rsidDel="001F4614" w:rsidRDefault="00902EB5" w:rsidP="00902EB5">
            <w:pPr>
              <w:keepNext/>
              <w:keepLines/>
              <w:numPr>
                <w:ilvl w:val="1"/>
                <w:numId w:val="25"/>
              </w:numPr>
              <w:spacing w:before="120" w:after="120" w:line="312" w:lineRule="auto"/>
              <w:jc w:val="center"/>
              <w:rPr>
                <w:del w:id="434" w:author="ACER" w:date="2026-07-05T22:47:00Z"/>
                <w:sz w:val="26"/>
                <w:szCs w:val="26"/>
              </w:rPr>
            </w:pPr>
            <w:del w:id="435" w:author="ACER" w:date="2026-07-05T22:47:00Z">
              <w:r w:rsidRPr="002406F6" w:rsidDel="001F4614">
                <w:rPr>
                  <w:sz w:val="26"/>
                  <w:szCs w:val="26"/>
                </w:rPr>
                <w:delText>hàng giờ, m³/s</w:delText>
              </w:r>
              <w:bookmarkStart w:id="436" w:name="_Toc234189717"/>
              <w:bookmarkStart w:id="437" w:name="_Toc234189891"/>
              <w:bookmarkStart w:id="438" w:name="_Toc234253144"/>
              <w:bookmarkStart w:id="439" w:name="_Toc234272347"/>
              <w:bookmarkStart w:id="440" w:name="_Toc234274015"/>
              <w:bookmarkEnd w:id="436"/>
              <w:bookmarkEnd w:id="437"/>
              <w:bookmarkEnd w:id="438"/>
              <w:bookmarkEnd w:id="439"/>
              <w:bookmarkEnd w:id="440"/>
            </w:del>
          </w:p>
        </w:tc>
        <w:tc>
          <w:tcPr>
            <w:tcW w:w="1401" w:type="dxa"/>
            <w:vAlign w:val="center"/>
          </w:tcPr>
          <w:p w14:paraId="723A2C79" w14:textId="77777777" w:rsidR="00902EB5" w:rsidRPr="002406F6" w:rsidDel="001F4614" w:rsidRDefault="00000000" w:rsidP="00902EB5">
            <w:pPr>
              <w:keepNext/>
              <w:keepLines/>
              <w:numPr>
                <w:ilvl w:val="1"/>
                <w:numId w:val="25"/>
              </w:numPr>
              <w:spacing w:before="120" w:after="120" w:line="312" w:lineRule="auto"/>
              <w:jc w:val="center"/>
              <w:rPr>
                <w:del w:id="441" w:author="ACER" w:date="2026-07-05T22:47:00Z"/>
                <w:sz w:val="26"/>
                <w:szCs w:val="26"/>
              </w:rPr>
            </w:pPr>
            <w:customXmlDelRangeStart w:id="442" w:author="ACER" w:date="2026-07-05T22:47:00Z"/>
            <w:sdt>
              <w:sdtPr>
                <w:rPr>
                  <w:sz w:val="26"/>
                  <w:szCs w:val="26"/>
                </w:rPr>
                <w:tag w:val="goog_rdk_1"/>
                <w:id w:val="531573715"/>
              </w:sdtPr>
              <w:sdtContent>
                <w:customXmlDelRangeEnd w:id="442"/>
                <w:del w:id="443" w:author="ACER" w:date="2026-07-05T22:47:00Z">
                  <w:r w:rsidR="00902EB5" w:rsidRPr="002406F6" w:rsidDel="001F4614">
                    <w:rPr>
                      <w:rFonts w:eastAsia="Cardo"/>
                      <w:sz w:val="26"/>
                      <w:szCs w:val="26"/>
                    </w:rPr>
                    <w:delText>01/01/2022 –31/12/2025</w:delText>
                  </w:r>
                </w:del>
                <w:customXmlDelRangeStart w:id="444" w:author="ACER" w:date="2026-07-05T22:47:00Z"/>
              </w:sdtContent>
            </w:sdt>
            <w:customXmlDelRangeEnd w:id="444"/>
            <w:bookmarkStart w:id="445" w:name="_Toc234189718"/>
            <w:bookmarkStart w:id="446" w:name="_Toc234189892"/>
            <w:bookmarkStart w:id="447" w:name="_Toc234253145"/>
            <w:bookmarkStart w:id="448" w:name="_Toc234272348"/>
            <w:bookmarkStart w:id="449" w:name="_Toc234274016"/>
            <w:bookmarkEnd w:id="445"/>
            <w:bookmarkEnd w:id="446"/>
            <w:bookmarkEnd w:id="447"/>
            <w:bookmarkEnd w:id="448"/>
            <w:bookmarkEnd w:id="449"/>
          </w:p>
        </w:tc>
        <w:tc>
          <w:tcPr>
            <w:tcW w:w="0" w:type="auto"/>
            <w:vAlign w:val="center"/>
          </w:tcPr>
          <w:p w14:paraId="3CC91BD6" w14:textId="77777777" w:rsidR="00902EB5" w:rsidRPr="002406F6" w:rsidDel="001F4614" w:rsidRDefault="00902EB5" w:rsidP="00902EB5">
            <w:pPr>
              <w:keepNext/>
              <w:keepLines/>
              <w:numPr>
                <w:ilvl w:val="1"/>
                <w:numId w:val="25"/>
              </w:numPr>
              <w:spacing w:before="120" w:after="120" w:line="312" w:lineRule="auto"/>
              <w:jc w:val="center"/>
              <w:rPr>
                <w:del w:id="450" w:author="ACER" w:date="2026-07-05T22:47:00Z"/>
                <w:sz w:val="26"/>
                <w:szCs w:val="26"/>
              </w:rPr>
            </w:pPr>
            <w:del w:id="451" w:author="ACER" w:date="2026-07-05T22:47:00Z">
              <w:r w:rsidRPr="002406F6" w:rsidDel="001F4614">
                <w:rPr>
                  <w:sz w:val="26"/>
                  <w:szCs w:val="26"/>
                </w:rPr>
                <w:delText>Mục tiêu dự báo</w:delText>
              </w:r>
              <w:bookmarkStart w:id="452" w:name="_Toc234189719"/>
              <w:bookmarkStart w:id="453" w:name="_Toc234189893"/>
              <w:bookmarkStart w:id="454" w:name="_Toc234253146"/>
              <w:bookmarkStart w:id="455" w:name="_Toc234272349"/>
              <w:bookmarkStart w:id="456" w:name="_Toc234274017"/>
              <w:bookmarkEnd w:id="452"/>
              <w:bookmarkEnd w:id="453"/>
              <w:bookmarkEnd w:id="454"/>
              <w:bookmarkEnd w:id="455"/>
              <w:bookmarkEnd w:id="456"/>
            </w:del>
          </w:p>
        </w:tc>
        <w:bookmarkStart w:id="457" w:name="_Toc234189720"/>
        <w:bookmarkStart w:id="458" w:name="_Toc234189894"/>
        <w:bookmarkStart w:id="459" w:name="_Toc234253147"/>
        <w:bookmarkStart w:id="460" w:name="_Toc234272350"/>
        <w:bookmarkStart w:id="461" w:name="_Toc234274018"/>
        <w:bookmarkEnd w:id="457"/>
        <w:bookmarkEnd w:id="458"/>
        <w:bookmarkEnd w:id="459"/>
        <w:bookmarkEnd w:id="460"/>
        <w:bookmarkEnd w:id="461"/>
      </w:tr>
      <w:tr w:rsidR="00902EB5" w:rsidRPr="002406F6" w:rsidDel="001F4614" w14:paraId="78A4AD6D" w14:textId="77777777" w:rsidTr="00902EB5">
        <w:trPr>
          <w:trHeight w:val="20"/>
          <w:del w:id="462" w:author="ACER" w:date="2026-07-05T22:47:00Z"/>
        </w:trPr>
        <w:tc>
          <w:tcPr>
            <w:tcW w:w="2291" w:type="dxa"/>
            <w:vAlign w:val="center"/>
          </w:tcPr>
          <w:p w14:paraId="7E11AD74" w14:textId="77777777" w:rsidR="00902EB5" w:rsidRPr="002406F6" w:rsidDel="001F4614" w:rsidRDefault="00902EB5" w:rsidP="00902EB5">
            <w:pPr>
              <w:keepNext/>
              <w:keepLines/>
              <w:numPr>
                <w:ilvl w:val="1"/>
                <w:numId w:val="25"/>
              </w:numPr>
              <w:spacing w:before="120" w:after="120" w:line="312" w:lineRule="auto"/>
              <w:jc w:val="center"/>
              <w:rPr>
                <w:del w:id="463" w:author="ACER" w:date="2026-07-05T22:47:00Z"/>
                <w:sz w:val="26"/>
                <w:szCs w:val="26"/>
              </w:rPr>
            </w:pPr>
            <w:del w:id="464" w:author="ACER" w:date="2026-07-05T22:47:00Z">
              <w:r w:rsidRPr="002406F6" w:rsidDel="001F4614">
                <w:rPr>
                  <w:sz w:val="26"/>
                  <w:szCs w:val="26"/>
                </w:rPr>
                <w:delText>Mạng lưới trạm đo mưa VNDMS / NCHMF</w:delText>
              </w:r>
              <w:bookmarkStart w:id="465" w:name="_Toc234189721"/>
              <w:bookmarkStart w:id="466" w:name="_Toc234189895"/>
              <w:bookmarkStart w:id="467" w:name="_Toc234253148"/>
              <w:bookmarkStart w:id="468" w:name="_Toc234272351"/>
              <w:bookmarkStart w:id="469" w:name="_Toc234274019"/>
              <w:bookmarkEnd w:id="465"/>
              <w:bookmarkEnd w:id="466"/>
              <w:bookmarkEnd w:id="467"/>
              <w:bookmarkEnd w:id="468"/>
              <w:bookmarkEnd w:id="469"/>
            </w:del>
          </w:p>
        </w:tc>
        <w:tc>
          <w:tcPr>
            <w:tcW w:w="1825" w:type="dxa"/>
            <w:vAlign w:val="center"/>
          </w:tcPr>
          <w:p w14:paraId="0738241E" w14:textId="77777777" w:rsidR="00902EB5" w:rsidRPr="002406F6" w:rsidDel="001F4614" w:rsidRDefault="00902EB5" w:rsidP="00902EB5">
            <w:pPr>
              <w:keepNext/>
              <w:keepLines/>
              <w:numPr>
                <w:ilvl w:val="1"/>
                <w:numId w:val="25"/>
              </w:numPr>
              <w:spacing w:before="120" w:after="120" w:line="312" w:lineRule="auto"/>
              <w:jc w:val="center"/>
              <w:rPr>
                <w:del w:id="470" w:author="ACER" w:date="2026-07-05T22:47:00Z"/>
                <w:sz w:val="26"/>
                <w:szCs w:val="26"/>
              </w:rPr>
            </w:pPr>
            <w:del w:id="471" w:author="ACER" w:date="2026-07-05T22:47:00Z">
              <w:r w:rsidRPr="002406F6" w:rsidDel="001F4614">
                <w:rPr>
                  <w:sz w:val="26"/>
                  <w:szCs w:val="26"/>
                </w:rPr>
                <w:delText>Lượng mưa</w:delText>
              </w:r>
              <w:bookmarkStart w:id="472" w:name="_Toc234189722"/>
              <w:bookmarkStart w:id="473" w:name="_Toc234189896"/>
              <w:bookmarkStart w:id="474" w:name="_Toc234253149"/>
              <w:bookmarkStart w:id="475" w:name="_Toc234272352"/>
              <w:bookmarkStart w:id="476" w:name="_Toc234274020"/>
              <w:bookmarkEnd w:id="472"/>
              <w:bookmarkEnd w:id="473"/>
              <w:bookmarkEnd w:id="474"/>
              <w:bookmarkEnd w:id="475"/>
              <w:bookmarkEnd w:id="476"/>
            </w:del>
          </w:p>
        </w:tc>
        <w:tc>
          <w:tcPr>
            <w:tcW w:w="1719" w:type="dxa"/>
            <w:vAlign w:val="center"/>
          </w:tcPr>
          <w:p w14:paraId="0FCE58CF" w14:textId="77777777" w:rsidR="00902EB5" w:rsidRPr="002406F6" w:rsidDel="001F4614" w:rsidRDefault="00902EB5" w:rsidP="00902EB5">
            <w:pPr>
              <w:keepNext/>
              <w:keepLines/>
              <w:numPr>
                <w:ilvl w:val="1"/>
                <w:numId w:val="25"/>
              </w:numPr>
              <w:spacing w:before="120" w:after="120" w:line="312" w:lineRule="auto"/>
              <w:jc w:val="center"/>
              <w:rPr>
                <w:del w:id="477" w:author="ACER" w:date="2026-07-05T22:47:00Z"/>
                <w:sz w:val="26"/>
                <w:szCs w:val="26"/>
              </w:rPr>
            </w:pPr>
            <w:del w:id="478" w:author="ACER" w:date="2026-07-05T22:47:00Z">
              <w:r w:rsidRPr="002406F6" w:rsidDel="001F4614">
                <w:rPr>
                  <w:sz w:val="26"/>
                  <w:szCs w:val="26"/>
                </w:rPr>
                <w:delText>hàng giờ, mm</w:delText>
              </w:r>
              <w:bookmarkStart w:id="479" w:name="_Toc234189723"/>
              <w:bookmarkStart w:id="480" w:name="_Toc234189897"/>
              <w:bookmarkStart w:id="481" w:name="_Toc234253150"/>
              <w:bookmarkStart w:id="482" w:name="_Toc234272353"/>
              <w:bookmarkStart w:id="483" w:name="_Toc234274021"/>
              <w:bookmarkEnd w:id="479"/>
              <w:bookmarkEnd w:id="480"/>
              <w:bookmarkEnd w:id="481"/>
              <w:bookmarkEnd w:id="482"/>
              <w:bookmarkEnd w:id="483"/>
            </w:del>
          </w:p>
        </w:tc>
        <w:tc>
          <w:tcPr>
            <w:tcW w:w="1401" w:type="dxa"/>
            <w:vAlign w:val="center"/>
          </w:tcPr>
          <w:p w14:paraId="7A31C2BB" w14:textId="77777777" w:rsidR="00902EB5" w:rsidRPr="002406F6" w:rsidDel="001F4614" w:rsidRDefault="00902EB5" w:rsidP="00902EB5">
            <w:pPr>
              <w:keepNext/>
              <w:keepLines/>
              <w:numPr>
                <w:ilvl w:val="1"/>
                <w:numId w:val="25"/>
              </w:numPr>
              <w:spacing w:before="120" w:after="120" w:line="312" w:lineRule="auto"/>
              <w:jc w:val="center"/>
              <w:rPr>
                <w:del w:id="484" w:author="ACER" w:date="2026-07-05T22:47:00Z"/>
                <w:sz w:val="26"/>
                <w:szCs w:val="26"/>
              </w:rPr>
            </w:pPr>
            <w:del w:id="485" w:author="ACER" w:date="2026-07-05T22:47:00Z">
              <w:r w:rsidRPr="002406F6" w:rsidDel="001F4614">
                <w:rPr>
                  <w:sz w:val="26"/>
                  <w:szCs w:val="26"/>
                </w:rPr>
                <w:delText>2022–2025</w:delText>
              </w:r>
              <w:bookmarkStart w:id="486" w:name="_Toc234189724"/>
              <w:bookmarkStart w:id="487" w:name="_Toc234189898"/>
              <w:bookmarkStart w:id="488" w:name="_Toc234253151"/>
              <w:bookmarkStart w:id="489" w:name="_Toc234272354"/>
              <w:bookmarkStart w:id="490" w:name="_Toc234274022"/>
              <w:bookmarkEnd w:id="486"/>
              <w:bookmarkEnd w:id="487"/>
              <w:bookmarkEnd w:id="488"/>
              <w:bookmarkEnd w:id="489"/>
              <w:bookmarkEnd w:id="490"/>
            </w:del>
          </w:p>
        </w:tc>
        <w:tc>
          <w:tcPr>
            <w:tcW w:w="0" w:type="auto"/>
            <w:vAlign w:val="center"/>
          </w:tcPr>
          <w:p w14:paraId="62086F5A" w14:textId="77777777" w:rsidR="00902EB5" w:rsidRPr="002406F6" w:rsidDel="001F4614" w:rsidRDefault="00902EB5" w:rsidP="00902EB5">
            <w:pPr>
              <w:keepNext/>
              <w:keepLines/>
              <w:numPr>
                <w:ilvl w:val="1"/>
                <w:numId w:val="25"/>
              </w:numPr>
              <w:spacing w:before="120" w:after="120" w:line="312" w:lineRule="auto"/>
              <w:jc w:val="center"/>
              <w:rPr>
                <w:del w:id="491" w:author="ACER" w:date="2026-07-05T22:47:00Z"/>
                <w:sz w:val="26"/>
                <w:szCs w:val="26"/>
              </w:rPr>
            </w:pPr>
            <w:del w:id="492" w:author="ACER" w:date="2026-07-05T22:47:00Z">
              <w:r w:rsidRPr="002406F6" w:rsidDel="001F4614">
                <w:rPr>
                  <w:sz w:val="26"/>
                  <w:szCs w:val="26"/>
                </w:rPr>
                <w:delText>Ngoại sinh (chính)</w:delText>
              </w:r>
              <w:bookmarkStart w:id="493" w:name="_Toc234189725"/>
              <w:bookmarkStart w:id="494" w:name="_Toc234189899"/>
              <w:bookmarkStart w:id="495" w:name="_Toc234253152"/>
              <w:bookmarkStart w:id="496" w:name="_Toc234272355"/>
              <w:bookmarkStart w:id="497" w:name="_Toc234274023"/>
              <w:bookmarkEnd w:id="493"/>
              <w:bookmarkEnd w:id="494"/>
              <w:bookmarkEnd w:id="495"/>
              <w:bookmarkEnd w:id="496"/>
              <w:bookmarkEnd w:id="497"/>
            </w:del>
          </w:p>
        </w:tc>
        <w:bookmarkStart w:id="498" w:name="_Toc234189726"/>
        <w:bookmarkStart w:id="499" w:name="_Toc234189900"/>
        <w:bookmarkStart w:id="500" w:name="_Toc234253153"/>
        <w:bookmarkStart w:id="501" w:name="_Toc234272356"/>
        <w:bookmarkStart w:id="502" w:name="_Toc234274024"/>
        <w:bookmarkEnd w:id="498"/>
        <w:bookmarkEnd w:id="499"/>
        <w:bookmarkEnd w:id="500"/>
        <w:bookmarkEnd w:id="501"/>
        <w:bookmarkEnd w:id="502"/>
      </w:tr>
      <w:tr w:rsidR="00902EB5" w:rsidRPr="002406F6" w:rsidDel="001F4614" w14:paraId="0B4C9D66" w14:textId="77777777" w:rsidTr="00902EB5">
        <w:trPr>
          <w:trHeight w:val="419"/>
          <w:del w:id="503" w:author="ACER" w:date="2026-07-05T22:47:00Z"/>
        </w:trPr>
        <w:tc>
          <w:tcPr>
            <w:tcW w:w="2291" w:type="dxa"/>
            <w:vAlign w:val="center"/>
          </w:tcPr>
          <w:p w14:paraId="609E37B7" w14:textId="77777777" w:rsidR="00902EB5" w:rsidRPr="002406F6" w:rsidDel="001F4614" w:rsidRDefault="00902EB5" w:rsidP="00902EB5">
            <w:pPr>
              <w:keepNext/>
              <w:keepLines/>
              <w:numPr>
                <w:ilvl w:val="1"/>
                <w:numId w:val="25"/>
              </w:numPr>
              <w:spacing w:before="120" w:after="120" w:line="312" w:lineRule="auto"/>
              <w:jc w:val="center"/>
              <w:rPr>
                <w:del w:id="504" w:author="ACER" w:date="2026-07-05T22:47:00Z"/>
                <w:sz w:val="26"/>
                <w:szCs w:val="26"/>
              </w:rPr>
            </w:pPr>
            <w:del w:id="505" w:author="ACER" w:date="2026-07-05T22:47:00Z">
              <w:r w:rsidRPr="002406F6" w:rsidDel="001F4614">
                <w:rPr>
                  <w:sz w:val="26"/>
                  <w:szCs w:val="26"/>
                </w:rPr>
                <w:delText>Dữ liệu tái phân tích ERA5 của OpenMeteo</w:delText>
              </w:r>
              <w:bookmarkStart w:id="506" w:name="_Toc234189727"/>
              <w:bookmarkStart w:id="507" w:name="_Toc234189901"/>
              <w:bookmarkStart w:id="508" w:name="_Toc234253154"/>
              <w:bookmarkStart w:id="509" w:name="_Toc234272357"/>
              <w:bookmarkStart w:id="510" w:name="_Toc234274025"/>
              <w:bookmarkEnd w:id="506"/>
              <w:bookmarkEnd w:id="507"/>
              <w:bookmarkEnd w:id="508"/>
              <w:bookmarkEnd w:id="509"/>
              <w:bookmarkEnd w:id="510"/>
            </w:del>
          </w:p>
        </w:tc>
        <w:tc>
          <w:tcPr>
            <w:tcW w:w="1825" w:type="dxa"/>
            <w:vAlign w:val="center"/>
          </w:tcPr>
          <w:p w14:paraId="30CC50E8" w14:textId="77777777" w:rsidR="00902EB5" w:rsidRPr="002406F6" w:rsidDel="001F4614" w:rsidRDefault="00902EB5" w:rsidP="00902EB5">
            <w:pPr>
              <w:keepNext/>
              <w:keepLines/>
              <w:numPr>
                <w:ilvl w:val="1"/>
                <w:numId w:val="25"/>
              </w:numPr>
              <w:spacing w:before="120" w:after="120" w:line="312" w:lineRule="auto"/>
              <w:jc w:val="center"/>
              <w:rPr>
                <w:del w:id="511" w:author="ACER" w:date="2026-07-05T22:47:00Z"/>
                <w:sz w:val="26"/>
                <w:szCs w:val="26"/>
              </w:rPr>
            </w:pPr>
            <w:del w:id="512" w:author="ACER" w:date="2026-07-05T22:47:00Z">
              <w:r w:rsidRPr="002406F6" w:rsidDel="001F4614">
                <w:rPr>
                  <w:sz w:val="26"/>
                  <w:szCs w:val="26"/>
                </w:rPr>
                <w:delText>Lượng mưa dạng lưới</w:delText>
              </w:r>
              <w:bookmarkStart w:id="513" w:name="_Toc234189728"/>
              <w:bookmarkStart w:id="514" w:name="_Toc234189902"/>
              <w:bookmarkStart w:id="515" w:name="_Toc234253155"/>
              <w:bookmarkStart w:id="516" w:name="_Toc234272358"/>
              <w:bookmarkStart w:id="517" w:name="_Toc234274026"/>
              <w:bookmarkEnd w:id="513"/>
              <w:bookmarkEnd w:id="514"/>
              <w:bookmarkEnd w:id="515"/>
              <w:bookmarkEnd w:id="516"/>
              <w:bookmarkEnd w:id="517"/>
            </w:del>
          </w:p>
        </w:tc>
        <w:tc>
          <w:tcPr>
            <w:tcW w:w="1719" w:type="dxa"/>
            <w:vAlign w:val="center"/>
          </w:tcPr>
          <w:p w14:paraId="29489D90" w14:textId="77777777" w:rsidR="00902EB5" w:rsidRPr="002406F6" w:rsidDel="001F4614" w:rsidRDefault="00902EB5" w:rsidP="00902EB5">
            <w:pPr>
              <w:keepNext/>
              <w:keepLines/>
              <w:numPr>
                <w:ilvl w:val="1"/>
                <w:numId w:val="25"/>
              </w:numPr>
              <w:spacing w:before="120" w:after="120" w:line="312" w:lineRule="auto"/>
              <w:jc w:val="center"/>
              <w:rPr>
                <w:del w:id="518" w:author="ACER" w:date="2026-07-05T22:47:00Z"/>
                <w:sz w:val="26"/>
                <w:szCs w:val="26"/>
              </w:rPr>
            </w:pPr>
            <w:del w:id="519" w:author="ACER" w:date="2026-07-05T22:47:00Z">
              <w:r w:rsidRPr="002406F6" w:rsidDel="001F4614">
                <w:rPr>
                  <w:sz w:val="26"/>
                  <w:szCs w:val="26"/>
                </w:rPr>
                <w:delText>hàng giờ, 0.1°</w:delText>
              </w:r>
              <w:bookmarkStart w:id="520" w:name="_Toc234189729"/>
              <w:bookmarkStart w:id="521" w:name="_Toc234189903"/>
              <w:bookmarkStart w:id="522" w:name="_Toc234253156"/>
              <w:bookmarkStart w:id="523" w:name="_Toc234272359"/>
              <w:bookmarkStart w:id="524" w:name="_Toc234274027"/>
              <w:bookmarkEnd w:id="520"/>
              <w:bookmarkEnd w:id="521"/>
              <w:bookmarkEnd w:id="522"/>
              <w:bookmarkEnd w:id="523"/>
              <w:bookmarkEnd w:id="524"/>
            </w:del>
          </w:p>
        </w:tc>
        <w:tc>
          <w:tcPr>
            <w:tcW w:w="1401" w:type="dxa"/>
            <w:vAlign w:val="center"/>
          </w:tcPr>
          <w:p w14:paraId="61D16983" w14:textId="77777777" w:rsidR="00902EB5" w:rsidRPr="002406F6" w:rsidDel="001F4614" w:rsidRDefault="00902EB5" w:rsidP="00902EB5">
            <w:pPr>
              <w:keepNext/>
              <w:keepLines/>
              <w:numPr>
                <w:ilvl w:val="1"/>
                <w:numId w:val="25"/>
              </w:numPr>
              <w:spacing w:before="120" w:after="120" w:line="312" w:lineRule="auto"/>
              <w:jc w:val="center"/>
              <w:rPr>
                <w:del w:id="525" w:author="ACER" w:date="2026-07-05T22:47:00Z"/>
                <w:sz w:val="26"/>
                <w:szCs w:val="26"/>
              </w:rPr>
            </w:pPr>
            <w:del w:id="526" w:author="ACER" w:date="2026-07-05T22:47:00Z">
              <w:r w:rsidRPr="002406F6" w:rsidDel="001F4614">
                <w:rPr>
                  <w:sz w:val="26"/>
                  <w:szCs w:val="26"/>
                </w:rPr>
                <w:delText>2022–2025</w:delText>
              </w:r>
              <w:bookmarkStart w:id="527" w:name="_Toc234189730"/>
              <w:bookmarkStart w:id="528" w:name="_Toc234189904"/>
              <w:bookmarkStart w:id="529" w:name="_Toc234253157"/>
              <w:bookmarkStart w:id="530" w:name="_Toc234272360"/>
              <w:bookmarkStart w:id="531" w:name="_Toc234274028"/>
              <w:bookmarkEnd w:id="527"/>
              <w:bookmarkEnd w:id="528"/>
              <w:bookmarkEnd w:id="529"/>
              <w:bookmarkEnd w:id="530"/>
              <w:bookmarkEnd w:id="531"/>
            </w:del>
          </w:p>
        </w:tc>
        <w:tc>
          <w:tcPr>
            <w:tcW w:w="0" w:type="auto"/>
            <w:vAlign w:val="center"/>
          </w:tcPr>
          <w:p w14:paraId="39C9BC61" w14:textId="77777777" w:rsidR="00902EB5" w:rsidRPr="002406F6" w:rsidDel="001F4614" w:rsidRDefault="00902EB5" w:rsidP="00902EB5">
            <w:pPr>
              <w:keepNext/>
              <w:keepLines/>
              <w:numPr>
                <w:ilvl w:val="1"/>
                <w:numId w:val="25"/>
              </w:numPr>
              <w:spacing w:before="120" w:after="120" w:line="312" w:lineRule="auto"/>
              <w:jc w:val="center"/>
              <w:rPr>
                <w:del w:id="532" w:author="ACER" w:date="2026-07-05T22:47:00Z"/>
                <w:sz w:val="26"/>
                <w:szCs w:val="26"/>
              </w:rPr>
            </w:pPr>
            <w:del w:id="533" w:author="ACER" w:date="2026-07-05T22:47:00Z">
              <w:r w:rsidRPr="002406F6" w:rsidDel="001F4614">
                <w:rPr>
                  <w:sz w:val="26"/>
                  <w:szCs w:val="26"/>
                </w:rPr>
                <w:delText>Ngoại sinh (điền khuyết / dự báo trước)</w:delText>
              </w:r>
              <w:bookmarkStart w:id="534" w:name="_Toc234189731"/>
              <w:bookmarkStart w:id="535" w:name="_Toc234189905"/>
              <w:bookmarkStart w:id="536" w:name="_Toc234253158"/>
              <w:bookmarkStart w:id="537" w:name="_Toc234272361"/>
              <w:bookmarkStart w:id="538" w:name="_Toc234274029"/>
              <w:bookmarkEnd w:id="534"/>
              <w:bookmarkEnd w:id="535"/>
              <w:bookmarkEnd w:id="536"/>
              <w:bookmarkEnd w:id="537"/>
              <w:bookmarkEnd w:id="538"/>
            </w:del>
          </w:p>
        </w:tc>
        <w:bookmarkStart w:id="539" w:name="_Toc234189732"/>
        <w:bookmarkStart w:id="540" w:name="_Toc234189906"/>
        <w:bookmarkStart w:id="541" w:name="_Toc234253159"/>
        <w:bookmarkStart w:id="542" w:name="_Toc234272362"/>
        <w:bookmarkStart w:id="543" w:name="_Toc234274030"/>
        <w:bookmarkEnd w:id="539"/>
        <w:bookmarkEnd w:id="540"/>
        <w:bookmarkEnd w:id="541"/>
        <w:bookmarkEnd w:id="542"/>
        <w:bookmarkEnd w:id="543"/>
      </w:tr>
      <w:tr w:rsidR="00902EB5" w:rsidRPr="002406F6" w:rsidDel="001F4614" w14:paraId="02D33CC0" w14:textId="77777777" w:rsidTr="00902EB5">
        <w:trPr>
          <w:trHeight w:val="20"/>
          <w:del w:id="544" w:author="ACER" w:date="2026-07-05T22:47:00Z"/>
        </w:trPr>
        <w:tc>
          <w:tcPr>
            <w:tcW w:w="2291" w:type="dxa"/>
            <w:vAlign w:val="center"/>
          </w:tcPr>
          <w:p w14:paraId="153F0276" w14:textId="77777777" w:rsidR="00902EB5" w:rsidRPr="002406F6" w:rsidDel="001F4614" w:rsidRDefault="00902EB5" w:rsidP="00902EB5">
            <w:pPr>
              <w:keepNext/>
              <w:keepLines/>
              <w:numPr>
                <w:ilvl w:val="1"/>
                <w:numId w:val="25"/>
              </w:numPr>
              <w:spacing w:before="120" w:after="120" w:line="312" w:lineRule="auto"/>
              <w:jc w:val="center"/>
              <w:rPr>
                <w:del w:id="545" w:author="ACER" w:date="2026-07-05T22:47:00Z"/>
                <w:sz w:val="26"/>
                <w:szCs w:val="26"/>
              </w:rPr>
            </w:pPr>
            <w:del w:id="546" w:author="ACER" w:date="2026-07-05T22:47:00Z">
              <w:r w:rsidRPr="002406F6" w:rsidDel="001F4614">
                <w:rPr>
                  <w:sz w:val="26"/>
                  <w:szCs w:val="26"/>
                </w:rPr>
                <w:delText>File shape GADM Việt Nam</w:delText>
              </w:r>
              <w:bookmarkStart w:id="547" w:name="_Toc234189733"/>
              <w:bookmarkStart w:id="548" w:name="_Toc234189907"/>
              <w:bookmarkStart w:id="549" w:name="_Toc234253160"/>
              <w:bookmarkStart w:id="550" w:name="_Toc234272363"/>
              <w:bookmarkStart w:id="551" w:name="_Toc234274031"/>
              <w:bookmarkEnd w:id="547"/>
              <w:bookmarkEnd w:id="548"/>
              <w:bookmarkEnd w:id="549"/>
              <w:bookmarkEnd w:id="550"/>
              <w:bookmarkEnd w:id="551"/>
            </w:del>
          </w:p>
        </w:tc>
        <w:tc>
          <w:tcPr>
            <w:tcW w:w="1825" w:type="dxa"/>
            <w:vAlign w:val="center"/>
          </w:tcPr>
          <w:p w14:paraId="2D4E2962" w14:textId="77777777" w:rsidR="00902EB5" w:rsidRPr="002406F6" w:rsidDel="001F4614" w:rsidRDefault="00902EB5" w:rsidP="00902EB5">
            <w:pPr>
              <w:keepNext/>
              <w:keepLines/>
              <w:numPr>
                <w:ilvl w:val="1"/>
                <w:numId w:val="25"/>
              </w:numPr>
              <w:spacing w:before="120" w:after="120" w:line="312" w:lineRule="auto"/>
              <w:jc w:val="center"/>
              <w:rPr>
                <w:del w:id="552" w:author="ACER" w:date="2026-07-05T22:47:00Z"/>
                <w:sz w:val="26"/>
                <w:szCs w:val="26"/>
              </w:rPr>
            </w:pPr>
            <w:del w:id="553" w:author="ACER" w:date="2026-07-05T22:47:00Z">
              <w:r w:rsidRPr="002406F6" w:rsidDel="001F4614">
                <w:rPr>
                  <w:sz w:val="26"/>
                  <w:szCs w:val="26"/>
                </w:rPr>
                <w:delText>Phân định lưu vực</w:delText>
              </w:r>
              <w:bookmarkStart w:id="554" w:name="_Toc234189734"/>
              <w:bookmarkStart w:id="555" w:name="_Toc234189908"/>
              <w:bookmarkStart w:id="556" w:name="_Toc234253161"/>
              <w:bookmarkStart w:id="557" w:name="_Toc234272364"/>
              <w:bookmarkStart w:id="558" w:name="_Toc234274032"/>
              <w:bookmarkEnd w:id="554"/>
              <w:bookmarkEnd w:id="555"/>
              <w:bookmarkEnd w:id="556"/>
              <w:bookmarkEnd w:id="557"/>
              <w:bookmarkEnd w:id="558"/>
            </w:del>
          </w:p>
        </w:tc>
        <w:tc>
          <w:tcPr>
            <w:tcW w:w="1719" w:type="dxa"/>
            <w:vAlign w:val="center"/>
          </w:tcPr>
          <w:p w14:paraId="2A965724" w14:textId="77777777" w:rsidR="00902EB5" w:rsidRPr="002406F6" w:rsidDel="001F4614" w:rsidRDefault="00902EB5" w:rsidP="00902EB5">
            <w:pPr>
              <w:keepNext/>
              <w:keepLines/>
              <w:numPr>
                <w:ilvl w:val="1"/>
                <w:numId w:val="25"/>
              </w:numPr>
              <w:spacing w:before="120" w:after="120" w:line="312" w:lineRule="auto"/>
              <w:jc w:val="center"/>
              <w:rPr>
                <w:del w:id="559" w:author="ACER" w:date="2026-07-05T22:47:00Z"/>
                <w:sz w:val="26"/>
                <w:szCs w:val="26"/>
              </w:rPr>
            </w:pPr>
            <w:del w:id="560" w:author="ACER" w:date="2026-07-05T22:47:00Z">
              <w:r w:rsidRPr="002406F6" w:rsidDel="001F4614">
                <w:rPr>
                  <w:sz w:val="26"/>
                  <w:szCs w:val="26"/>
                </w:rPr>
                <w:delText>–</w:delText>
              </w:r>
              <w:bookmarkStart w:id="561" w:name="_Toc234189735"/>
              <w:bookmarkStart w:id="562" w:name="_Toc234189909"/>
              <w:bookmarkStart w:id="563" w:name="_Toc234253162"/>
              <w:bookmarkStart w:id="564" w:name="_Toc234272365"/>
              <w:bookmarkStart w:id="565" w:name="_Toc234274033"/>
              <w:bookmarkEnd w:id="561"/>
              <w:bookmarkEnd w:id="562"/>
              <w:bookmarkEnd w:id="563"/>
              <w:bookmarkEnd w:id="564"/>
              <w:bookmarkEnd w:id="565"/>
            </w:del>
          </w:p>
        </w:tc>
        <w:tc>
          <w:tcPr>
            <w:tcW w:w="1401" w:type="dxa"/>
            <w:vAlign w:val="center"/>
          </w:tcPr>
          <w:p w14:paraId="6499BEF1" w14:textId="77777777" w:rsidR="00902EB5" w:rsidRPr="002406F6" w:rsidDel="001F4614" w:rsidRDefault="00902EB5" w:rsidP="00902EB5">
            <w:pPr>
              <w:keepNext/>
              <w:keepLines/>
              <w:numPr>
                <w:ilvl w:val="1"/>
                <w:numId w:val="25"/>
              </w:numPr>
              <w:spacing w:before="120" w:after="120" w:line="312" w:lineRule="auto"/>
              <w:jc w:val="center"/>
              <w:rPr>
                <w:del w:id="566" w:author="ACER" w:date="2026-07-05T22:47:00Z"/>
                <w:sz w:val="26"/>
                <w:szCs w:val="26"/>
              </w:rPr>
            </w:pPr>
            <w:del w:id="567" w:author="ACER" w:date="2026-07-05T22:47:00Z">
              <w:r w:rsidRPr="002406F6" w:rsidDel="001F4614">
                <w:rPr>
                  <w:sz w:val="26"/>
                  <w:szCs w:val="26"/>
                </w:rPr>
                <w:delText>–</w:delText>
              </w:r>
              <w:bookmarkStart w:id="568" w:name="_Toc234189736"/>
              <w:bookmarkStart w:id="569" w:name="_Toc234189910"/>
              <w:bookmarkStart w:id="570" w:name="_Toc234253163"/>
              <w:bookmarkStart w:id="571" w:name="_Toc234272366"/>
              <w:bookmarkStart w:id="572" w:name="_Toc234274034"/>
              <w:bookmarkEnd w:id="568"/>
              <w:bookmarkEnd w:id="569"/>
              <w:bookmarkEnd w:id="570"/>
              <w:bookmarkEnd w:id="571"/>
              <w:bookmarkEnd w:id="572"/>
            </w:del>
          </w:p>
        </w:tc>
        <w:tc>
          <w:tcPr>
            <w:tcW w:w="0" w:type="auto"/>
            <w:vAlign w:val="center"/>
          </w:tcPr>
          <w:p w14:paraId="793F0C99" w14:textId="77777777" w:rsidR="00902EB5" w:rsidRPr="002406F6" w:rsidDel="001F4614" w:rsidRDefault="00902EB5" w:rsidP="00902EB5">
            <w:pPr>
              <w:keepNext/>
              <w:keepLines/>
              <w:numPr>
                <w:ilvl w:val="1"/>
                <w:numId w:val="25"/>
              </w:numPr>
              <w:spacing w:before="120" w:after="120" w:line="312" w:lineRule="auto"/>
              <w:jc w:val="center"/>
              <w:rPr>
                <w:del w:id="573" w:author="ACER" w:date="2026-07-05T22:47:00Z"/>
                <w:sz w:val="26"/>
                <w:szCs w:val="26"/>
              </w:rPr>
            </w:pPr>
            <w:del w:id="574" w:author="ACER" w:date="2026-07-05T22:47:00Z">
              <w:r w:rsidRPr="002406F6" w:rsidDel="001F4614">
                <w:rPr>
                  <w:sz w:val="26"/>
                  <w:szCs w:val="26"/>
                </w:rPr>
                <w:delText>Tính trọng số không gian</w:delText>
              </w:r>
              <w:bookmarkStart w:id="575" w:name="_Toc234189737"/>
              <w:bookmarkStart w:id="576" w:name="_Toc234189911"/>
              <w:bookmarkStart w:id="577" w:name="_Toc234253164"/>
              <w:bookmarkStart w:id="578" w:name="_Toc234272367"/>
              <w:bookmarkStart w:id="579" w:name="_Toc234274035"/>
              <w:bookmarkEnd w:id="575"/>
              <w:bookmarkEnd w:id="576"/>
              <w:bookmarkEnd w:id="577"/>
              <w:bookmarkEnd w:id="578"/>
              <w:bookmarkEnd w:id="579"/>
            </w:del>
          </w:p>
        </w:tc>
        <w:bookmarkStart w:id="580" w:name="_Toc234189738"/>
        <w:bookmarkStart w:id="581" w:name="_Toc234189912"/>
        <w:bookmarkStart w:id="582" w:name="_Toc234253165"/>
        <w:bookmarkStart w:id="583" w:name="_Toc234272368"/>
        <w:bookmarkStart w:id="584" w:name="_Toc234274036"/>
        <w:bookmarkEnd w:id="580"/>
        <w:bookmarkEnd w:id="581"/>
        <w:bookmarkEnd w:id="582"/>
        <w:bookmarkEnd w:id="583"/>
        <w:bookmarkEnd w:id="584"/>
      </w:tr>
    </w:tbl>
    <w:p w14:paraId="7CCE4C44" w14:textId="77777777" w:rsidR="00902EB5" w:rsidRPr="002406F6" w:rsidDel="001F4614" w:rsidRDefault="00902EB5">
      <w:pPr>
        <w:keepNext/>
        <w:keepLines/>
        <w:numPr>
          <w:ilvl w:val="1"/>
          <w:numId w:val="25"/>
        </w:numPr>
        <w:spacing w:before="120" w:after="120" w:line="312" w:lineRule="auto"/>
        <w:rPr>
          <w:del w:id="585" w:author="ACER" w:date="2026-07-05T22:47:00Z"/>
          <w:sz w:val="26"/>
          <w:szCs w:val="26"/>
        </w:rPr>
        <w:pPrChange w:id="586" w:author="ACER" w:date="2026-07-05T22:48:00Z">
          <w:pPr/>
        </w:pPrChange>
      </w:pPr>
      <w:del w:id="587" w:author="ACER" w:date="2026-07-05T22:47:00Z">
        <w:r w:rsidRPr="002406F6" w:rsidDel="001F4614">
          <w:rPr>
            <w:sz w:val="26"/>
            <w:szCs w:val="26"/>
          </w:rPr>
          <w:delText>Sau khi kiểm soát chất lượng (cắt bỏ Q &lt; 0, điền khuyết tuyến tính cho các khoảng trống ≤ 6 giờ, loại bỏ nhiễu tín hiệu đo xa), tập dữ liệu làm việc chứa khoảng 19.400 bản ghi hàng giờ hợp lệ, được phân chia theo trình tự thời gian thành Huấn luyện (60%) / Xác thực (20%) / Kiểm tra (20%). Việc phân chia theo trình tự thời gian thay vì ngẫu nhiên ngăn chặn sự rò rỉ các đỉnh lũ tương lai vào quá trình huấn luyện - nguyên nhân phổ biến nhất dẫn đến việc đánh giá quá cao kỹ năng dự báo trong các nghiên cứu học máy thủy văn.</w:delText>
        </w:r>
        <w:bookmarkStart w:id="588" w:name="_Toc234189739"/>
        <w:bookmarkStart w:id="589" w:name="_Toc234189913"/>
        <w:bookmarkStart w:id="590" w:name="_Toc234253166"/>
        <w:bookmarkStart w:id="591" w:name="_Toc234272369"/>
        <w:bookmarkStart w:id="592" w:name="_Toc234274037"/>
        <w:bookmarkEnd w:id="588"/>
        <w:bookmarkEnd w:id="589"/>
        <w:bookmarkEnd w:id="590"/>
        <w:bookmarkEnd w:id="591"/>
        <w:bookmarkEnd w:id="592"/>
      </w:del>
    </w:p>
    <w:p w14:paraId="1150C797" w14:textId="77777777" w:rsidR="00902EB5" w:rsidRPr="002406F6" w:rsidDel="001F4614" w:rsidRDefault="00902EB5">
      <w:pPr>
        <w:keepNext/>
        <w:keepLines/>
        <w:numPr>
          <w:ilvl w:val="1"/>
          <w:numId w:val="25"/>
        </w:numPr>
        <w:spacing w:before="120" w:after="120" w:line="312" w:lineRule="auto"/>
        <w:rPr>
          <w:del w:id="593" w:author="ACER" w:date="2026-07-05T22:47:00Z"/>
          <w:sz w:val="26"/>
          <w:szCs w:val="26"/>
        </w:rPr>
        <w:pPrChange w:id="594" w:author="ACER" w:date="2026-07-05T22:48:00Z">
          <w:pPr/>
        </w:pPrChange>
      </w:pPr>
      <w:del w:id="595" w:author="ACER" w:date="2026-07-05T22:47:00Z">
        <w:r w:rsidRPr="002406F6" w:rsidDel="001F4614">
          <w:rPr>
            <w:sz w:val="26"/>
            <w:szCs w:val="26"/>
          </w:rPr>
          <w:delText>Lượng mưa điểm được phân bổ theo không gian bằng trọng số đa giác Thiessen (đối với mô hình so sánh) và nội suy IDW (trong hệ thống vận hành) để chuyển các chuỗi điểm thành một chuỗi lượng mưa trung bình toàn lưu vực R(t). Bốn khung thời gian mưa tích lũy không chồng chéo được tạo làm đặc trưng ngoại sinh: R₀ (0–1 giờ), R₁ (1–6 giờ), R₂ (6–12 giờ), R₃ (12–24 giờ). Dạng không chồng chéo giúp tránh hiện tượng đa cộng tuyến sinh ra khi dùng tổng cuộn và cung cấp cho cả hai mô hình sự phân tách rõ giữa tín hiệu lũ quét và độ ẩm tiền chuẩn.</w:delText>
        </w:r>
        <w:bookmarkStart w:id="596" w:name="_Toc234189740"/>
        <w:bookmarkStart w:id="597" w:name="_Toc234189914"/>
        <w:bookmarkStart w:id="598" w:name="_Toc234253167"/>
        <w:bookmarkStart w:id="599" w:name="_Toc234272370"/>
        <w:bookmarkStart w:id="600" w:name="_Toc234274038"/>
        <w:bookmarkEnd w:id="596"/>
        <w:bookmarkEnd w:id="597"/>
        <w:bookmarkEnd w:id="598"/>
        <w:bookmarkEnd w:id="599"/>
        <w:bookmarkEnd w:id="600"/>
      </w:del>
    </w:p>
    <w:p w14:paraId="6305B236" w14:textId="77777777" w:rsidR="00902EB5" w:rsidRPr="002406F6" w:rsidDel="001F4614" w:rsidRDefault="00902EB5">
      <w:pPr>
        <w:keepNext/>
        <w:keepLines/>
        <w:numPr>
          <w:ilvl w:val="1"/>
          <w:numId w:val="25"/>
        </w:numPr>
        <w:spacing w:before="120" w:after="120" w:line="312" w:lineRule="auto"/>
        <w:jc w:val="both"/>
        <w:rPr>
          <w:del w:id="601" w:author="ACER" w:date="2026-07-05T22:47:00Z"/>
          <w:sz w:val="26"/>
          <w:szCs w:val="26"/>
        </w:rPr>
        <w:pPrChange w:id="602" w:author="ACER" w:date="2026-07-05T22:48:00Z">
          <w:pPr>
            <w:keepNext/>
            <w:jc w:val="center"/>
          </w:pPr>
        </w:pPrChange>
      </w:pPr>
      <w:del w:id="603" w:author="ACER" w:date="2026-07-05T22:47:00Z">
        <w:r w:rsidRPr="002406F6" w:rsidDel="001F4614">
          <w:rPr>
            <w:sz w:val="26"/>
            <w:szCs w:val="26"/>
            <w:lang w:val="en-US"/>
            <w14:ligatures w14:val="standardContextual"/>
          </w:rPr>
          <w:drawing>
            <wp:inline distT="0" distB="0" distL="0" distR="0" wp14:anchorId="2AF08D98" wp14:editId="6974DA48">
              <wp:extent cx="4363031" cy="4267200"/>
              <wp:effectExtent l="0" t="0" r="0" b="0"/>
              <wp:docPr id="885964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4190" name="Picture 8859641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4137" cy="4268282"/>
                      </a:xfrm>
                      <a:prstGeom prst="rect">
                        <a:avLst/>
                      </a:prstGeom>
                    </pic:spPr>
                  </pic:pic>
                </a:graphicData>
              </a:graphic>
            </wp:inline>
          </w:drawing>
        </w:r>
        <w:bookmarkStart w:id="604" w:name="_Toc234189741"/>
        <w:bookmarkStart w:id="605" w:name="_Toc234189915"/>
        <w:bookmarkStart w:id="606" w:name="_Toc234253168"/>
        <w:bookmarkStart w:id="607" w:name="_Toc234272371"/>
        <w:bookmarkStart w:id="608" w:name="_Toc234274039"/>
        <w:bookmarkEnd w:id="604"/>
        <w:bookmarkEnd w:id="605"/>
        <w:bookmarkEnd w:id="606"/>
        <w:bookmarkEnd w:id="607"/>
        <w:bookmarkEnd w:id="608"/>
      </w:del>
    </w:p>
    <w:p w14:paraId="6C92B0F5" w14:textId="77777777" w:rsidR="00902EB5" w:rsidRPr="002406F6" w:rsidDel="001F4614" w:rsidRDefault="00902EB5">
      <w:pPr>
        <w:keepNext/>
        <w:keepLines/>
        <w:numPr>
          <w:ilvl w:val="1"/>
          <w:numId w:val="25"/>
        </w:numPr>
        <w:spacing w:before="120" w:after="120" w:line="312" w:lineRule="auto"/>
        <w:rPr>
          <w:del w:id="609" w:author="ACER" w:date="2026-07-05T22:48:00Z"/>
          <w:szCs w:val="26"/>
        </w:rPr>
        <w:pPrChange w:id="610" w:author="ACER" w:date="2026-07-05T22:48:00Z">
          <w:pPr>
            <w:pStyle w:val="Caption"/>
          </w:pPr>
        </w:pPrChange>
      </w:pPr>
      <w:del w:id="611" w:author="ACER" w:date="2026-07-05T22:47:00Z">
        <w:r w:rsidRPr="002406F6" w:rsidDel="001F4614">
          <w:rPr>
            <w:sz w:val="26"/>
            <w:szCs w:val="26"/>
          </w:rPr>
          <w:delText xml:space="preserve">Hình </w:delText>
        </w:r>
        <w:r w:rsidRPr="002406F6" w:rsidDel="001F4614">
          <w:rPr>
            <w:sz w:val="26"/>
            <w:szCs w:val="26"/>
          </w:rPr>
          <w:fldChar w:fldCharType="begin"/>
        </w:r>
        <w:r w:rsidRPr="002406F6" w:rsidDel="001F4614">
          <w:rPr>
            <w:sz w:val="26"/>
            <w:szCs w:val="26"/>
          </w:rPr>
          <w:delInstrText xml:space="preserve"> SEQ chap \c </w:delInstrText>
        </w:r>
        <w:r w:rsidRPr="002406F6" w:rsidDel="001F4614">
          <w:rPr>
            <w:sz w:val="26"/>
            <w:szCs w:val="26"/>
          </w:rPr>
          <w:fldChar w:fldCharType="separate"/>
        </w:r>
        <w:r w:rsidRPr="002406F6" w:rsidDel="001F4614">
          <w:rPr>
            <w:sz w:val="26"/>
            <w:szCs w:val="26"/>
          </w:rPr>
          <w:delText>3</w:delText>
        </w:r>
        <w:r w:rsidRPr="002406F6" w:rsidDel="001F4614">
          <w:rPr>
            <w:sz w:val="26"/>
            <w:szCs w:val="26"/>
          </w:rPr>
          <w:fldChar w:fldCharType="end"/>
        </w:r>
        <w:r w:rsidRPr="002406F6" w:rsidDel="001F4614">
          <w:rPr>
            <w:sz w:val="26"/>
            <w:szCs w:val="26"/>
          </w:rPr>
          <w:delText>.</w:delText>
        </w:r>
        <w:r w:rsidRPr="002406F6" w:rsidDel="001F4614">
          <w:rPr>
            <w:sz w:val="26"/>
            <w:szCs w:val="26"/>
          </w:rPr>
          <w:fldChar w:fldCharType="begin"/>
        </w:r>
        <w:r w:rsidRPr="002406F6" w:rsidDel="001F4614">
          <w:rPr>
            <w:sz w:val="26"/>
            <w:szCs w:val="26"/>
          </w:rPr>
          <w:delInstrText xml:space="preserve"> SEQ Hình \* ARABIC \s 1 </w:delInstrText>
        </w:r>
        <w:r w:rsidRPr="002406F6" w:rsidDel="001F4614">
          <w:rPr>
            <w:sz w:val="26"/>
            <w:szCs w:val="26"/>
          </w:rPr>
          <w:fldChar w:fldCharType="separate"/>
        </w:r>
        <w:r w:rsidRPr="002406F6" w:rsidDel="001F4614">
          <w:rPr>
            <w:sz w:val="26"/>
            <w:szCs w:val="26"/>
          </w:rPr>
          <w:delText>2</w:delText>
        </w:r>
        <w:r w:rsidRPr="002406F6" w:rsidDel="001F4614">
          <w:rPr>
            <w:sz w:val="26"/>
            <w:szCs w:val="26"/>
          </w:rPr>
          <w:fldChar w:fldCharType="end"/>
        </w:r>
        <w:r w:rsidRPr="002406F6" w:rsidDel="001F4614">
          <w:rPr>
            <w:sz w:val="26"/>
            <w:szCs w:val="26"/>
          </w:rPr>
          <w:delText xml:space="preserve"> Bản đồ lưu vực Vu Gia – Thu Bồn và trọng số các trạm đo mưa (đa giác Thiessen) tại hồ Sông Tranh 2</w:delText>
        </w:r>
      </w:del>
      <w:del w:id="612" w:author="ACER" w:date="2026-07-05T22:48:00Z">
        <w:r w:rsidRPr="002406F6" w:rsidDel="001F4614">
          <w:rPr>
            <w:sz w:val="26"/>
            <w:szCs w:val="26"/>
          </w:rPr>
          <w:delText>.</w:delText>
        </w:r>
        <w:bookmarkStart w:id="613" w:name="_Toc234189742"/>
        <w:bookmarkStart w:id="614" w:name="_Toc234189916"/>
        <w:bookmarkStart w:id="615" w:name="_Toc234253169"/>
        <w:bookmarkStart w:id="616" w:name="_Toc234272372"/>
        <w:bookmarkStart w:id="617" w:name="_Toc234274040"/>
        <w:bookmarkEnd w:id="613"/>
        <w:bookmarkEnd w:id="614"/>
        <w:bookmarkEnd w:id="615"/>
        <w:bookmarkEnd w:id="616"/>
        <w:bookmarkEnd w:id="617"/>
      </w:del>
    </w:p>
    <w:p w14:paraId="529BA40F"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618" w:name="_Toc234274041"/>
      <w:ins w:id="619" w:author="ACER" w:date="2026-07-05T23:14:00Z">
        <w:r w:rsidRPr="002406F6">
          <w:rPr>
            <w:sz w:val="26"/>
            <w:szCs w:val="26"/>
          </w:rPr>
          <w:t>Nguồn dữ liệu và cơ chế tích hợp</w:t>
        </w:r>
      </w:ins>
      <w:bookmarkEnd w:id="618"/>
      <w:del w:id="620" w:author="ACER" w:date="2026-07-05T23:14:00Z">
        <w:r w:rsidRPr="002406F6" w:rsidDel="0046743B">
          <w:rPr>
            <w:sz w:val="26"/>
            <w:szCs w:val="26"/>
          </w:rPr>
          <w:delText>Mô hình ARIMAX (dự báo ngắn hạn 1–6 giờ)</w:delText>
        </w:r>
      </w:del>
    </w:p>
    <w:p w14:paraId="37F1B36F" w14:textId="77777777" w:rsidR="00902EB5" w:rsidRPr="002406F6" w:rsidRDefault="00902EB5">
      <w:pPr>
        <w:rPr>
          <w:ins w:id="621" w:author="ACER" w:date="2026-07-05T23:19:00Z"/>
          <w:sz w:val="26"/>
          <w:szCs w:val="26"/>
        </w:rPr>
      </w:pPr>
      <w:ins w:id="622" w:author="ACER" w:date="2026-07-05T23:15:00Z">
        <w:r w:rsidRPr="002406F6">
          <w:rPr>
            <w:sz w:val="26"/>
            <w:szCs w:val="26"/>
          </w:rPr>
          <w:t>Nền tảng thu thập dữ liệu từ nhiều nguồn khác nhau và hợp nhất về một luồng xử lý chung. Trong hệ thống vận hành thời gian thực, dữ liệu được lấy trực tiếp từ các API và trình thu thập; song song, dữ liệu lịch sử nhiều năm được sử dụng để huấn luyện bộ máy dự báo. Bảng 1 tóm tắt các nguồn dữ liệu chính và phương thức tích hợp.</w:t>
        </w:r>
      </w:ins>
    </w:p>
    <w:p w14:paraId="4E7D76F3" w14:textId="77777777" w:rsidR="00902EB5" w:rsidRPr="002406F6" w:rsidRDefault="00902EB5" w:rsidP="00902EB5">
      <w:pPr>
        <w:pStyle w:val="Caption"/>
        <w:rPr>
          <w:szCs w:val="26"/>
        </w:rPr>
      </w:pPr>
      <w:bookmarkStart w:id="623" w:name="_Toc234253378"/>
      <w:bookmarkStart w:id="624" w:name="_Toc234274194"/>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1</w:t>
      </w:r>
      <w:r w:rsidRPr="002406F6">
        <w:rPr>
          <w:szCs w:val="26"/>
        </w:rPr>
        <w:fldChar w:fldCharType="end"/>
      </w:r>
      <w:r w:rsidRPr="002406F6">
        <w:rPr>
          <w:szCs w:val="26"/>
        </w:rPr>
        <w:t xml:space="preserve">. </w:t>
      </w:r>
      <w:ins w:id="625" w:author="ACER" w:date="2026-07-05T23:19:00Z">
        <w:r w:rsidRPr="002406F6">
          <w:rPr>
            <w:szCs w:val="26"/>
          </w:rPr>
          <w:t xml:space="preserve">Các nguồn dữ liệu đầu vào và phương thức tích hợp vào hệ </w:t>
        </w:r>
      </w:ins>
      <w:ins w:id="626" w:author="ACER" w:date="2026-07-05T23:23:00Z">
        <w:r w:rsidRPr="002406F6">
          <w:rPr>
            <w:szCs w:val="26"/>
          </w:rPr>
          <w:t>thống</w:t>
        </w:r>
      </w:ins>
      <w:bookmarkEnd w:id="623"/>
      <w:bookmarkEnd w:id="624"/>
    </w:p>
    <w:p w14:paraId="3E492903" w14:textId="77777777" w:rsidR="00902EB5" w:rsidRPr="002406F6" w:rsidDel="0046743B" w:rsidRDefault="00902EB5">
      <w:pPr>
        <w:pStyle w:val="Caption"/>
        <w:rPr>
          <w:del w:id="627" w:author="ACER" w:date="2026-07-05T23:15:00Z"/>
          <w:szCs w:val="26"/>
        </w:rPr>
      </w:pPr>
      <w:del w:id="628" w:author="ACER" w:date="2026-07-05T23:15:00Z">
        <w:r w:rsidRPr="002406F6" w:rsidDel="0046743B">
          <w:rPr>
            <w:i w:val="0"/>
            <w:iCs w:val="0"/>
            <w:szCs w:val="26"/>
          </w:rPr>
          <w:delText>ARIMAX mở rộng khung ARIMA Box – Jenkins cổ điển bằng cách thêm các biến hồi quy ngoại sinh. Về khái niệm, nó biểu diễn lưu lượng sai phân như một tổ hợp tuyến tính của quá khứ gần của chính nó (bộ nhớ tự hồi quy), lượng mưa trung bình lưu vực trong quá khứ được trễ đi một khoảng bằng thời gian di chuyển của nước, và một cú sốc ngẫu nhiên. Bậc mô hình được xác định theo quy trình tiêu chuẩn: kiểm định Augmented Dickey–Fuller và KPSS cho thấy chuỗi gốc Q(t) không dừng và trở nên dừng sau sai phân bậc một (d = 1); tương quan chéo Pearson giữa mưa và ΔQ đạt đỉnh tại độ trễ tối ưu L* = 6 giờ, phù hợp với diện tích ≈ 1.100 km² và địa hình dốc; bậc tự hồi quy tối ưu p = 3 theo tiêu chuẩn AICc; chuẩn hóa Ridge (λ = 0,001) được thêm để ổn định hệ số. Cấu hình cuối cùng là ARIMAX(3, 1, 0) với bốn đặc trưng lượng mưa trễ, dự báo đệ quy cho các mốc 1, 3 và 6 giờ.</w:delText>
        </w:r>
      </w:del>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629" w:author="ACER" w:date="2026-07-05T23:17:00Z">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528"/>
        <w:gridCol w:w="2449"/>
        <w:gridCol w:w="2117"/>
        <w:gridCol w:w="1906"/>
        <w:tblGridChange w:id="630">
          <w:tblGrid>
            <w:gridCol w:w="2527"/>
            <w:gridCol w:w="1"/>
            <w:gridCol w:w="2448"/>
            <w:gridCol w:w="1"/>
            <w:gridCol w:w="2117"/>
            <w:gridCol w:w="1906"/>
          </w:tblGrid>
        </w:tblGridChange>
      </w:tblGrid>
      <w:tr w:rsidR="00902EB5" w:rsidRPr="002406F6" w14:paraId="0F429E2D" w14:textId="77777777" w:rsidTr="00902EB5">
        <w:trPr>
          <w:tblHeader/>
          <w:jc w:val="center"/>
          <w:ins w:id="631" w:author="ACER" w:date="2026-07-05T23:16:00Z"/>
          <w:trPrChange w:id="632" w:author="ACER" w:date="2026-07-05T23:17:00Z">
            <w:trPr>
              <w:tblHeader/>
            </w:trPr>
          </w:trPrChange>
        </w:trPr>
        <w:tc>
          <w:tcPr>
            <w:tcW w:w="2347"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633" w:author="ACER" w:date="2026-07-05T23:17:00Z">
              <w:tcPr>
                <w:tcW w:w="2256"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17B71EAD" w14:textId="77777777" w:rsidR="00902EB5" w:rsidRPr="002406F6" w:rsidRDefault="00902EB5" w:rsidP="00902EB5">
            <w:pPr>
              <w:pStyle w:val="TableText"/>
              <w:jc w:val="center"/>
              <w:rPr>
                <w:ins w:id="634" w:author="ACER" w:date="2026-07-05T23:16:00Z"/>
                <w:color w:val="000000" w:themeColor="text1"/>
                <w:sz w:val="26"/>
                <w:szCs w:val="26"/>
                <w:rPrChange w:id="635" w:author="ACER" w:date="2026-07-05T23:20:00Z">
                  <w:rPr>
                    <w:ins w:id="636" w:author="ACER" w:date="2026-07-05T23:16:00Z"/>
                  </w:rPr>
                </w:rPrChange>
              </w:rPr>
            </w:pPr>
            <w:ins w:id="637" w:author="ACER" w:date="2026-07-05T23:16:00Z">
              <w:r w:rsidRPr="002406F6">
                <w:rPr>
                  <w:b/>
                  <w:bCs/>
                  <w:color w:val="000000" w:themeColor="text1"/>
                  <w:sz w:val="26"/>
                  <w:szCs w:val="26"/>
                  <w:rPrChange w:id="638" w:author="ACER" w:date="2026-07-05T23:20:00Z">
                    <w:rPr>
                      <w:b/>
                      <w:bCs/>
                      <w:color w:val="1F3864"/>
                    </w:rPr>
                  </w:rPrChange>
                </w:rPr>
                <w:t>Nguồn dữ liệu</w:t>
              </w:r>
            </w:ins>
          </w:p>
        </w:tc>
        <w:tc>
          <w:tcPr>
            <w:tcW w:w="2533"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639" w:author="ACER" w:date="2026-07-05T23:17:00Z">
              <w:tcPr>
                <w:tcW w:w="2575" w:type="dxa"/>
                <w:gridSpan w:val="2"/>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67208A5E" w14:textId="77777777" w:rsidR="00902EB5" w:rsidRPr="002406F6" w:rsidRDefault="00902EB5" w:rsidP="00902EB5">
            <w:pPr>
              <w:pStyle w:val="TableText"/>
              <w:jc w:val="center"/>
              <w:rPr>
                <w:ins w:id="640" w:author="ACER" w:date="2026-07-05T23:16:00Z"/>
                <w:color w:val="000000" w:themeColor="text1"/>
                <w:sz w:val="26"/>
                <w:szCs w:val="26"/>
                <w:rPrChange w:id="641" w:author="ACER" w:date="2026-07-05T23:20:00Z">
                  <w:rPr>
                    <w:ins w:id="642" w:author="ACER" w:date="2026-07-05T23:16:00Z"/>
                  </w:rPr>
                </w:rPrChange>
              </w:rPr>
            </w:pPr>
            <w:ins w:id="643" w:author="ACER" w:date="2026-07-05T23:16:00Z">
              <w:r w:rsidRPr="002406F6">
                <w:rPr>
                  <w:b/>
                  <w:bCs/>
                  <w:color w:val="000000" w:themeColor="text1"/>
                  <w:sz w:val="26"/>
                  <w:szCs w:val="26"/>
                  <w:rPrChange w:id="644" w:author="ACER" w:date="2026-07-05T23:20:00Z">
                    <w:rPr>
                      <w:b/>
                      <w:bCs/>
                      <w:color w:val="1F3864"/>
                    </w:rPr>
                  </w:rPrChange>
                </w:rPr>
                <w:t>Nội dung</w:t>
              </w:r>
            </w:ins>
          </w:p>
        </w:tc>
        <w:tc>
          <w:tcPr>
            <w:tcW w:w="2162"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645" w:author="ACER" w:date="2026-07-05T23:17:00Z">
              <w:tcPr>
                <w:tcW w:w="2185" w:type="dxa"/>
                <w:gridSpan w:val="2"/>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666928D7" w14:textId="77777777" w:rsidR="00902EB5" w:rsidRPr="002406F6" w:rsidRDefault="00902EB5" w:rsidP="00902EB5">
            <w:pPr>
              <w:pStyle w:val="TableText"/>
              <w:jc w:val="center"/>
              <w:rPr>
                <w:ins w:id="646" w:author="ACER" w:date="2026-07-05T23:16:00Z"/>
                <w:color w:val="000000" w:themeColor="text1"/>
                <w:sz w:val="26"/>
                <w:szCs w:val="26"/>
                <w:rPrChange w:id="647" w:author="ACER" w:date="2026-07-05T23:20:00Z">
                  <w:rPr>
                    <w:ins w:id="648" w:author="ACER" w:date="2026-07-05T23:16:00Z"/>
                  </w:rPr>
                </w:rPrChange>
              </w:rPr>
            </w:pPr>
            <w:ins w:id="649" w:author="ACER" w:date="2026-07-05T23:16:00Z">
              <w:r w:rsidRPr="002406F6">
                <w:rPr>
                  <w:b/>
                  <w:bCs/>
                  <w:color w:val="000000" w:themeColor="text1"/>
                  <w:sz w:val="26"/>
                  <w:szCs w:val="26"/>
                  <w:rPrChange w:id="650" w:author="ACER" w:date="2026-07-05T23:20:00Z">
                    <w:rPr>
                      <w:b/>
                      <w:bCs/>
                      <w:color w:val="1F3864"/>
                    </w:rPr>
                  </w:rPrChange>
                </w:rPr>
                <w:t>Phương thức tích hợp</w:t>
              </w:r>
            </w:ins>
          </w:p>
        </w:tc>
        <w:tc>
          <w:tcPr>
            <w:tcW w:w="1958"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651" w:author="ACER" w:date="2026-07-05T23:17:00Z">
              <w:tcPr>
                <w:tcW w:w="1984"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6B50A123" w14:textId="77777777" w:rsidR="00902EB5" w:rsidRPr="002406F6" w:rsidRDefault="00902EB5" w:rsidP="00902EB5">
            <w:pPr>
              <w:pStyle w:val="TableText"/>
              <w:jc w:val="center"/>
              <w:rPr>
                <w:ins w:id="652" w:author="ACER" w:date="2026-07-05T23:16:00Z"/>
                <w:color w:val="000000" w:themeColor="text1"/>
                <w:sz w:val="26"/>
                <w:szCs w:val="26"/>
                <w:rPrChange w:id="653" w:author="ACER" w:date="2026-07-05T23:20:00Z">
                  <w:rPr>
                    <w:ins w:id="654" w:author="ACER" w:date="2026-07-05T23:16:00Z"/>
                  </w:rPr>
                </w:rPrChange>
              </w:rPr>
            </w:pPr>
            <w:ins w:id="655" w:author="ACER" w:date="2026-07-05T23:16:00Z">
              <w:r w:rsidRPr="002406F6">
                <w:rPr>
                  <w:b/>
                  <w:bCs/>
                  <w:color w:val="000000" w:themeColor="text1"/>
                  <w:sz w:val="26"/>
                  <w:szCs w:val="26"/>
                  <w:rPrChange w:id="656" w:author="ACER" w:date="2026-07-05T23:20:00Z">
                    <w:rPr>
                      <w:b/>
                      <w:bCs/>
                      <w:color w:val="1F3864"/>
                    </w:rPr>
                  </w:rPrChange>
                </w:rPr>
                <w:t>Vai trò</w:t>
              </w:r>
            </w:ins>
          </w:p>
        </w:tc>
      </w:tr>
      <w:tr w:rsidR="00902EB5" w:rsidRPr="002406F6" w14:paraId="2B8A6E72" w14:textId="77777777" w:rsidTr="00902EB5">
        <w:trPr>
          <w:jc w:val="center"/>
          <w:ins w:id="657"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58" w:author="ACER" w:date="2026-07-05T23:17:00Z">
              <w:tcPr>
                <w:tcW w:w="2256"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9BACB8A" w14:textId="77777777" w:rsidR="00902EB5" w:rsidRPr="002406F6" w:rsidRDefault="00902EB5" w:rsidP="00902EB5">
            <w:pPr>
              <w:pStyle w:val="TableText"/>
              <w:rPr>
                <w:ins w:id="659" w:author="ACER" w:date="2026-07-05T23:16:00Z"/>
                <w:color w:val="000000" w:themeColor="text1"/>
                <w:sz w:val="26"/>
                <w:szCs w:val="26"/>
                <w:rPrChange w:id="660" w:author="ACER" w:date="2026-07-05T23:20:00Z">
                  <w:rPr>
                    <w:ins w:id="661" w:author="ACER" w:date="2026-07-05T23:16:00Z"/>
                  </w:rPr>
                </w:rPrChange>
              </w:rPr>
            </w:pPr>
            <w:ins w:id="662" w:author="ACER" w:date="2026-07-05T23:16:00Z">
              <w:r w:rsidRPr="002406F6">
                <w:rPr>
                  <w:color w:val="000000" w:themeColor="text1"/>
                  <w:sz w:val="26"/>
                  <w:szCs w:val="26"/>
                  <w:rPrChange w:id="663" w:author="ACER" w:date="2026-07-05T23:20:00Z">
                    <w:rPr/>
                  </w:rPrChange>
                </w:rPr>
                <w:t>VRain.vn API</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64"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E1F2088" w14:textId="77777777" w:rsidR="00902EB5" w:rsidRPr="002406F6" w:rsidRDefault="00902EB5" w:rsidP="00902EB5">
            <w:pPr>
              <w:pStyle w:val="TableText"/>
              <w:rPr>
                <w:ins w:id="665" w:author="ACER" w:date="2026-07-05T23:16:00Z"/>
                <w:color w:val="000000" w:themeColor="text1"/>
                <w:sz w:val="26"/>
                <w:szCs w:val="26"/>
                <w:rPrChange w:id="666" w:author="ACER" w:date="2026-07-05T23:20:00Z">
                  <w:rPr>
                    <w:ins w:id="667" w:author="ACER" w:date="2026-07-05T23:16:00Z"/>
                  </w:rPr>
                </w:rPrChange>
              </w:rPr>
            </w:pPr>
            <w:ins w:id="668" w:author="ACER" w:date="2026-07-05T23:16:00Z">
              <w:r w:rsidRPr="002406F6">
                <w:rPr>
                  <w:color w:val="000000" w:themeColor="text1"/>
                  <w:sz w:val="26"/>
                  <w:szCs w:val="26"/>
                  <w:rPrChange w:id="669" w:author="ACER" w:date="2026-07-05T23:20:00Z">
                    <w:rPr/>
                  </w:rPrChange>
                </w:rPr>
                <w:t>Mưa thực đo theo giờ và dự báo mưa khu vực</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70"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B2FF279" w14:textId="77777777" w:rsidR="00902EB5" w:rsidRPr="002406F6" w:rsidRDefault="00902EB5" w:rsidP="00902EB5">
            <w:pPr>
              <w:pStyle w:val="TableText"/>
              <w:rPr>
                <w:ins w:id="671" w:author="ACER" w:date="2026-07-05T23:16:00Z"/>
                <w:color w:val="000000" w:themeColor="text1"/>
                <w:sz w:val="26"/>
                <w:szCs w:val="26"/>
                <w:rPrChange w:id="672" w:author="ACER" w:date="2026-07-05T23:20:00Z">
                  <w:rPr>
                    <w:ins w:id="673" w:author="ACER" w:date="2026-07-05T23:16:00Z"/>
                  </w:rPr>
                </w:rPrChange>
              </w:rPr>
            </w:pPr>
            <w:ins w:id="674" w:author="ACER" w:date="2026-07-05T23:16:00Z">
              <w:r w:rsidRPr="002406F6">
                <w:rPr>
                  <w:color w:val="000000" w:themeColor="text1"/>
                  <w:sz w:val="26"/>
                  <w:szCs w:val="26"/>
                  <w:rPrChange w:id="675"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76"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975E978" w14:textId="77777777" w:rsidR="00902EB5" w:rsidRPr="002406F6" w:rsidRDefault="00902EB5" w:rsidP="00902EB5">
            <w:pPr>
              <w:pStyle w:val="TableText"/>
              <w:rPr>
                <w:ins w:id="677" w:author="ACER" w:date="2026-07-05T23:16:00Z"/>
                <w:color w:val="000000" w:themeColor="text1"/>
                <w:sz w:val="26"/>
                <w:szCs w:val="26"/>
                <w:rPrChange w:id="678" w:author="ACER" w:date="2026-07-05T23:20:00Z">
                  <w:rPr>
                    <w:ins w:id="679" w:author="ACER" w:date="2026-07-05T23:16:00Z"/>
                  </w:rPr>
                </w:rPrChange>
              </w:rPr>
            </w:pPr>
            <w:ins w:id="680" w:author="ACER" w:date="2026-07-05T23:16:00Z">
              <w:r w:rsidRPr="002406F6">
                <w:rPr>
                  <w:color w:val="000000" w:themeColor="text1"/>
                  <w:sz w:val="26"/>
                  <w:szCs w:val="26"/>
                  <w:rPrChange w:id="681" w:author="ACER" w:date="2026-07-05T23:20:00Z">
                    <w:rPr/>
                  </w:rPrChange>
                </w:rPr>
                <w:t>Dữ liệu mưa cho dự báo và cảnh báo</w:t>
              </w:r>
            </w:ins>
          </w:p>
        </w:tc>
      </w:tr>
      <w:tr w:rsidR="00902EB5" w:rsidRPr="002406F6" w14:paraId="73476AA0" w14:textId="77777777" w:rsidTr="00902EB5">
        <w:trPr>
          <w:jc w:val="center"/>
          <w:ins w:id="682"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83" w:author="ACER" w:date="2026-07-05T23:17:00Z">
              <w:tcPr>
                <w:tcW w:w="2256"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8BBDAAF" w14:textId="77777777" w:rsidR="00902EB5" w:rsidRPr="002406F6" w:rsidRDefault="00902EB5" w:rsidP="00902EB5">
            <w:pPr>
              <w:pStyle w:val="TableText"/>
              <w:rPr>
                <w:ins w:id="684" w:author="ACER" w:date="2026-07-05T23:16:00Z"/>
                <w:color w:val="000000" w:themeColor="text1"/>
                <w:sz w:val="26"/>
                <w:szCs w:val="26"/>
                <w:lang w:val="vi-VN"/>
                <w:rPrChange w:id="685" w:author="ACER" w:date="2026-07-05T23:20:00Z">
                  <w:rPr>
                    <w:ins w:id="686" w:author="ACER" w:date="2026-07-05T23:16:00Z"/>
                  </w:rPr>
                </w:rPrChange>
              </w:rPr>
            </w:pPr>
            <w:ins w:id="687" w:author="ACER" w:date="2026-07-05T23:16:00Z">
              <w:r w:rsidRPr="002406F6">
                <w:rPr>
                  <w:color w:val="000000" w:themeColor="text1"/>
                  <w:sz w:val="26"/>
                  <w:szCs w:val="26"/>
                  <w:lang w:val="vi-VN"/>
                  <w:rPrChange w:id="688" w:author="ACER" w:date="2026-07-05T23:20:00Z">
                    <w:rPr/>
                  </w:rPrChange>
                </w:rPr>
                <w:t>Danang GOV API (apiv2.danang.gov.vn)</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89"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9C17285" w14:textId="77777777" w:rsidR="00902EB5" w:rsidRPr="002406F6" w:rsidRDefault="00902EB5" w:rsidP="00902EB5">
            <w:pPr>
              <w:pStyle w:val="TableText"/>
              <w:rPr>
                <w:ins w:id="690" w:author="ACER" w:date="2026-07-05T23:16:00Z"/>
                <w:color w:val="000000" w:themeColor="text1"/>
                <w:sz w:val="26"/>
                <w:szCs w:val="26"/>
                <w:lang w:val="vi-VN"/>
                <w:rPrChange w:id="691" w:author="ACER" w:date="2026-07-05T23:20:00Z">
                  <w:rPr>
                    <w:ins w:id="692" w:author="ACER" w:date="2026-07-05T23:16:00Z"/>
                  </w:rPr>
                </w:rPrChange>
              </w:rPr>
            </w:pPr>
            <w:ins w:id="693" w:author="ACER" w:date="2026-07-05T23:16:00Z">
              <w:r w:rsidRPr="002406F6">
                <w:rPr>
                  <w:color w:val="000000" w:themeColor="text1"/>
                  <w:sz w:val="26"/>
                  <w:szCs w:val="26"/>
                  <w:lang w:val="vi-VN"/>
                  <w:rPrChange w:id="694" w:author="ACER" w:date="2026-07-05T23:20:00Z">
                    <w:rPr/>
                  </w:rPrChange>
                </w:rPr>
                <w:t>Mực nước, lưu lượng vào/ra, phát điện của hồ chứa</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695"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D533766" w14:textId="77777777" w:rsidR="00902EB5" w:rsidRPr="002406F6" w:rsidRDefault="00902EB5" w:rsidP="00902EB5">
            <w:pPr>
              <w:pStyle w:val="TableText"/>
              <w:rPr>
                <w:ins w:id="696" w:author="ACER" w:date="2026-07-05T23:16:00Z"/>
                <w:color w:val="000000" w:themeColor="text1"/>
                <w:sz w:val="26"/>
                <w:szCs w:val="26"/>
                <w:rPrChange w:id="697" w:author="ACER" w:date="2026-07-05T23:20:00Z">
                  <w:rPr>
                    <w:ins w:id="698" w:author="ACER" w:date="2026-07-05T23:16:00Z"/>
                  </w:rPr>
                </w:rPrChange>
              </w:rPr>
            </w:pPr>
            <w:ins w:id="699" w:author="ACER" w:date="2026-07-05T23:16:00Z">
              <w:r w:rsidRPr="002406F6">
                <w:rPr>
                  <w:color w:val="000000" w:themeColor="text1"/>
                  <w:sz w:val="26"/>
                  <w:szCs w:val="26"/>
                  <w:rPrChange w:id="700" w:author="ACER" w:date="2026-07-05T23:20:00Z">
                    <w:rPr/>
                  </w:rPrChange>
                </w:rPr>
                <w:t>OAuth2 qua VPS Proxy</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01"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C813127" w14:textId="77777777" w:rsidR="00902EB5" w:rsidRPr="002406F6" w:rsidRDefault="00902EB5" w:rsidP="00902EB5">
            <w:pPr>
              <w:pStyle w:val="TableText"/>
              <w:rPr>
                <w:ins w:id="702" w:author="ACER" w:date="2026-07-05T23:16:00Z"/>
                <w:color w:val="000000" w:themeColor="text1"/>
                <w:sz w:val="26"/>
                <w:szCs w:val="26"/>
                <w:rPrChange w:id="703" w:author="ACER" w:date="2026-07-05T23:20:00Z">
                  <w:rPr>
                    <w:ins w:id="704" w:author="ACER" w:date="2026-07-05T23:16:00Z"/>
                  </w:rPr>
                </w:rPrChange>
              </w:rPr>
            </w:pPr>
            <w:ins w:id="705" w:author="ACER" w:date="2026-07-05T23:16:00Z">
              <w:r w:rsidRPr="002406F6">
                <w:rPr>
                  <w:color w:val="000000" w:themeColor="text1"/>
                  <w:sz w:val="26"/>
                  <w:szCs w:val="26"/>
                  <w:rPrChange w:id="706" w:author="ACER" w:date="2026-07-05T23:20:00Z">
                    <w:rPr/>
                  </w:rPrChange>
                </w:rPr>
                <w:t>Dữ liệu thủy văn hồ chứa</w:t>
              </w:r>
            </w:ins>
          </w:p>
        </w:tc>
      </w:tr>
      <w:tr w:rsidR="00902EB5" w:rsidRPr="002406F6" w14:paraId="071F8BB7" w14:textId="77777777" w:rsidTr="00902EB5">
        <w:trPr>
          <w:jc w:val="center"/>
          <w:ins w:id="707"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08" w:author="ACER" w:date="2026-07-05T23:17:00Z">
              <w:tcPr>
                <w:tcW w:w="2256"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5D26494" w14:textId="77777777" w:rsidR="00902EB5" w:rsidRPr="002406F6" w:rsidRDefault="00902EB5" w:rsidP="00902EB5">
            <w:pPr>
              <w:pStyle w:val="TableText"/>
              <w:rPr>
                <w:ins w:id="709" w:author="ACER" w:date="2026-07-05T23:16:00Z"/>
                <w:color w:val="000000" w:themeColor="text1"/>
                <w:sz w:val="26"/>
                <w:szCs w:val="26"/>
                <w:lang w:val="vi-VN"/>
                <w:rPrChange w:id="710" w:author="ACER" w:date="2026-07-05T23:20:00Z">
                  <w:rPr>
                    <w:ins w:id="711" w:author="ACER" w:date="2026-07-05T23:16:00Z"/>
                  </w:rPr>
                </w:rPrChange>
              </w:rPr>
            </w:pPr>
            <w:ins w:id="712" w:author="ACER" w:date="2026-07-05T23:16:00Z">
              <w:r w:rsidRPr="002406F6">
                <w:rPr>
                  <w:color w:val="000000" w:themeColor="text1"/>
                  <w:sz w:val="26"/>
                  <w:szCs w:val="26"/>
                  <w:lang w:val="vi-VN"/>
                  <w:rPrChange w:id="713" w:author="ACER" w:date="2026-07-05T23:20:00Z">
                    <w:rPr/>
                  </w:rPrChange>
                </w:rPr>
                <w:t>PCTT Scraper (pctt.danang.gov.vn)</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14"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3693D55" w14:textId="77777777" w:rsidR="00902EB5" w:rsidRPr="002406F6" w:rsidRDefault="00902EB5" w:rsidP="00902EB5">
            <w:pPr>
              <w:pStyle w:val="TableText"/>
              <w:rPr>
                <w:ins w:id="715" w:author="ACER" w:date="2026-07-05T23:16:00Z"/>
                <w:color w:val="000000" w:themeColor="text1"/>
                <w:sz w:val="26"/>
                <w:szCs w:val="26"/>
                <w:lang w:val="vi-VN"/>
                <w:rPrChange w:id="716" w:author="ACER" w:date="2026-07-05T23:20:00Z">
                  <w:rPr>
                    <w:ins w:id="717" w:author="ACER" w:date="2026-07-05T23:16:00Z"/>
                  </w:rPr>
                </w:rPrChange>
              </w:rPr>
            </w:pPr>
            <w:ins w:id="718" w:author="ACER" w:date="2026-07-05T23:16:00Z">
              <w:r w:rsidRPr="002406F6">
                <w:rPr>
                  <w:color w:val="000000" w:themeColor="text1"/>
                  <w:sz w:val="26"/>
                  <w:szCs w:val="26"/>
                  <w:lang w:val="vi-VN"/>
                  <w:rPrChange w:id="719" w:author="ACER" w:date="2026-07-05T23:20:00Z">
                    <w:rPr/>
                  </w:rPrChange>
                </w:rPr>
                <w:t>Bảng dữ liệu thủy văn thời gian thực</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20"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762CF3B" w14:textId="77777777" w:rsidR="00902EB5" w:rsidRPr="002406F6" w:rsidRDefault="00902EB5" w:rsidP="00902EB5">
            <w:pPr>
              <w:pStyle w:val="TableText"/>
              <w:rPr>
                <w:ins w:id="721" w:author="ACER" w:date="2026-07-05T23:16:00Z"/>
                <w:color w:val="000000" w:themeColor="text1"/>
                <w:sz w:val="26"/>
                <w:szCs w:val="26"/>
                <w:lang w:val="vi-VN"/>
                <w:rPrChange w:id="722" w:author="ACER" w:date="2026-07-05T23:20:00Z">
                  <w:rPr>
                    <w:ins w:id="723" w:author="ACER" w:date="2026-07-05T23:16:00Z"/>
                  </w:rPr>
                </w:rPrChange>
              </w:rPr>
            </w:pPr>
            <w:ins w:id="724" w:author="ACER" w:date="2026-07-05T23:16:00Z">
              <w:r w:rsidRPr="002406F6">
                <w:rPr>
                  <w:color w:val="000000" w:themeColor="text1"/>
                  <w:sz w:val="26"/>
                  <w:szCs w:val="26"/>
                  <w:lang w:val="vi-VN"/>
                  <w:rPrChange w:id="725" w:author="ACER" w:date="2026-07-05T23:20:00Z">
                    <w:rPr/>
                  </w:rPrChange>
                </w:rPr>
                <w:t>Puppeteer, phát hiện bảng AJAX thích nghi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26"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4B4CCBE" w14:textId="77777777" w:rsidR="00902EB5" w:rsidRPr="002406F6" w:rsidRDefault="00902EB5" w:rsidP="00902EB5">
            <w:pPr>
              <w:pStyle w:val="TableText"/>
              <w:rPr>
                <w:ins w:id="727" w:author="ACER" w:date="2026-07-05T23:16:00Z"/>
                <w:color w:val="000000" w:themeColor="text1"/>
                <w:sz w:val="26"/>
                <w:szCs w:val="26"/>
                <w:lang w:val="vi-VN"/>
                <w:rPrChange w:id="728" w:author="ACER" w:date="2026-07-05T23:20:00Z">
                  <w:rPr>
                    <w:ins w:id="729" w:author="ACER" w:date="2026-07-05T23:16:00Z"/>
                  </w:rPr>
                </w:rPrChange>
              </w:rPr>
            </w:pPr>
            <w:ins w:id="730" w:author="ACER" w:date="2026-07-05T23:16:00Z">
              <w:r w:rsidRPr="002406F6">
                <w:rPr>
                  <w:color w:val="000000" w:themeColor="text1"/>
                  <w:sz w:val="26"/>
                  <w:szCs w:val="26"/>
                  <w:lang w:val="vi-VN"/>
                  <w:rPrChange w:id="731" w:author="ACER" w:date="2026-07-05T23:20:00Z">
                    <w:rPr/>
                  </w:rPrChange>
                </w:rPr>
                <w:t>Bổ sung dữ liệu hồ và cảnh báo</w:t>
              </w:r>
            </w:ins>
          </w:p>
        </w:tc>
      </w:tr>
      <w:tr w:rsidR="00902EB5" w:rsidRPr="002406F6" w14:paraId="63E09995" w14:textId="77777777" w:rsidTr="00902EB5">
        <w:trPr>
          <w:jc w:val="center"/>
          <w:ins w:id="732"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33" w:author="ACER" w:date="2026-07-05T23:17:00Z">
              <w:tcPr>
                <w:tcW w:w="2256"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03F942A" w14:textId="77777777" w:rsidR="00902EB5" w:rsidRPr="002406F6" w:rsidRDefault="00902EB5" w:rsidP="00902EB5">
            <w:pPr>
              <w:pStyle w:val="TableText"/>
              <w:rPr>
                <w:ins w:id="734" w:author="ACER" w:date="2026-07-05T23:16:00Z"/>
                <w:color w:val="000000" w:themeColor="text1"/>
                <w:sz w:val="26"/>
                <w:szCs w:val="26"/>
                <w:rPrChange w:id="735" w:author="ACER" w:date="2026-07-05T23:20:00Z">
                  <w:rPr>
                    <w:ins w:id="736" w:author="ACER" w:date="2026-07-05T23:16:00Z"/>
                  </w:rPr>
                </w:rPrChange>
              </w:rPr>
            </w:pPr>
            <w:ins w:id="737" w:author="ACER" w:date="2026-07-05T23:16:00Z">
              <w:r w:rsidRPr="002406F6">
                <w:rPr>
                  <w:color w:val="000000" w:themeColor="text1"/>
                  <w:sz w:val="26"/>
                  <w:szCs w:val="26"/>
                  <w:rPrChange w:id="738" w:author="ACER" w:date="2026-07-05T23:20:00Z">
                    <w:rPr/>
                  </w:rPrChange>
                </w:rPr>
                <w:lastRenderedPageBreak/>
                <w:t>OpenWeatherMap API</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39"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224014E" w14:textId="77777777" w:rsidR="00902EB5" w:rsidRPr="002406F6" w:rsidRDefault="00902EB5" w:rsidP="00902EB5">
            <w:pPr>
              <w:pStyle w:val="TableText"/>
              <w:rPr>
                <w:ins w:id="740" w:author="ACER" w:date="2026-07-05T23:16:00Z"/>
                <w:color w:val="000000" w:themeColor="text1"/>
                <w:sz w:val="26"/>
                <w:szCs w:val="26"/>
                <w:rPrChange w:id="741" w:author="ACER" w:date="2026-07-05T23:20:00Z">
                  <w:rPr>
                    <w:ins w:id="742" w:author="ACER" w:date="2026-07-05T23:16:00Z"/>
                  </w:rPr>
                </w:rPrChange>
              </w:rPr>
            </w:pPr>
            <w:ins w:id="743" w:author="ACER" w:date="2026-07-05T23:16:00Z">
              <w:r w:rsidRPr="002406F6">
                <w:rPr>
                  <w:color w:val="000000" w:themeColor="text1"/>
                  <w:sz w:val="26"/>
                  <w:szCs w:val="26"/>
                  <w:rPrChange w:id="744" w:author="ACER" w:date="2026-07-05T23:20:00Z">
                    <w:rPr/>
                  </w:rPrChange>
                </w:rPr>
                <w:t>Thời tiết hiện tại</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45"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A52ABFB" w14:textId="77777777" w:rsidR="00902EB5" w:rsidRPr="002406F6" w:rsidRDefault="00902EB5" w:rsidP="00902EB5">
            <w:pPr>
              <w:pStyle w:val="TableText"/>
              <w:rPr>
                <w:ins w:id="746" w:author="ACER" w:date="2026-07-05T23:16:00Z"/>
                <w:color w:val="000000" w:themeColor="text1"/>
                <w:sz w:val="26"/>
                <w:szCs w:val="26"/>
                <w:rPrChange w:id="747" w:author="ACER" w:date="2026-07-05T23:20:00Z">
                  <w:rPr>
                    <w:ins w:id="748" w:author="ACER" w:date="2026-07-05T23:16:00Z"/>
                  </w:rPr>
                </w:rPrChange>
              </w:rPr>
            </w:pPr>
            <w:ins w:id="749" w:author="ACER" w:date="2026-07-05T23:16:00Z">
              <w:r w:rsidRPr="002406F6">
                <w:rPr>
                  <w:color w:val="000000" w:themeColor="text1"/>
                  <w:sz w:val="26"/>
                  <w:szCs w:val="26"/>
                  <w:rPrChange w:id="750"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51"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09CA131" w14:textId="77777777" w:rsidR="00902EB5" w:rsidRPr="002406F6" w:rsidRDefault="00902EB5" w:rsidP="00902EB5">
            <w:pPr>
              <w:pStyle w:val="TableText"/>
              <w:rPr>
                <w:ins w:id="752" w:author="ACER" w:date="2026-07-05T23:16:00Z"/>
                <w:color w:val="000000" w:themeColor="text1"/>
                <w:sz w:val="26"/>
                <w:szCs w:val="26"/>
                <w:rPrChange w:id="753" w:author="ACER" w:date="2026-07-05T23:20:00Z">
                  <w:rPr>
                    <w:ins w:id="754" w:author="ACER" w:date="2026-07-05T23:16:00Z"/>
                  </w:rPr>
                </w:rPrChange>
              </w:rPr>
            </w:pPr>
            <w:ins w:id="755" w:author="ACER" w:date="2026-07-05T23:16:00Z">
              <w:r w:rsidRPr="002406F6">
                <w:rPr>
                  <w:color w:val="000000" w:themeColor="text1"/>
                  <w:sz w:val="26"/>
                  <w:szCs w:val="26"/>
                  <w:rPrChange w:id="756" w:author="ACER" w:date="2026-07-05T23:20:00Z">
                    <w:rPr/>
                  </w:rPrChange>
                </w:rPr>
                <w:t>Widget thời tiết trên ứng dụng di động</w:t>
              </w:r>
            </w:ins>
          </w:p>
        </w:tc>
      </w:tr>
      <w:tr w:rsidR="00902EB5" w:rsidRPr="002406F6" w14:paraId="33D6A220" w14:textId="77777777" w:rsidTr="00902EB5">
        <w:trPr>
          <w:jc w:val="center"/>
          <w:ins w:id="757"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58" w:author="ACER" w:date="2026-07-05T23:17:00Z">
              <w:tcPr>
                <w:tcW w:w="2256"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A70DF97" w14:textId="77777777" w:rsidR="00902EB5" w:rsidRPr="002406F6" w:rsidRDefault="00902EB5" w:rsidP="00902EB5">
            <w:pPr>
              <w:pStyle w:val="TableText"/>
              <w:rPr>
                <w:ins w:id="759" w:author="ACER" w:date="2026-07-05T23:16:00Z"/>
                <w:color w:val="000000" w:themeColor="text1"/>
                <w:sz w:val="26"/>
                <w:szCs w:val="26"/>
                <w:lang w:val="vi-VN"/>
                <w:rPrChange w:id="760" w:author="ACER" w:date="2026-07-05T23:20:00Z">
                  <w:rPr>
                    <w:ins w:id="761" w:author="ACER" w:date="2026-07-05T23:16:00Z"/>
                  </w:rPr>
                </w:rPrChange>
              </w:rPr>
            </w:pPr>
            <w:ins w:id="762" w:author="ACER" w:date="2026-07-05T23:16:00Z">
              <w:r w:rsidRPr="002406F6">
                <w:rPr>
                  <w:color w:val="000000" w:themeColor="text1"/>
                  <w:sz w:val="26"/>
                  <w:szCs w:val="26"/>
                  <w:lang w:val="vi-VN"/>
                  <w:rPrChange w:id="763" w:author="ACER" w:date="2026-07-05T23:20:00Z">
                    <w:rPr/>
                  </w:rPrChange>
                </w:rPr>
                <w:t>HydroChart (API mở của chính quyền Đà Nẵng)</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64"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73E845E" w14:textId="77777777" w:rsidR="00902EB5" w:rsidRPr="002406F6" w:rsidRDefault="00902EB5" w:rsidP="00902EB5">
            <w:pPr>
              <w:pStyle w:val="TableText"/>
              <w:rPr>
                <w:ins w:id="765" w:author="ACER" w:date="2026-07-05T23:16:00Z"/>
                <w:color w:val="000000" w:themeColor="text1"/>
                <w:sz w:val="26"/>
                <w:szCs w:val="26"/>
                <w:lang w:val="vi-VN"/>
                <w:rPrChange w:id="766" w:author="ACER" w:date="2026-07-05T23:20:00Z">
                  <w:rPr>
                    <w:ins w:id="767" w:author="ACER" w:date="2026-07-05T23:16:00Z"/>
                  </w:rPr>
                </w:rPrChange>
              </w:rPr>
            </w:pPr>
            <w:ins w:id="768" w:author="ACER" w:date="2026-07-05T23:16:00Z">
              <w:r w:rsidRPr="002406F6">
                <w:rPr>
                  <w:color w:val="000000" w:themeColor="text1"/>
                  <w:sz w:val="26"/>
                  <w:szCs w:val="26"/>
                  <w:lang w:val="vi-VN"/>
                  <w:rPrChange w:id="769" w:author="ACER" w:date="2026-07-05T23:20:00Z">
                    <w:rPr/>
                  </w:rPrChange>
                </w:rPr>
                <w:t>Lưu lượng đến hồ Q(t) theo giờ (2022 — 2025)</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70"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468BBD3" w14:textId="77777777" w:rsidR="00902EB5" w:rsidRPr="002406F6" w:rsidRDefault="00902EB5" w:rsidP="00902EB5">
            <w:pPr>
              <w:pStyle w:val="TableText"/>
              <w:rPr>
                <w:ins w:id="771" w:author="ACER" w:date="2026-07-05T23:16:00Z"/>
                <w:color w:val="000000" w:themeColor="text1"/>
                <w:sz w:val="26"/>
                <w:szCs w:val="26"/>
                <w:rPrChange w:id="772" w:author="ACER" w:date="2026-07-05T23:20:00Z">
                  <w:rPr>
                    <w:ins w:id="773" w:author="ACER" w:date="2026-07-05T23:16:00Z"/>
                  </w:rPr>
                </w:rPrChange>
              </w:rPr>
            </w:pPr>
            <w:ins w:id="774" w:author="ACER" w:date="2026-07-05T23:16:00Z">
              <w:r w:rsidRPr="002406F6">
                <w:rPr>
                  <w:color w:val="000000" w:themeColor="text1"/>
                  <w:sz w:val="26"/>
                  <w:szCs w:val="26"/>
                  <w:rPrChange w:id="775"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76"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0FA77E6" w14:textId="77777777" w:rsidR="00902EB5" w:rsidRPr="002406F6" w:rsidRDefault="00902EB5" w:rsidP="00902EB5">
            <w:pPr>
              <w:pStyle w:val="TableText"/>
              <w:rPr>
                <w:ins w:id="777" w:author="ACER" w:date="2026-07-05T23:16:00Z"/>
                <w:color w:val="000000" w:themeColor="text1"/>
                <w:sz w:val="26"/>
                <w:szCs w:val="26"/>
                <w:rPrChange w:id="778" w:author="ACER" w:date="2026-07-05T23:20:00Z">
                  <w:rPr>
                    <w:ins w:id="779" w:author="ACER" w:date="2026-07-05T23:16:00Z"/>
                  </w:rPr>
                </w:rPrChange>
              </w:rPr>
            </w:pPr>
            <w:ins w:id="780" w:author="ACER" w:date="2026-07-05T23:16:00Z">
              <w:r w:rsidRPr="002406F6">
                <w:rPr>
                  <w:color w:val="000000" w:themeColor="text1"/>
                  <w:sz w:val="26"/>
                  <w:szCs w:val="26"/>
                  <w:rPrChange w:id="781" w:author="ACER" w:date="2026-07-05T23:20:00Z">
                    <w:rPr/>
                  </w:rPrChange>
                </w:rPr>
                <w:t>Dữ liệu mục tiêu huấn luyện mô hình</w:t>
              </w:r>
            </w:ins>
          </w:p>
        </w:tc>
      </w:tr>
      <w:tr w:rsidR="00902EB5" w:rsidRPr="002406F6" w14:paraId="7F93E55F" w14:textId="77777777" w:rsidTr="00902EB5">
        <w:trPr>
          <w:jc w:val="center"/>
          <w:ins w:id="782" w:author="ACER" w:date="2026-07-05T23:16:00Z"/>
        </w:trPr>
        <w:tc>
          <w:tcPr>
            <w:tcW w:w="2347"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83" w:author="ACER" w:date="2026-07-05T23:17:00Z">
              <w:tcPr>
                <w:tcW w:w="2256"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C166ADC" w14:textId="77777777" w:rsidR="00902EB5" w:rsidRPr="002406F6" w:rsidRDefault="00902EB5" w:rsidP="00902EB5">
            <w:pPr>
              <w:pStyle w:val="TableText"/>
              <w:rPr>
                <w:ins w:id="784" w:author="ACER" w:date="2026-07-05T23:16:00Z"/>
                <w:color w:val="000000" w:themeColor="text1"/>
                <w:sz w:val="26"/>
                <w:szCs w:val="26"/>
                <w:lang w:val="vi-VN"/>
                <w:rPrChange w:id="785" w:author="ACER" w:date="2026-07-05T23:20:00Z">
                  <w:rPr>
                    <w:ins w:id="786" w:author="ACER" w:date="2026-07-05T23:16:00Z"/>
                  </w:rPr>
                </w:rPrChange>
              </w:rPr>
            </w:pPr>
            <w:ins w:id="787" w:author="ACER" w:date="2026-07-05T23:16:00Z">
              <w:r w:rsidRPr="002406F6">
                <w:rPr>
                  <w:color w:val="000000" w:themeColor="text1"/>
                  <w:sz w:val="26"/>
                  <w:szCs w:val="26"/>
                  <w:lang w:val="vi-VN"/>
                  <w:rPrChange w:id="788" w:author="ACER" w:date="2026-07-05T23:20:00Z">
                    <w:rPr/>
                  </w:rPrChange>
                </w:rPr>
                <w:t>Trạm đo mưa VNDMS / NCHMF, tái phân tích ERA5 (OpenMeteo)</w:t>
              </w:r>
            </w:ins>
          </w:p>
        </w:tc>
        <w:tc>
          <w:tcPr>
            <w:tcW w:w="2533"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89" w:author="ACER" w:date="2026-07-05T23:17:00Z">
              <w:tcPr>
                <w:tcW w:w="257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30E4D78" w14:textId="77777777" w:rsidR="00902EB5" w:rsidRPr="002406F6" w:rsidRDefault="00902EB5" w:rsidP="00902EB5">
            <w:pPr>
              <w:pStyle w:val="TableText"/>
              <w:rPr>
                <w:ins w:id="790" w:author="ACER" w:date="2026-07-05T23:16:00Z"/>
                <w:color w:val="000000" w:themeColor="text1"/>
                <w:sz w:val="26"/>
                <w:szCs w:val="26"/>
                <w:lang w:val="vi-VN"/>
                <w:rPrChange w:id="791" w:author="ACER" w:date="2026-07-05T23:20:00Z">
                  <w:rPr>
                    <w:ins w:id="792" w:author="ACER" w:date="2026-07-05T23:16:00Z"/>
                  </w:rPr>
                </w:rPrChange>
              </w:rPr>
            </w:pPr>
            <w:ins w:id="793" w:author="ACER" w:date="2026-07-05T23:16:00Z">
              <w:r w:rsidRPr="002406F6">
                <w:rPr>
                  <w:color w:val="000000" w:themeColor="text1"/>
                  <w:sz w:val="26"/>
                  <w:szCs w:val="26"/>
                  <w:lang w:val="vi-VN"/>
                  <w:rPrChange w:id="794" w:author="ACER" w:date="2026-07-05T23:20:00Z">
                    <w:rPr/>
                  </w:rPrChange>
                </w:rPr>
                <w:t>Mưa theo giờ, mưa dạng lưới</w:t>
              </w:r>
            </w:ins>
          </w:p>
        </w:tc>
        <w:tc>
          <w:tcPr>
            <w:tcW w:w="2162"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795" w:author="ACER" w:date="2026-07-05T23:17:00Z">
              <w:tcPr>
                <w:tcW w:w="2185"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6BEBC60" w14:textId="77777777" w:rsidR="00902EB5" w:rsidRPr="002406F6" w:rsidRDefault="00902EB5" w:rsidP="00902EB5">
            <w:pPr>
              <w:pStyle w:val="TableText"/>
              <w:rPr>
                <w:ins w:id="796" w:author="ACER" w:date="2026-07-05T23:16:00Z"/>
                <w:color w:val="000000" w:themeColor="text1"/>
                <w:sz w:val="26"/>
                <w:szCs w:val="26"/>
                <w:rPrChange w:id="797" w:author="ACER" w:date="2026-07-05T23:20:00Z">
                  <w:rPr>
                    <w:ins w:id="798" w:author="ACER" w:date="2026-07-05T23:16:00Z"/>
                  </w:rPr>
                </w:rPrChange>
              </w:rPr>
            </w:pPr>
            <w:ins w:id="799" w:author="ACER" w:date="2026-07-05T23:16:00Z">
              <w:r w:rsidRPr="002406F6">
                <w:rPr>
                  <w:color w:val="000000" w:themeColor="text1"/>
                  <w:sz w:val="26"/>
                  <w:szCs w:val="26"/>
                  <w:rPrChange w:id="800" w:author="ACER" w:date="2026-07-05T23:20:00Z">
                    <w:rPr/>
                  </w:rPrChange>
                </w:rPr>
                <w:t>REST API</w:t>
              </w:r>
            </w:ins>
          </w:p>
        </w:tc>
        <w:tc>
          <w:tcPr>
            <w:tcW w:w="1958"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801" w:author="ACER" w:date="2026-07-05T23:17:00Z">
              <w:tcPr>
                <w:tcW w:w="1984"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E4D8929" w14:textId="77777777" w:rsidR="00902EB5" w:rsidRPr="002406F6" w:rsidRDefault="00902EB5" w:rsidP="00902EB5">
            <w:pPr>
              <w:pStyle w:val="TableText"/>
              <w:rPr>
                <w:ins w:id="802" w:author="ACER" w:date="2026-07-05T23:16:00Z"/>
                <w:color w:val="000000" w:themeColor="text1"/>
                <w:sz w:val="26"/>
                <w:szCs w:val="26"/>
                <w:rPrChange w:id="803" w:author="ACER" w:date="2026-07-05T23:20:00Z">
                  <w:rPr>
                    <w:ins w:id="804" w:author="ACER" w:date="2026-07-05T23:16:00Z"/>
                  </w:rPr>
                </w:rPrChange>
              </w:rPr>
            </w:pPr>
            <w:ins w:id="805" w:author="ACER" w:date="2026-07-05T23:16:00Z">
              <w:r w:rsidRPr="002406F6">
                <w:rPr>
                  <w:color w:val="000000" w:themeColor="text1"/>
                  <w:sz w:val="26"/>
                  <w:szCs w:val="26"/>
                  <w:rPrChange w:id="806" w:author="ACER" w:date="2026-07-05T23:20:00Z">
                    <w:rPr/>
                  </w:rPrChange>
                </w:rPr>
                <w:t>Biến ngoại sinh và điền khuyết</w:t>
              </w:r>
            </w:ins>
          </w:p>
        </w:tc>
      </w:tr>
    </w:tbl>
    <w:p w14:paraId="67D37AE6" w14:textId="77777777" w:rsidR="00902EB5" w:rsidRPr="002406F6" w:rsidDel="0046743B" w:rsidRDefault="00902EB5">
      <w:pPr>
        <w:jc w:val="both"/>
        <w:rPr>
          <w:del w:id="807" w:author="ACER" w:date="2026-07-05T23:15:00Z"/>
          <w:sz w:val="26"/>
          <w:szCs w:val="26"/>
        </w:rPr>
        <w:pPrChange w:id="808" w:author="ACER" w:date="2026-07-05T23:17:00Z">
          <w:pPr>
            <w:keepNext/>
            <w:jc w:val="center"/>
          </w:pPr>
        </w:pPrChange>
      </w:pPr>
      <w:ins w:id="809" w:author="ACER" w:date="2026-07-05T23:17:00Z">
        <w:r w:rsidRPr="002406F6">
          <w:rPr>
            <w:sz w:val="26"/>
            <w:szCs w:val="26"/>
          </w:rPr>
          <w:t>Lượng mưa điểm từ các trạm đo được phân bổ theo không gian bằng nội suy IDW (trong hệ thống vận hành) để tạo chuỗi mưa trung bình toàn lưu vực, cung cấp đầu vào cho cả dự báo lẫn động cơ cảnh báo. Cơ chế xác thực OAuth2 chuyển tiếp qua VPS Proxy được thiết kế để vượt qua hạn chế địa chỉ IP của nguồn dữ liệu chính quyền, trong khi trình thu thập PCTT dùng kỹ thuật phát hiện bảng AJAX thích nghi để trích xuất dữ liệu thời gian thực một cách ổn định.</w:t>
        </w:r>
      </w:ins>
      <w:del w:id="810" w:author="ACER" w:date="2026-07-05T23:15:00Z">
        <w:r w:rsidRPr="002406F6" w:rsidDel="0046743B">
          <w:rPr>
            <w:sz w:val="26"/>
            <w:szCs w:val="26"/>
            <w:lang w:val="en-US"/>
            <w14:ligatures w14:val="standardContextual"/>
          </w:rPr>
          <w:drawing>
            <wp:inline distT="0" distB="0" distL="0" distR="0" wp14:anchorId="42E6E2BC" wp14:editId="52057C15">
              <wp:extent cx="4876141" cy="3406140"/>
              <wp:effectExtent l="0" t="0" r="1270" b="3810"/>
              <wp:docPr id="1613946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46226" name="Picture 16139462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06539" cy="3427374"/>
                      </a:xfrm>
                      <a:prstGeom prst="rect">
                        <a:avLst/>
                      </a:prstGeom>
                    </pic:spPr>
                  </pic:pic>
                </a:graphicData>
              </a:graphic>
            </wp:inline>
          </w:drawing>
        </w:r>
      </w:del>
    </w:p>
    <w:p w14:paraId="371EC077" w14:textId="77777777" w:rsidR="00902EB5" w:rsidRPr="002406F6" w:rsidRDefault="00902EB5">
      <w:pPr>
        <w:rPr>
          <w:szCs w:val="26"/>
        </w:rPr>
        <w:pPrChange w:id="811" w:author="ACER" w:date="2026-07-05T23:17:00Z">
          <w:pPr>
            <w:pStyle w:val="Caption"/>
          </w:pPr>
        </w:pPrChange>
      </w:pPr>
      <w:del w:id="812" w:author="ACER" w:date="2026-07-05T23:15:00Z">
        <w:r w:rsidRPr="002406F6" w:rsidDel="0046743B">
          <w:rPr>
            <w:sz w:val="26"/>
            <w:szCs w:val="26"/>
          </w:rPr>
          <w:delText xml:space="preserve">Hình </w:delText>
        </w:r>
        <w:r w:rsidRPr="002406F6" w:rsidDel="0046743B">
          <w:rPr>
            <w:sz w:val="26"/>
            <w:szCs w:val="26"/>
          </w:rPr>
          <w:fldChar w:fldCharType="begin"/>
        </w:r>
        <w:r w:rsidRPr="002406F6" w:rsidDel="0046743B">
          <w:rPr>
            <w:sz w:val="26"/>
            <w:szCs w:val="26"/>
          </w:rPr>
          <w:delInstrText xml:space="preserve"> SEQ chap \c </w:delInstrText>
        </w:r>
        <w:r w:rsidRPr="002406F6" w:rsidDel="0046743B">
          <w:rPr>
            <w:sz w:val="26"/>
            <w:szCs w:val="26"/>
          </w:rPr>
          <w:fldChar w:fldCharType="separate"/>
        </w:r>
        <w:r w:rsidRPr="002406F6" w:rsidDel="0046743B">
          <w:rPr>
            <w:sz w:val="26"/>
            <w:szCs w:val="26"/>
          </w:rPr>
          <w:delText>3</w:delText>
        </w:r>
        <w:r w:rsidRPr="002406F6" w:rsidDel="0046743B">
          <w:rPr>
            <w:sz w:val="26"/>
            <w:szCs w:val="26"/>
          </w:rPr>
          <w:fldChar w:fldCharType="end"/>
        </w:r>
        <w:r w:rsidRPr="002406F6" w:rsidDel="0046743B">
          <w:rPr>
            <w:sz w:val="26"/>
            <w:szCs w:val="26"/>
          </w:rPr>
          <w:delText>.</w:delText>
        </w:r>
        <w:r w:rsidRPr="002406F6" w:rsidDel="0046743B">
          <w:rPr>
            <w:sz w:val="26"/>
            <w:szCs w:val="26"/>
          </w:rPr>
          <w:fldChar w:fldCharType="begin"/>
        </w:r>
        <w:r w:rsidRPr="002406F6" w:rsidDel="0046743B">
          <w:rPr>
            <w:sz w:val="26"/>
            <w:szCs w:val="26"/>
          </w:rPr>
          <w:delInstrText xml:space="preserve"> SEQ Hình \* ARABIC \s 1 </w:delInstrText>
        </w:r>
        <w:r w:rsidRPr="002406F6" w:rsidDel="0046743B">
          <w:rPr>
            <w:sz w:val="26"/>
            <w:szCs w:val="26"/>
          </w:rPr>
          <w:fldChar w:fldCharType="separate"/>
        </w:r>
        <w:r w:rsidRPr="002406F6" w:rsidDel="0046743B">
          <w:rPr>
            <w:sz w:val="26"/>
            <w:szCs w:val="26"/>
          </w:rPr>
          <w:delText>3</w:delText>
        </w:r>
        <w:r w:rsidRPr="002406F6" w:rsidDel="0046743B">
          <w:rPr>
            <w:sz w:val="26"/>
            <w:szCs w:val="26"/>
          </w:rPr>
          <w:fldChar w:fldCharType="end"/>
        </w:r>
        <w:r w:rsidRPr="002406F6" w:rsidDel="0046743B">
          <w:rPr>
            <w:sz w:val="26"/>
            <w:szCs w:val="26"/>
          </w:rPr>
          <w:delText xml:space="preserve"> Sơ đồ thuật toán mô hình ARIMAX(3, 1, 0).</w:delText>
        </w:r>
      </w:del>
    </w:p>
    <w:p w14:paraId="31CA7930"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813" w:name="_Toc234274042"/>
      <w:ins w:id="814" w:author="ACER" w:date="2026-07-05T23:20:00Z">
        <w:r w:rsidRPr="002406F6">
          <w:rPr>
            <w:sz w:val="26"/>
            <w:szCs w:val="26"/>
          </w:rPr>
          <w:t>Backend, cơ sở dữ liệu và tự động hóa</w:t>
        </w:r>
        <w:bookmarkEnd w:id="813"/>
        <w:r w:rsidRPr="002406F6" w:rsidDel="003D334E">
          <w:rPr>
            <w:sz w:val="26"/>
            <w:szCs w:val="26"/>
          </w:rPr>
          <w:t xml:space="preserve"> </w:t>
        </w:r>
      </w:ins>
      <w:del w:id="815" w:author="ACER" w:date="2026-07-05T23:20:00Z">
        <w:r w:rsidRPr="002406F6" w:rsidDel="003D334E">
          <w:rPr>
            <w:sz w:val="26"/>
            <w:szCs w:val="26"/>
          </w:rPr>
          <w:delText>Mô hình LSTM Encoder–Decoder toàn cục (dự báo đa bước tới 24 giờ)</w:delText>
        </w:r>
      </w:del>
    </w:p>
    <w:p w14:paraId="3F97E5C1" w14:textId="77777777" w:rsidR="00902EB5" w:rsidRPr="002406F6" w:rsidRDefault="00902EB5" w:rsidP="00902EB5">
      <w:pPr>
        <w:rPr>
          <w:ins w:id="816" w:author="ACER" w:date="2026-07-05T23:21:00Z"/>
          <w:sz w:val="26"/>
          <w:szCs w:val="26"/>
        </w:rPr>
      </w:pPr>
      <w:ins w:id="817" w:author="ACER" w:date="2026-07-05T23:21:00Z">
        <w:r w:rsidRPr="002406F6">
          <w:rPr>
            <w:sz w:val="26"/>
            <w:szCs w:val="26"/>
          </w:rPr>
          <w:t>Backend được xây dựng trên Node.js (ESM) với framework Express.js theo kiến trúc Clean Architecture với năm lớp tách biệt: Entity → Repository → Service → Controller → Route. Cách phân tầng này giúp tách biệt logic nghiệp vụ khỏi hạ tầng, thuận lợi cho việc mở rộng và bảo trì. Xác thực người dùng sử dụng Clerk JWT, phân quyền theo vai trò (quản trị viên, cơ quan, người dân).</w:t>
        </w:r>
      </w:ins>
    </w:p>
    <w:p w14:paraId="4155E33F" w14:textId="77777777" w:rsidR="00902EB5" w:rsidRPr="002406F6" w:rsidRDefault="00902EB5" w:rsidP="00902EB5">
      <w:pPr>
        <w:rPr>
          <w:ins w:id="818" w:author="ACER" w:date="2026-07-05T23:21:00Z"/>
          <w:sz w:val="26"/>
          <w:szCs w:val="26"/>
        </w:rPr>
      </w:pPr>
      <w:ins w:id="819" w:author="ACER" w:date="2026-07-05T23:21:00Z">
        <w:r w:rsidRPr="002406F6">
          <w:rPr>
            <w:sz w:val="26"/>
            <w:szCs w:val="26"/>
          </w:rPr>
          <w:t>Cơ sở dữ liệu dùng chung là MongoDB Atlas (đám mây) với chín collection chính: User, Post, RainStation, RainLakeHistory, InflowLake, InflowLakeHistory, ForecastLSTM, ReservoirAlert và OperationLog. Đây là “nguồn sự thật” duy nhất mà cả ứng dụng Web, ứng dụng Di động và Desktop cùng truy cập.</w:t>
        </w:r>
      </w:ins>
    </w:p>
    <w:p w14:paraId="16FBC254" w14:textId="77777777" w:rsidR="00902EB5" w:rsidRPr="002406F6" w:rsidRDefault="00902EB5">
      <w:pPr>
        <w:rPr>
          <w:ins w:id="820" w:author="ACER" w:date="2026-07-05T23:22:00Z"/>
          <w:sz w:val="26"/>
          <w:szCs w:val="26"/>
        </w:rPr>
      </w:pPr>
      <w:ins w:id="821" w:author="ACER" w:date="2026-07-05T23:21:00Z">
        <w:r w:rsidRPr="002406F6">
          <w:rPr>
            <w:sz w:val="26"/>
            <w:szCs w:val="26"/>
          </w:rPr>
          <w:t>Để bảo đảm dữ liệu luôn mới và cảnh báo được phát hành kịp thời, hệ thống vận hành sáu tác vụ nền (cron job) tự động hóa toàn bộ quy trình đồng bộ và xử lý dữ liệu (Bảng 2).</w:t>
        </w:r>
      </w:ins>
    </w:p>
    <w:p w14:paraId="535ACD35" w14:textId="77777777" w:rsidR="00902EB5" w:rsidRPr="002406F6" w:rsidRDefault="00902EB5">
      <w:pPr>
        <w:pStyle w:val="Caption"/>
        <w:rPr>
          <w:ins w:id="822" w:author="ACER" w:date="2026-07-05T23:21:00Z"/>
          <w:szCs w:val="26"/>
        </w:rPr>
        <w:pPrChange w:id="823" w:author="ACER" w:date="2026-07-06T00:03:00Z">
          <w:pPr/>
        </w:pPrChange>
      </w:pPr>
      <w:bookmarkStart w:id="824" w:name="_Toc234253316"/>
      <w:bookmarkStart w:id="825" w:name="_Toc234253379"/>
      <w:bookmarkStart w:id="826" w:name="_Toc234274195"/>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2</w:t>
      </w:r>
      <w:r w:rsidRPr="002406F6">
        <w:rPr>
          <w:szCs w:val="26"/>
        </w:rPr>
        <w:fldChar w:fldCharType="end"/>
      </w:r>
      <w:r w:rsidRPr="002406F6">
        <w:rPr>
          <w:szCs w:val="26"/>
        </w:rPr>
        <w:t xml:space="preserve">. </w:t>
      </w:r>
      <w:ins w:id="827" w:author="ACER" w:date="2026-07-05T23:23:00Z">
        <w:r w:rsidRPr="002406F6">
          <w:rPr>
            <w:szCs w:val="26"/>
          </w:rPr>
          <w:t>Các tác vụ nền (cron job) tự động trong backend của hệ thống.</w:t>
        </w:r>
      </w:ins>
      <w:bookmarkEnd w:id="824"/>
      <w:bookmarkEnd w:id="825"/>
      <w:bookmarkEnd w:id="826"/>
    </w:p>
    <w:tbl>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Change w:id="828">
          <w:tblGrid>
            <w:gridCol w:w="2500"/>
            <w:gridCol w:w="2000"/>
            <w:gridCol w:w="4500"/>
          </w:tblGrid>
        </w:tblGridChange>
      </w:tblGrid>
      <w:tr w:rsidR="00902EB5" w:rsidRPr="002406F6" w14:paraId="3050FD87" w14:textId="77777777" w:rsidTr="00902EB5">
        <w:trPr>
          <w:tblHeader/>
          <w:ins w:id="829"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5D7F4909" w14:textId="77777777" w:rsidR="00902EB5" w:rsidRPr="002406F6" w:rsidRDefault="00902EB5" w:rsidP="00902EB5">
            <w:pPr>
              <w:pStyle w:val="TableText"/>
              <w:jc w:val="center"/>
              <w:rPr>
                <w:ins w:id="830" w:author="ACER" w:date="2026-07-05T23:22:00Z"/>
                <w:color w:val="000000" w:themeColor="text1"/>
                <w:sz w:val="26"/>
                <w:szCs w:val="26"/>
                <w:rPrChange w:id="831" w:author="ACER" w:date="2026-07-05T23:23:00Z">
                  <w:rPr>
                    <w:ins w:id="832" w:author="ACER" w:date="2026-07-05T23:22:00Z"/>
                  </w:rPr>
                </w:rPrChange>
              </w:rPr>
            </w:pPr>
            <w:ins w:id="833" w:author="ACER" w:date="2026-07-05T23:22:00Z">
              <w:r w:rsidRPr="002406F6">
                <w:rPr>
                  <w:b/>
                  <w:bCs/>
                  <w:color w:val="000000" w:themeColor="text1"/>
                  <w:sz w:val="26"/>
                  <w:szCs w:val="26"/>
                  <w:rPrChange w:id="834" w:author="ACER" w:date="2026-07-05T23:23:00Z">
                    <w:rPr>
                      <w:b/>
                      <w:bCs/>
                      <w:color w:val="1F3864"/>
                    </w:rPr>
                  </w:rPrChange>
                </w:rPr>
                <w:t>Tác vụ</w:t>
              </w:r>
            </w:ins>
          </w:p>
        </w:tc>
        <w:tc>
          <w:tcPr>
            <w:tcW w:w="20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7721D5DA" w14:textId="77777777" w:rsidR="00902EB5" w:rsidRPr="002406F6" w:rsidRDefault="00902EB5" w:rsidP="00902EB5">
            <w:pPr>
              <w:pStyle w:val="TableText"/>
              <w:jc w:val="center"/>
              <w:rPr>
                <w:ins w:id="835" w:author="ACER" w:date="2026-07-05T23:22:00Z"/>
                <w:color w:val="000000" w:themeColor="text1"/>
                <w:sz w:val="26"/>
                <w:szCs w:val="26"/>
                <w:rPrChange w:id="836" w:author="ACER" w:date="2026-07-05T23:23:00Z">
                  <w:rPr>
                    <w:ins w:id="837" w:author="ACER" w:date="2026-07-05T23:22:00Z"/>
                  </w:rPr>
                </w:rPrChange>
              </w:rPr>
            </w:pPr>
            <w:ins w:id="838" w:author="ACER" w:date="2026-07-05T23:22:00Z">
              <w:r w:rsidRPr="002406F6">
                <w:rPr>
                  <w:b/>
                  <w:bCs/>
                  <w:color w:val="000000" w:themeColor="text1"/>
                  <w:sz w:val="26"/>
                  <w:szCs w:val="26"/>
                  <w:rPrChange w:id="839" w:author="ACER" w:date="2026-07-05T23:23:00Z">
                    <w:rPr>
                      <w:b/>
                      <w:bCs/>
                      <w:color w:val="1F3864"/>
                    </w:rPr>
                  </w:rPrChange>
                </w:rPr>
                <w:t>Chu kỳ</w:t>
              </w:r>
            </w:ins>
          </w:p>
        </w:tc>
        <w:tc>
          <w:tcPr>
            <w:tcW w:w="45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68160880" w14:textId="77777777" w:rsidR="00902EB5" w:rsidRPr="002406F6" w:rsidRDefault="00902EB5" w:rsidP="00902EB5">
            <w:pPr>
              <w:pStyle w:val="TableText"/>
              <w:jc w:val="center"/>
              <w:rPr>
                <w:ins w:id="840" w:author="ACER" w:date="2026-07-05T23:22:00Z"/>
                <w:color w:val="000000" w:themeColor="text1"/>
                <w:sz w:val="26"/>
                <w:szCs w:val="26"/>
                <w:rPrChange w:id="841" w:author="ACER" w:date="2026-07-05T23:23:00Z">
                  <w:rPr>
                    <w:ins w:id="842" w:author="ACER" w:date="2026-07-05T23:22:00Z"/>
                  </w:rPr>
                </w:rPrChange>
              </w:rPr>
            </w:pPr>
            <w:ins w:id="843" w:author="ACER" w:date="2026-07-05T23:22:00Z">
              <w:r w:rsidRPr="002406F6">
                <w:rPr>
                  <w:b/>
                  <w:bCs/>
                  <w:color w:val="000000" w:themeColor="text1"/>
                  <w:sz w:val="26"/>
                  <w:szCs w:val="26"/>
                  <w:rPrChange w:id="844" w:author="ACER" w:date="2026-07-05T23:23:00Z">
                    <w:rPr>
                      <w:b/>
                      <w:bCs/>
                      <w:color w:val="1F3864"/>
                    </w:rPr>
                  </w:rPrChange>
                </w:rPr>
                <w:t>Chức năng</w:t>
              </w:r>
            </w:ins>
          </w:p>
        </w:tc>
      </w:tr>
      <w:tr w:rsidR="00902EB5" w:rsidRPr="002406F6" w14:paraId="100F97AC" w14:textId="77777777" w:rsidTr="00902EB5">
        <w:trPr>
          <w:ins w:id="845"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E1AF484" w14:textId="77777777" w:rsidR="00902EB5" w:rsidRPr="002406F6" w:rsidRDefault="00902EB5" w:rsidP="00902EB5">
            <w:pPr>
              <w:pStyle w:val="TableText"/>
              <w:rPr>
                <w:ins w:id="846" w:author="ACER" w:date="2026-07-05T23:22:00Z"/>
                <w:color w:val="000000" w:themeColor="text1"/>
                <w:sz w:val="26"/>
                <w:szCs w:val="26"/>
                <w:rPrChange w:id="847" w:author="ACER" w:date="2026-07-05T23:23:00Z">
                  <w:rPr>
                    <w:ins w:id="848" w:author="ACER" w:date="2026-07-05T23:22:00Z"/>
                  </w:rPr>
                </w:rPrChange>
              </w:rPr>
            </w:pPr>
            <w:ins w:id="849" w:author="ACER" w:date="2026-07-05T23:22:00Z">
              <w:r w:rsidRPr="002406F6">
                <w:rPr>
                  <w:b/>
                  <w:bCs/>
                  <w:color w:val="000000" w:themeColor="text1"/>
                  <w:sz w:val="26"/>
                  <w:szCs w:val="26"/>
                  <w:rPrChange w:id="850" w:author="ACER" w:date="2026-07-05T23:23:00Z">
                    <w:rPr>
                      <w:b/>
                      <w:bCs/>
                    </w:rPr>
                  </w:rPrChange>
                </w:rPr>
                <w:t>syncRainData</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5B2348F0" w14:textId="77777777" w:rsidR="00902EB5" w:rsidRPr="002406F6" w:rsidRDefault="00902EB5" w:rsidP="00902EB5">
            <w:pPr>
              <w:pStyle w:val="TableText"/>
              <w:jc w:val="center"/>
              <w:rPr>
                <w:ins w:id="851" w:author="ACER" w:date="2026-07-05T23:22:00Z"/>
                <w:color w:val="000000" w:themeColor="text1"/>
                <w:sz w:val="26"/>
                <w:szCs w:val="26"/>
                <w:rPrChange w:id="852" w:author="ACER" w:date="2026-07-05T23:23:00Z">
                  <w:rPr>
                    <w:ins w:id="853" w:author="ACER" w:date="2026-07-05T23:22:00Z"/>
                  </w:rPr>
                </w:rPrChange>
              </w:rPr>
            </w:pPr>
            <w:ins w:id="854" w:author="ACER" w:date="2026-07-05T23:22:00Z">
              <w:r w:rsidRPr="002406F6">
                <w:rPr>
                  <w:color w:val="000000" w:themeColor="text1"/>
                  <w:sz w:val="26"/>
                  <w:szCs w:val="26"/>
                  <w:rPrChange w:id="855" w:author="ACER" w:date="2026-07-05T23:23:00Z">
                    <w:rPr/>
                  </w:rPrChange>
                </w:rPr>
                <w:t>*/30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3B208FC" w14:textId="77777777" w:rsidR="00902EB5" w:rsidRPr="002406F6" w:rsidRDefault="00902EB5" w:rsidP="00902EB5">
            <w:pPr>
              <w:pStyle w:val="TableText"/>
              <w:rPr>
                <w:ins w:id="856" w:author="ACER" w:date="2026-07-05T23:22:00Z"/>
                <w:color w:val="000000" w:themeColor="text1"/>
                <w:sz w:val="26"/>
                <w:szCs w:val="26"/>
                <w:rPrChange w:id="857" w:author="ACER" w:date="2026-07-05T23:23:00Z">
                  <w:rPr>
                    <w:ins w:id="858" w:author="ACER" w:date="2026-07-05T23:22:00Z"/>
                  </w:rPr>
                </w:rPrChange>
              </w:rPr>
            </w:pPr>
            <w:ins w:id="859" w:author="ACER" w:date="2026-07-05T23:22:00Z">
              <w:r w:rsidRPr="002406F6">
                <w:rPr>
                  <w:color w:val="000000" w:themeColor="text1"/>
                  <w:sz w:val="26"/>
                  <w:szCs w:val="26"/>
                  <w:rPrChange w:id="860" w:author="ACER" w:date="2026-07-05T23:23:00Z">
                    <w:rPr/>
                  </w:rPrChange>
                </w:rPr>
                <w:t>Đồng bộ dữ liệu mưa từ VRain.vn</w:t>
              </w:r>
            </w:ins>
          </w:p>
        </w:tc>
      </w:tr>
      <w:tr w:rsidR="00902EB5" w:rsidRPr="002406F6" w14:paraId="76249FD5" w14:textId="77777777" w:rsidTr="00902EB5">
        <w:trPr>
          <w:ins w:id="861"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13A5928" w14:textId="77777777" w:rsidR="00902EB5" w:rsidRPr="002406F6" w:rsidRDefault="00902EB5" w:rsidP="00902EB5">
            <w:pPr>
              <w:pStyle w:val="TableText"/>
              <w:rPr>
                <w:ins w:id="862" w:author="ACER" w:date="2026-07-05T23:22:00Z"/>
                <w:color w:val="000000" w:themeColor="text1"/>
                <w:sz w:val="26"/>
                <w:szCs w:val="26"/>
                <w:rPrChange w:id="863" w:author="ACER" w:date="2026-07-05T23:23:00Z">
                  <w:rPr>
                    <w:ins w:id="864" w:author="ACER" w:date="2026-07-05T23:22:00Z"/>
                  </w:rPr>
                </w:rPrChange>
              </w:rPr>
            </w:pPr>
            <w:ins w:id="865" w:author="ACER" w:date="2026-07-05T23:22:00Z">
              <w:r w:rsidRPr="002406F6">
                <w:rPr>
                  <w:b/>
                  <w:bCs/>
                  <w:color w:val="000000" w:themeColor="text1"/>
                  <w:sz w:val="26"/>
                  <w:szCs w:val="26"/>
                  <w:rPrChange w:id="866" w:author="ACER" w:date="2026-07-05T23:23:00Z">
                    <w:rPr>
                      <w:b/>
                      <w:bCs/>
                    </w:rPr>
                  </w:rPrChange>
                </w:rPr>
                <w:t>syncLakeData</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67B2BCB" w14:textId="77777777" w:rsidR="00902EB5" w:rsidRPr="002406F6" w:rsidRDefault="00902EB5" w:rsidP="00902EB5">
            <w:pPr>
              <w:pStyle w:val="TableText"/>
              <w:jc w:val="center"/>
              <w:rPr>
                <w:ins w:id="867" w:author="ACER" w:date="2026-07-05T23:22:00Z"/>
                <w:color w:val="000000" w:themeColor="text1"/>
                <w:sz w:val="26"/>
                <w:szCs w:val="26"/>
                <w:rPrChange w:id="868" w:author="ACER" w:date="2026-07-05T23:23:00Z">
                  <w:rPr>
                    <w:ins w:id="869" w:author="ACER" w:date="2026-07-05T23:22:00Z"/>
                  </w:rPr>
                </w:rPrChange>
              </w:rPr>
            </w:pPr>
            <w:ins w:id="870" w:author="ACER" w:date="2026-07-05T23:22:00Z">
              <w:r w:rsidRPr="002406F6">
                <w:rPr>
                  <w:color w:val="000000" w:themeColor="text1"/>
                  <w:sz w:val="26"/>
                  <w:szCs w:val="26"/>
                  <w:rPrChange w:id="871" w:author="ACER" w:date="2026-07-05T23:23:00Z">
                    <w:rPr/>
                  </w:rPrChange>
                </w:rPr>
                <w:t>*/30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6E4C09E6" w14:textId="77777777" w:rsidR="00902EB5" w:rsidRPr="002406F6" w:rsidRDefault="00902EB5" w:rsidP="00902EB5">
            <w:pPr>
              <w:pStyle w:val="TableText"/>
              <w:rPr>
                <w:ins w:id="872" w:author="ACER" w:date="2026-07-05T23:22:00Z"/>
                <w:color w:val="000000" w:themeColor="text1"/>
                <w:sz w:val="26"/>
                <w:szCs w:val="26"/>
                <w:rPrChange w:id="873" w:author="ACER" w:date="2026-07-05T23:23:00Z">
                  <w:rPr>
                    <w:ins w:id="874" w:author="ACER" w:date="2026-07-05T23:22:00Z"/>
                  </w:rPr>
                </w:rPrChange>
              </w:rPr>
            </w:pPr>
            <w:ins w:id="875" w:author="ACER" w:date="2026-07-05T23:22:00Z">
              <w:r w:rsidRPr="002406F6">
                <w:rPr>
                  <w:color w:val="000000" w:themeColor="text1"/>
                  <w:sz w:val="26"/>
                  <w:szCs w:val="26"/>
                  <w:rPrChange w:id="876" w:author="ACER" w:date="2026-07-05T23:23:00Z">
                    <w:rPr/>
                  </w:rPrChange>
                </w:rPr>
                <w:t>Đồng bộ dữ liệu hồ chứa từ PCTT / GOV API</w:t>
              </w:r>
            </w:ins>
          </w:p>
        </w:tc>
      </w:tr>
      <w:tr w:rsidR="00902EB5" w:rsidRPr="002406F6" w14:paraId="7895549C" w14:textId="77777777" w:rsidTr="00902EB5">
        <w:trPr>
          <w:ins w:id="877"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614A224" w14:textId="77777777" w:rsidR="00902EB5" w:rsidRPr="002406F6" w:rsidRDefault="00902EB5" w:rsidP="00902EB5">
            <w:pPr>
              <w:pStyle w:val="TableText"/>
              <w:rPr>
                <w:ins w:id="878" w:author="ACER" w:date="2026-07-05T23:22:00Z"/>
                <w:color w:val="000000" w:themeColor="text1"/>
                <w:sz w:val="26"/>
                <w:szCs w:val="26"/>
                <w:rPrChange w:id="879" w:author="ACER" w:date="2026-07-05T23:23:00Z">
                  <w:rPr>
                    <w:ins w:id="880" w:author="ACER" w:date="2026-07-05T23:22:00Z"/>
                  </w:rPr>
                </w:rPrChange>
              </w:rPr>
            </w:pPr>
            <w:ins w:id="881" w:author="ACER" w:date="2026-07-05T23:22:00Z">
              <w:r w:rsidRPr="002406F6">
                <w:rPr>
                  <w:b/>
                  <w:bCs/>
                  <w:color w:val="000000" w:themeColor="text1"/>
                  <w:sz w:val="26"/>
                  <w:szCs w:val="26"/>
                  <w:rPrChange w:id="882" w:author="ACER" w:date="2026-07-05T23:23:00Z">
                    <w:rPr>
                      <w:b/>
                      <w:bCs/>
                    </w:rPr>
                  </w:rPrChange>
                </w:rPr>
                <w:t>syncIDW</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109D3159" w14:textId="77777777" w:rsidR="00902EB5" w:rsidRPr="002406F6" w:rsidRDefault="00902EB5" w:rsidP="00902EB5">
            <w:pPr>
              <w:pStyle w:val="TableText"/>
              <w:jc w:val="center"/>
              <w:rPr>
                <w:ins w:id="883" w:author="ACER" w:date="2026-07-05T23:22:00Z"/>
                <w:color w:val="000000" w:themeColor="text1"/>
                <w:sz w:val="26"/>
                <w:szCs w:val="26"/>
                <w:rPrChange w:id="884" w:author="ACER" w:date="2026-07-05T23:23:00Z">
                  <w:rPr>
                    <w:ins w:id="885" w:author="ACER" w:date="2026-07-05T23:22:00Z"/>
                  </w:rPr>
                </w:rPrChange>
              </w:rPr>
            </w:pPr>
            <w:ins w:id="886" w:author="ACER" w:date="2026-07-05T23:22:00Z">
              <w:r w:rsidRPr="002406F6">
                <w:rPr>
                  <w:color w:val="000000" w:themeColor="text1"/>
                  <w:sz w:val="26"/>
                  <w:szCs w:val="26"/>
                  <w:rPrChange w:id="887" w:author="ACER" w:date="2026-07-05T23:23:00Z">
                    <w:rPr/>
                  </w:rPrChange>
                </w:rPr>
                <w:t>*/30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97AD6F4" w14:textId="77777777" w:rsidR="00902EB5" w:rsidRPr="002406F6" w:rsidRDefault="00902EB5" w:rsidP="00902EB5">
            <w:pPr>
              <w:pStyle w:val="TableText"/>
              <w:rPr>
                <w:ins w:id="888" w:author="ACER" w:date="2026-07-05T23:22:00Z"/>
                <w:color w:val="000000" w:themeColor="text1"/>
                <w:sz w:val="26"/>
                <w:szCs w:val="26"/>
                <w:rPrChange w:id="889" w:author="ACER" w:date="2026-07-05T23:23:00Z">
                  <w:rPr>
                    <w:ins w:id="890" w:author="ACER" w:date="2026-07-05T23:22:00Z"/>
                  </w:rPr>
                </w:rPrChange>
              </w:rPr>
            </w:pPr>
            <w:ins w:id="891" w:author="ACER" w:date="2026-07-05T23:22:00Z">
              <w:r w:rsidRPr="002406F6">
                <w:rPr>
                  <w:color w:val="000000" w:themeColor="text1"/>
                  <w:sz w:val="26"/>
                  <w:szCs w:val="26"/>
                  <w:rPrChange w:id="892" w:author="ACER" w:date="2026-07-05T23:23:00Z">
                    <w:rPr/>
                  </w:rPrChange>
                </w:rPr>
                <w:t>Nội suy IDW mưa lưu vực → RainLakeHistory</w:t>
              </w:r>
            </w:ins>
          </w:p>
        </w:tc>
      </w:tr>
      <w:tr w:rsidR="00902EB5" w:rsidRPr="002406F6" w14:paraId="1899C67F" w14:textId="77777777" w:rsidTr="00902EB5">
        <w:trPr>
          <w:ins w:id="893"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13DBDC2F" w14:textId="77777777" w:rsidR="00902EB5" w:rsidRPr="002406F6" w:rsidRDefault="00902EB5" w:rsidP="00902EB5">
            <w:pPr>
              <w:pStyle w:val="TableText"/>
              <w:rPr>
                <w:ins w:id="894" w:author="ACER" w:date="2026-07-05T23:22:00Z"/>
                <w:color w:val="000000" w:themeColor="text1"/>
                <w:sz w:val="26"/>
                <w:szCs w:val="26"/>
                <w:rPrChange w:id="895" w:author="ACER" w:date="2026-07-05T23:23:00Z">
                  <w:rPr>
                    <w:ins w:id="896" w:author="ACER" w:date="2026-07-05T23:22:00Z"/>
                  </w:rPr>
                </w:rPrChange>
              </w:rPr>
            </w:pPr>
            <w:ins w:id="897" w:author="ACER" w:date="2026-07-05T23:22:00Z">
              <w:r w:rsidRPr="002406F6">
                <w:rPr>
                  <w:b/>
                  <w:bCs/>
                  <w:color w:val="000000" w:themeColor="text1"/>
                  <w:sz w:val="26"/>
                  <w:szCs w:val="26"/>
                  <w:rPrChange w:id="898" w:author="ACER" w:date="2026-07-05T23:23:00Z">
                    <w:rPr>
                      <w:b/>
                      <w:bCs/>
                    </w:rPr>
                  </w:rPrChange>
                </w:rPr>
                <w:lastRenderedPageBreak/>
                <w:t>lstmForecast</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49AC61F" w14:textId="77777777" w:rsidR="00902EB5" w:rsidRPr="002406F6" w:rsidRDefault="00902EB5" w:rsidP="00902EB5">
            <w:pPr>
              <w:pStyle w:val="TableText"/>
              <w:jc w:val="center"/>
              <w:rPr>
                <w:ins w:id="899" w:author="ACER" w:date="2026-07-05T23:22:00Z"/>
                <w:color w:val="000000" w:themeColor="text1"/>
                <w:sz w:val="26"/>
                <w:szCs w:val="26"/>
                <w:rPrChange w:id="900" w:author="ACER" w:date="2026-07-05T23:23:00Z">
                  <w:rPr>
                    <w:ins w:id="901" w:author="ACER" w:date="2026-07-05T23:22:00Z"/>
                  </w:rPr>
                </w:rPrChange>
              </w:rPr>
            </w:pPr>
            <w:ins w:id="902" w:author="ACER" w:date="2026-07-05T23:22:00Z">
              <w:r w:rsidRPr="002406F6">
                <w:rPr>
                  <w:color w:val="000000" w:themeColor="text1"/>
                  <w:sz w:val="26"/>
                  <w:szCs w:val="26"/>
                  <w:rPrChange w:id="903" w:author="ACER" w:date="2026-07-05T23:23:00Z">
                    <w:rPr/>
                  </w:rPrChange>
                </w:rPr>
                <w:t>6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0AF854D" w14:textId="77777777" w:rsidR="00902EB5" w:rsidRPr="002406F6" w:rsidRDefault="00902EB5" w:rsidP="00902EB5">
            <w:pPr>
              <w:pStyle w:val="TableText"/>
              <w:rPr>
                <w:ins w:id="904" w:author="ACER" w:date="2026-07-05T23:22:00Z"/>
                <w:color w:val="000000" w:themeColor="text1"/>
                <w:sz w:val="26"/>
                <w:szCs w:val="26"/>
                <w:rPrChange w:id="905" w:author="ACER" w:date="2026-07-05T23:23:00Z">
                  <w:rPr>
                    <w:ins w:id="906" w:author="ACER" w:date="2026-07-05T23:22:00Z"/>
                  </w:rPr>
                </w:rPrChange>
              </w:rPr>
            </w:pPr>
            <w:ins w:id="907" w:author="ACER" w:date="2026-07-05T23:22:00Z">
              <w:r w:rsidRPr="002406F6">
                <w:rPr>
                  <w:color w:val="000000" w:themeColor="text1"/>
                  <w:sz w:val="26"/>
                  <w:szCs w:val="26"/>
                  <w:rPrChange w:id="908" w:author="ACER" w:date="2026-07-05T23:23:00Z">
                    <w:rPr/>
                  </w:rPrChange>
                </w:rPr>
                <w:t>Chạy dự báo LSTM 24 giờ cho 16 hồ</w:t>
              </w:r>
            </w:ins>
          </w:p>
        </w:tc>
      </w:tr>
      <w:tr w:rsidR="00902EB5" w:rsidRPr="002406F6" w14:paraId="2F2377CC" w14:textId="77777777" w:rsidTr="00902EB5">
        <w:trPr>
          <w:ins w:id="909"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5E60C2C9" w14:textId="77777777" w:rsidR="00902EB5" w:rsidRPr="002406F6" w:rsidRDefault="00902EB5" w:rsidP="00902EB5">
            <w:pPr>
              <w:pStyle w:val="TableText"/>
              <w:rPr>
                <w:ins w:id="910" w:author="ACER" w:date="2026-07-05T23:22:00Z"/>
                <w:color w:val="000000" w:themeColor="text1"/>
                <w:sz w:val="26"/>
                <w:szCs w:val="26"/>
                <w:rPrChange w:id="911" w:author="ACER" w:date="2026-07-05T23:23:00Z">
                  <w:rPr>
                    <w:ins w:id="912" w:author="ACER" w:date="2026-07-05T23:22:00Z"/>
                  </w:rPr>
                </w:rPrChange>
              </w:rPr>
            </w:pPr>
            <w:ins w:id="913" w:author="ACER" w:date="2026-07-05T23:22:00Z">
              <w:r w:rsidRPr="002406F6">
                <w:rPr>
                  <w:b/>
                  <w:bCs/>
                  <w:color w:val="000000" w:themeColor="text1"/>
                  <w:sz w:val="26"/>
                  <w:szCs w:val="26"/>
                  <w:rPrChange w:id="914" w:author="ACER" w:date="2026-07-05T23:23:00Z">
                    <w:rPr>
                      <w:b/>
                      <w:bCs/>
                    </w:rPr>
                  </w:rPrChange>
                </w:rPr>
                <w:t>floodAlert</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11D9241" w14:textId="77777777" w:rsidR="00902EB5" w:rsidRPr="002406F6" w:rsidRDefault="00902EB5" w:rsidP="00902EB5">
            <w:pPr>
              <w:pStyle w:val="TableText"/>
              <w:jc w:val="center"/>
              <w:rPr>
                <w:ins w:id="915" w:author="ACER" w:date="2026-07-05T23:22:00Z"/>
                <w:color w:val="000000" w:themeColor="text1"/>
                <w:sz w:val="26"/>
                <w:szCs w:val="26"/>
                <w:rPrChange w:id="916" w:author="ACER" w:date="2026-07-05T23:23:00Z">
                  <w:rPr>
                    <w:ins w:id="917" w:author="ACER" w:date="2026-07-05T23:22:00Z"/>
                  </w:rPr>
                </w:rPrChange>
              </w:rPr>
            </w:pPr>
            <w:ins w:id="918" w:author="ACER" w:date="2026-07-05T23:22:00Z">
              <w:r w:rsidRPr="002406F6">
                <w:rPr>
                  <w:color w:val="000000" w:themeColor="text1"/>
                  <w:sz w:val="26"/>
                  <w:szCs w:val="26"/>
                  <w:rPrChange w:id="919" w:author="ACER" w:date="2026-07-05T23:23:00Z">
                    <w:rPr/>
                  </w:rPrChange>
                </w:rPr>
                <w:t>*/15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6809D68" w14:textId="77777777" w:rsidR="00902EB5" w:rsidRPr="002406F6" w:rsidRDefault="00902EB5" w:rsidP="00902EB5">
            <w:pPr>
              <w:pStyle w:val="TableText"/>
              <w:rPr>
                <w:ins w:id="920" w:author="ACER" w:date="2026-07-05T23:22:00Z"/>
                <w:color w:val="000000" w:themeColor="text1"/>
                <w:sz w:val="26"/>
                <w:szCs w:val="26"/>
                <w:rPrChange w:id="921" w:author="ACER" w:date="2026-07-05T23:23:00Z">
                  <w:rPr>
                    <w:ins w:id="922" w:author="ACER" w:date="2026-07-05T23:22:00Z"/>
                  </w:rPr>
                </w:rPrChange>
              </w:rPr>
            </w:pPr>
            <w:ins w:id="923" w:author="ACER" w:date="2026-07-05T23:22:00Z">
              <w:r w:rsidRPr="002406F6">
                <w:rPr>
                  <w:color w:val="000000" w:themeColor="text1"/>
                  <w:sz w:val="26"/>
                  <w:szCs w:val="26"/>
                  <w:rPrChange w:id="924" w:author="ACER" w:date="2026-07-05T23:23:00Z">
                    <w:rPr/>
                  </w:rPrChange>
                </w:rPr>
                <w:t>Kiểm tra điều kiện cảnh báo lũ theo cân bằng nước</w:t>
              </w:r>
            </w:ins>
          </w:p>
        </w:tc>
      </w:tr>
      <w:tr w:rsidR="00902EB5" w:rsidRPr="002406F6" w14:paraId="644E4030" w14:textId="77777777" w:rsidTr="00902EB5">
        <w:tblPrEx>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PrExChange w:id="925" w:author="ACER" w:date="2026-07-05T23:23:00Z">
            <w:tblPrEx>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PrEx>
          </w:tblPrExChange>
        </w:tblPrEx>
        <w:trPr>
          <w:ins w:id="926" w:author="ACER" w:date="2026-07-05T23:22:00Z"/>
        </w:trPr>
        <w:tc>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927" w:author="ACER" w:date="2026-07-05T23:23:00Z">
              <w:tcPr>
                <w:tcW w:w="2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EB79EDA" w14:textId="77777777" w:rsidR="00902EB5" w:rsidRPr="002406F6" w:rsidRDefault="00902EB5" w:rsidP="00902EB5">
            <w:pPr>
              <w:pStyle w:val="TableText"/>
              <w:rPr>
                <w:ins w:id="928" w:author="ACER" w:date="2026-07-05T23:22:00Z"/>
                <w:color w:val="000000" w:themeColor="text1"/>
                <w:sz w:val="26"/>
                <w:szCs w:val="26"/>
                <w:rPrChange w:id="929" w:author="ACER" w:date="2026-07-05T23:23:00Z">
                  <w:rPr>
                    <w:ins w:id="930" w:author="ACER" w:date="2026-07-05T23:22:00Z"/>
                  </w:rPr>
                </w:rPrChange>
              </w:rPr>
            </w:pPr>
            <w:ins w:id="931" w:author="ACER" w:date="2026-07-05T23:22:00Z">
              <w:r w:rsidRPr="002406F6">
                <w:rPr>
                  <w:b/>
                  <w:bCs/>
                  <w:color w:val="000000" w:themeColor="text1"/>
                  <w:sz w:val="26"/>
                  <w:szCs w:val="26"/>
                  <w:rPrChange w:id="932" w:author="ACER" w:date="2026-07-05T23:23:00Z">
                    <w:rPr>
                      <w:b/>
                      <w:bCs/>
                    </w:rPr>
                  </w:rPrChange>
                </w:rPr>
                <w:t>keepAlive</w:t>
              </w:r>
            </w:ins>
          </w:p>
        </w:tc>
        <w:tc>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933" w:author="ACER" w:date="2026-07-05T23:23:00Z">
              <w:tcPr>
                <w:tcW w:w="20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55617EA" w14:textId="77777777" w:rsidR="00902EB5" w:rsidRPr="002406F6" w:rsidRDefault="00902EB5" w:rsidP="00902EB5">
            <w:pPr>
              <w:pStyle w:val="TableText"/>
              <w:jc w:val="center"/>
              <w:rPr>
                <w:ins w:id="934" w:author="ACER" w:date="2026-07-05T23:22:00Z"/>
                <w:color w:val="000000" w:themeColor="text1"/>
                <w:sz w:val="26"/>
                <w:szCs w:val="26"/>
                <w:rPrChange w:id="935" w:author="ACER" w:date="2026-07-05T23:23:00Z">
                  <w:rPr>
                    <w:ins w:id="936" w:author="ACER" w:date="2026-07-05T23:22:00Z"/>
                  </w:rPr>
                </w:rPrChange>
              </w:rPr>
            </w:pPr>
            <w:ins w:id="937" w:author="ACER" w:date="2026-07-05T23:22:00Z">
              <w:r w:rsidRPr="002406F6">
                <w:rPr>
                  <w:color w:val="000000" w:themeColor="text1"/>
                  <w:sz w:val="26"/>
                  <w:szCs w:val="26"/>
                  <w:rPrChange w:id="938" w:author="ACER" w:date="2026-07-05T23:23:00Z">
                    <w:rPr/>
                  </w:rPrChange>
                </w:rPr>
                <w:t>*/14 * * * *</w:t>
              </w:r>
            </w:ins>
          </w:p>
        </w:tc>
        <w:tc>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939" w:author="ACER" w:date="2026-07-05T23:23:00Z">
              <w:tcPr>
                <w:tcW w:w="45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2E05CA0" w14:textId="77777777" w:rsidR="00902EB5" w:rsidRPr="002406F6" w:rsidRDefault="00902EB5" w:rsidP="00902EB5">
            <w:pPr>
              <w:pStyle w:val="TableText"/>
              <w:rPr>
                <w:ins w:id="940" w:author="ACER" w:date="2026-07-05T23:22:00Z"/>
                <w:color w:val="000000" w:themeColor="text1"/>
                <w:sz w:val="26"/>
                <w:szCs w:val="26"/>
                <w:rPrChange w:id="941" w:author="ACER" w:date="2026-07-05T23:23:00Z">
                  <w:rPr>
                    <w:ins w:id="942" w:author="ACER" w:date="2026-07-05T23:22:00Z"/>
                  </w:rPr>
                </w:rPrChange>
              </w:rPr>
            </w:pPr>
            <w:ins w:id="943" w:author="ACER" w:date="2026-07-05T23:22:00Z">
              <w:r w:rsidRPr="002406F6">
                <w:rPr>
                  <w:color w:val="000000" w:themeColor="text1"/>
                  <w:sz w:val="26"/>
                  <w:szCs w:val="26"/>
                  <w:rPrChange w:id="944" w:author="ACER" w:date="2026-07-05T23:23:00Z">
                    <w:rPr/>
                  </w:rPrChange>
                </w:rPr>
                <w:t>Ping self-URL để duy trì dịch vụ luôn hoạt động</w:t>
              </w:r>
            </w:ins>
          </w:p>
        </w:tc>
      </w:tr>
    </w:tbl>
    <w:p w14:paraId="29015804" w14:textId="77777777" w:rsidR="00902EB5" w:rsidRPr="002406F6" w:rsidDel="00691CFD" w:rsidRDefault="00902EB5">
      <w:pPr>
        <w:rPr>
          <w:del w:id="945" w:author="ACER" w:date="2026-07-05T23:21:00Z"/>
          <w:sz w:val="26"/>
          <w:szCs w:val="26"/>
        </w:rPr>
      </w:pPr>
      <w:ins w:id="946" w:author="ACER" w:date="2026-07-05T23:24:00Z">
        <w:r w:rsidRPr="002406F6">
          <w:rPr>
            <w:sz w:val="26"/>
            <w:szCs w:val="26"/>
          </w:rPr>
          <w:t>Nhờ cơ chế tự động hóa này, dữ liệu mưa và hồ chứa được làm mới mỗi 30 phút, dự báo LSTM được cập nhật mỗi giờ, và điều kiện cảnh báo lũ được kiểm tra mỗi 15 phút — bảo đảm ứng dụng Web và Di động luôn hiển thị thông tin cập nhật mà không cần can thiệp thủ công.</w:t>
        </w:r>
      </w:ins>
      <w:del w:id="947" w:author="ACER" w:date="2026-07-05T23:21:00Z">
        <w:r w:rsidRPr="002406F6" w:rsidDel="00691CFD">
          <w:rPr>
            <w:sz w:val="26"/>
            <w:szCs w:val="26"/>
          </w:rPr>
          <w:delText>LSTM là mạng nơ-ron hồi quy được thiết kế để giữ thông tin qua các khoảng thời gian tùy ý thông qua cơ chế cổng học được. Trực giác thủy văn là phản ứng mưa – dòng chảy mang tính phi tuyến (đất bão hòa phản ứng khác với đất khô) và phụ thuộc vào lịch sử dòng chảy. Đề tài áp dụng một mô hình hồi quy toàn cục (global model): một mạng duy nhất được huấn luyện chung trên chuỗi lưu lượng đến của tất cả 16 hồ chứa trong lưu vực, vì hai lý do thực tế: (i) các hồ nhỏ hơn chỉ có 1–2 năm dữ liệu, không đủ để xây dựng mô hình riêng; (ii) một bộ mã hóa dùng chung kèm vector nhúng hồ chứa (16 chiều) giúp mạng tận dụng sự tương đồng thủy văn của các lưu vực lân cận trong khi vẫn phân biệt phản ứng riêng của từng hồ. Kiến trúc này giải quyết trực tiếp thách thức khan hiếm dữ liệu ở các nước đang phát triển và có khả năng nhân rộng cho các lưu vực chưa được đo đạc.</w:delText>
        </w:r>
      </w:del>
    </w:p>
    <w:p w14:paraId="339A5E7B" w14:textId="77777777" w:rsidR="00902EB5" w:rsidRPr="002406F6" w:rsidDel="00691CFD" w:rsidRDefault="00902EB5">
      <w:pPr>
        <w:rPr>
          <w:del w:id="948" w:author="ACER" w:date="2026-07-05T23:22:00Z"/>
          <w:sz w:val="26"/>
          <w:szCs w:val="26"/>
        </w:rPr>
      </w:pPr>
      <w:del w:id="949" w:author="ACER" w:date="2026-07-05T23:21:00Z">
        <w:r w:rsidRPr="002406F6" w:rsidDel="00691CFD">
          <w:rPr>
            <w:sz w:val="26"/>
            <w:szCs w:val="26"/>
          </w:rPr>
          <w:delText>Kiến trúc gồm: Encoder LSTM hai chiều xử lý cửa sổ lịch sử 72–168 bước (giờ) với hơn 30 đặc trưng khí tượng – thủy văn (Q, mưa trễ R₀–R₃, mưa tích lũy 3/6/12/24/48/72/168 giờ, độ ẩm tiền chuẩn, mực nước hồ Z, lưu lượng xả, bốc thoát hơi ET₀, gió, mã hóa thời gian sin/cos); một nhánh Future xử lý mưa dự báo trong tương lai; cơ chế self-attention và bộ chuyển giao trạng thái MLP; Decoder LSTM tự hồi quy sinh ra ba phân vị P10/P50/P90 cho mỗi giờ dự báo. Hàm mất mát lai ghép kết hợp ba thành phần: L = αL_NSE  + βL_quantile  (pinball loss) + γL_peak (peak-aware loss có trọng số cao ở đỉnh lũ); dữ liệu được biến đổi căn bậc hai để kiểm soát ngoại lệ. Thuật toán tối ưu AdamW với lịch trình cosine-annealing, gradient clipping ở 1,0, dừng sớm (early stopping) theo loss tập xác thực.</w:delText>
        </w:r>
      </w:del>
    </w:p>
    <w:p w14:paraId="44276408" w14:textId="77777777" w:rsidR="00902EB5" w:rsidRPr="002406F6" w:rsidDel="00691CFD" w:rsidRDefault="00902EB5">
      <w:pPr>
        <w:jc w:val="both"/>
        <w:rPr>
          <w:del w:id="950" w:author="ACER" w:date="2026-07-05T23:22:00Z"/>
          <w:sz w:val="26"/>
          <w:szCs w:val="26"/>
        </w:rPr>
        <w:pPrChange w:id="951" w:author="ACER" w:date="2026-07-05T23:24:00Z">
          <w:pPr>
            <w:keepNext/>
            <w:jc w:val="center"/>
          </w:pPr>
        </w:pPrChange>
      </w:pPr>
      <w:del w:id="952" w:author="ACER" w:date="2026-07-05T23:22:00Z">
        <w:r w:rsidRPr="002406F6" w:rsidDel="00691CFD">
          <w:rPr>
            <w:sz w:val="26"/>
            <w:szCs w:val="26"/>
            <w:lang w:val="en-US"/>
            <w14:ligatures w14:val="standardContextual"/>
          </w:rPr>
          <w:drawing>
            <wp:inline distT="0" distB="0" distL="0" distR="0" wp14:anchorId="28132681" wp14:editId="0BD052CF">
              <wp:extent cx="5579745" cy="3017520"/>
              <wp:effectExtent l="0" t="0" r="1905" b="0"/>
              <wp:docPr id="122700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838" name="Picture 1227008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8717" cy="3022372"/>
                      </a:xfrm>
                      <a:prstGeom prst="rect">
                        <a:avLst/>
                      </a:prstGeom>
                    </pic:spPr>
                  </pic:pic>
                </a:graphicData>
              </a:graphic>
            </wp:inline>
          </w:drawing>
        </w:r>
      </w:del>
    </w:p>
    <w:p w14:paraId="36356E75" w14:textId="77777777" w:rsidR="00902EB5" w:rsidRPr="002406F6" w:rsidRDefault="00902EB5">
      <w:pPr>
        <w:rPr>
          <w:szCs w:val="26"/>
        </w:rPr>
        <w:pPrChange w:id="953" w:author="ACER" w:date="2026-07-05T23:24:00Z">
          <w:pPr>
            <w:pStyle w:val="Caption"/>
          </w:pPr>
        </w:pPrChange>
      </w:pPr>
      <w:del w:id="954" w:author="ACER" w:date="2026-07-05T23:22:00Z">
        <w:r w:rsidRPr="002406F6" w:rsidDel="00691CFD">
          <w:rPr>
            <w:sz w:val="26"/>
            <w:szCs w:val="26"/>
          </w:rPr>
          <w:delText xml:space="preserve">Hình </w:delText>
        </w:r>
        <w:r w:rsidRPr="002406F6" w:rsidDel="00691CFD">
          <w:rPr>
            <w:sz w:val="26"/>
            <w:szCs w:val="26"/>
          </w:rPr>
          <w:fldChar w:fldCharType="begin"/>
        </w:r>
        <w:r w:rsidRPr="002406F6" w:rsidDel="00691CFD">
          <w:rPr>
            <w:sz w:val="26"/>
            <w:szCs w:val="26"/>
          </w:rPr>
          <w:delInstrText xml:space="preserve"> SEQ chap \c </w:delInstrText>
        </w:r>
        <w:r w:rsidRPr="002406F6" w:rsidDel="00691CFD">
          <w:rPr>
            <w:sz w:val="26"/>
            <w:szCs w:val="26"/>
          </w:rPr>
          <w:fldChar w:fldCharType="separate"/>
        </w:r>
        <w:r w:rsidRPr="002406F6" w:rsidDel="00691CFD">
          <w:rPr>
            <w:sz w:val="26"/>
            <w:szCs w:val="26"/>
          </w:rPr>
          <w:delText>3</w:delText>
        </w:r>
        <w:r w:rsidRPr="002406F6" w:rsidDel="00691CFD">
          <w:rPr>
            <w:sz w:val="26"/>
            <w:szCs w:val="26"/>
          </w:rPr>
          <w:fldChar w:fldCharType="end"/>
        </w:r>
        <w:r w:rsidRPr="002406F6" w:rsidDel="00691CFD">
          <w:rPr>
            <w:sz w:val="26"/>
            <w:szCs w:val="26"/>
          </w:rPr>
          <w:delText>.</w:delText>
        </w:r>
        <w:r w:rsidRPr="002406F6" w:rsidDel="00691CFD">
          <w:rPr>
            <w:sz w:val="26"/>
            <w:szCs w:val="26"/>
          </w:rPr>
          <w:fldChar w:fldCharType="begin"/>
        </w:r>
        <w:r w:rsidRPr="002406F6" w:rsidDel="00691CFD">
          <w:rPr>
            <w:sz w:val="26"/>
            <w:szCs w:val="26"/>
          </w:rPr>
          <w:delInstrText xml:space="preserve"> SEQ Hình \* ARABIC \s 1 </w:delInstrText>
        </w:r>
        <w:r w:rsidRPr="002406F6" w:rsidDel="00691CFD">
          <w:rPr>
            <w:sz w:val="26"/>
            <w:szCs w:val="26"/>
          </w:rPr>
          <w:fldChar w:fldCharType="separate"/>
        </w:r>
        <w:r w:rsidRPr="002406F6" w:rsidDel="00691CFD">
          <w:rPr>
            <w:sz w:val="26"/>
            <w:szCs w:val="26"/>
          </w:rPr>
          <w:delText>4</w:delText>
        </w:r>
        <w:r w:rsidRPr="002406F6" w:rsidDel="00691CFD">
          <w:rPr>
            <w:sz w:val="26"/>
            <w:szCs w:val="26"/>
          </w:rPr>
          <w:fldChar w:fldCharType="end"/>
        </w:r>
        <w:r w:rsidRPr="002406F6" w:rsidDel="00691CFD">
          <w:rPr>
            <w:sz w:val="26"/>
            <w:szCs w:val="26"/>
          </w:rPr>
          <w:delText xml:space="preserve"> Kiến trúc chi tiết mô hình học sâu LSTM Encoder–Decoder toàn cục.</w:delText>
        </w:r>
      </w:del>
    </w:p>
    <w:p w14:paraId="3ADB5964"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955" w:name="_Toc234274043"/>
      <w:ins w:id="956" w:author="ACER" w:date="2026-07-05T23:24:00Z">
        <w:r w:rsidRPr="002406F6">
          <w:rPr>
            <w:sz w:val="26"/>
            <w:szCs w:val="26"/>
          </w:rPr>
          <w:t>Bộ máy dự báo AI tích hợp (tổng quan)</w:t>
        </w:r>
      </w:ins>
      <w:bookmarkEnd w:id="955"/>
      <w:del w:id="957" w:author="ACER" w:date="2026-07-05T23:24:00Z">
        <w:r w:rsidRPr="002406F6" w:rsidDel="001971FF">
          <w:rPr>
            <w:sz w:val="26"/>
            <w:szCs w:val="26"/>
          </w:rPr>
          <w:delText>Xử lý ảnh AI YOLO Pose và thuật toán tối ưu vận hành SCE-UA</w:delText>
        </w:r>
      </w:del>
    </w:p>
    <w:p w14:paraId="0C0137D5" w14:textId="77777777" w:rsidR="00902EB5" w:rsidRPr="002406F6" w:rsidRDefault="00902EB5" w:rsidP="00902EB5">
      <w:pPr>
        <w:rPr>
          <w:ins w:id="958" w:author="ACER" w:date="2026-07-05T23:25:00Z"/>
          <w:sz w:val="26"/>
          <w:szCs w:val="26"/>
        </w:rPr>
      </w:pPr>
      <w:ins w:id="959" w:author="ACER" w:date="2026-07-05T23:25:00Z">
        <w:r w:rsidRPr="002406F6">
          <w:rPr>
            <w:sz w:val="26"/>
            <w:szCs w:val="26"/>
          </w:rPr>
          <w:t>Bộ máy dự báo đóng vai trò cung cấp dữ liệu nền cho các cảnh báo hiển thị trên hai ứng dụng, gồm hai mô hình bổ trợ và một mô-đun thị giác máy. Phần này chỉ trình bày ở mức tổng quan, chi tiết kết quả được đề cập ngắn gọn ở Chương V.</w:t>
        </w:r>
      </w:ins>
    </w:p>
    <w:p w14:paraId="25C7AC70" w14:textId="77777777" w:rsidR="00902EB5" w:rsidRPr="002406F6" w:rsidRDefault="00902EB5" w:rsidP="00902EB5">
      <w:pPr>
        <w:pStyle w:val="ListParagraph"/>
        <w:numPr>
          <w:ilvl w:val="0"/>
          <w:numId w:val="33"/>
        </w:numPr>
        <w:spacing w:after="90" w:line="340" w:lineRule="auto"/>
        <w:contextualSpacing w:val="0"/>
        <w:jc w:val="both"/>
        <w:rPr>
          <w:ins w:id="960" w:author="ACER" w:date="2026-07-05T23:25:00Z"/>
          <w:sz w:val="26"/>
          <w:szCs w:val="26"/>
        </w:rPr>
      </w:pPr>
      <w:ins w:id="961" w:author="ACER" w:date="2026-07-05T23:25:00Z">
        <w:r w:rsidRPr="002406F6">
          <w:rPr>
            <w:b/>
            <w:bCs/>
            <w:sz w:val="26"/>
            <w:szCs w:val="26"/>
          </w:rPr>
          <w:t xml:space="preserve">Mô hình ARIMAX (dự báo ngắn hạn 1 — 6 giờ): </w:t>
        </w:r>
        <w:r w:rsidRPr="002406F6">
          <w:rPr>
            <w:sz w:val="26"/>
            <w:szCs w:val="26"/>
          </w:rPr>
          <w:t xml:space="preserve">mở rộng khung ARIMA Box — Jenkins bằng biến ngoại sinh là lượng mưa lưu vực; cấu hình ARIMAX(3, 1, 0) với bốn đặc trưng mưa không chồng lấp, cho dự báo tất định nhanh, minh bạch, phù hợp </w:t>
        </w:r>
      </w:ins>
      <w:r w:rsidRPr="002406F6">
        <w:rPr>
          <w:sz w:val="26"/>
          <w:szCs w:val="26"/>
        </w:rPr>
        <w:t xml:space="preserve">với </w:t>
      </w:r>
      <w:ins w:id="962" w:author="ACER" w:date="2026-07-05T23:25:00Z">
        <w:r w:rsidRPr="002406F6">
          <w:rPr>
            <w:sz w:val="26"/>
            <w:szCs w:val="26"/>
          </w:rPr>
          <w:t>vận hành thường xuyên.</w:t>
        </w:r>
      </w:ins>
    </w:p>
    <w:p w14:paraId="782F1828" w14:textId="77777777" w:rsidR="00902EB5" w:rsidRPr="002406F6" w:rsidRDefault="00902EB5" w:rsidP="00902EB5">
      <w:pPr>
        <w:pStyle w:val="ListParagraph"/>
        <w:numPr>
          <w:ilvl w:val="0"/>
          <w:numId w:val="33"/>
        </w:numPr>
        <w:spacing w:after="90" w:line="340" w:lineRule="auto"/>
        <w:contextualSpacing w:val="0"/>
        <w:jc w:val="both"/>
        <w:rPr>
          <w:ins w:id="963" w:author="ACER" w:date="2026-07-05T23:25:00Z"/>
          <w:sz w:val="26"/>
          <w:szCs w:val="26"/>
        </w:rPr>
      </w:pPr>
      <w:ins w:id="964" w:author="ACER" w:date="2026-07-05T23:25:00Z">
        <w:r w:rsidRPr="002406F6">
          <w:rPr>
            <w:b/>
            <w:bCs/>
            <w:sz w:val="26"/>
            <w:szCs w:val="26"/>
          </w:rPr>
          <w:t xml:space="preserve">Mô hình LSTM Encoder — Decoder toàn cục (dự báo tới 24 giờ): </w:t>
        </w:r>
        <w:r w:rsidRPr="002406F6">
          <w:rPr>
            <w:sz w:val="26"/>
            <w:szCs w:val="26"/>
          </w:rPr>
          <w:t xml:space="preserve">một mạng duy nhất </w:t>
        </w:r>
      </w:ins>
      <w:r w:rsidRPr="002406F6">
        <w:rPr>
          <w:sz w:val="26"/>
          <w:szCs w:val="26"/>
        </w:rPr>
        <w:t xml:space="preserve">được </w:t>
      </w:r>
      <w:ins w:id="965" w:author="ACER" w:date="2026-07-05T23:25:00Z">
        <w:r w:rsidRPr="002406F6">
          <w:rPr>
            <w:sz w:val="26"/>
            <w:szCs w:val="26"/>
          </w:rPr>
          <w:t>huấn luyện chung trên toàn bộ 16 hồ chứa, kèm vector nhúng hồ chứa để chia sẻ động lực học thủy văn giữa các hồ; sinh ra ba phân vị P10/P50/P90 cung cấp dải bất định phục vụ cảnh báo lũ sớm.</w:t>
        </w:r>
      </w:ins>
    </w:p>
    <w:p w14:paraId="41BE9DB5" w14:textId="77777777" w:rsidR="00902EB5" w:rsidRPr="002406F6" w:rsidRDefault="00902EB5" w:rsidP="00902EB5">
      <w:pPr>
        <w:pStyle w:val="ListParagraph"/>
        <w:numPr>
          <w:ilvl w:val="0"/>
          <w:numId w:val="33"/>
        </w:numPr>
        <w:spacing w:after="90" w:line="340" w:lineRule="auto"/>
        <w:contextualSpacing w:val="0"/>
        <w:jc w:val="both"/>
        <w:rPr>
          <w:ins w:id="966" w:author="ACER" w:date="2026-07-05T23:25:00Z"/>
          <w:sz w:val="26"/>
          <w:szCs w:val="26"/>
        </w:rPr>
      </w:pPr>
      <w:ins w:id="967" w:author="ACER" w:date="2026-07-05T23:25:00Z">
        <w:r w:rsidRPr="002406F6">
          <w:rPr>
            <w:b/>
            <w:bCs/>
            <w:sz w:val="26"/>
            <w:szCs w:val="26"/>
          </w:rPr>
          <w:t xml:space="preserve">Mô-đun xử lý ảnh YOLO Pose: </w:t>
        </w:r>
        <w:r w:rsidRPr="002406F6">
          <w:rPr>
            <w:sz w:val="26"/>
            <w:szCs w:val="26"/>
          </w:rPr>
          <w:t>phát hiện ba điểm mốc trên biển báo thước đo nước để ước lượng chiều sâu ngập từ ảnh hiện trường, phục vụ trực tiếp cho tính năng báo cáo ngập trên ứng dụng di động (chi tiết ở Chương V).</w:t>
        </w:r>
      </w:ins>
    </w:p>
    <w:p w14:paraId="48B5073D" w14:textId="77777777" w:rsidR="00902EB5" w:rsidRPr="002406F6" w:rsidRDefault="00902EB5">
      <w:pPr>
        <w:rPr>
          <w:sz w:val="26"/>
          <w:szCs w:val="26"/>
        </w:rPr>
      </w:pPr>
      <w:ins w:id="968" w:author="ACER" w:date="2026-07-05T23:25:00Z">
        <w:r w:rsidRPr="002406F6">
          <w:rPr>
            <w:sz w:val="26"/>
            <w:szCs w:val="26"/>
          </w:rPr>
          <w:t>Ba thành phần này được đóng gói sau máy chủ suy luận FastAPI và chỉ giao tiếp với phần còn lại của hệ thống qua REST API, nên có thể nâng cấp hoặc thay thế độc lập mà không ảnh hưởng tới ứng dụng Web và Di động.</w:t>
        </w:r>
      </w:ins>
      <w:del w:id="969" w:author="ACER" w:date="2026-07-05T23:25:00Z">
        <w:r w:rsidRPr="002406F6" w:rsidDel="00613FE0">
          <w:rPr>
            <w:sz w:val="26"/>
            <w:szCs w:val="26"/>
          </w:rPr>
          <w:delText>Để hỗ trợ cứu hộ và đóng góp dữ liệu cộng đồng, hệ thống tích hợp mô hình YOLO Pose phát hiện 3 điểm mốc trên biển báo thước đo nước (đỉnh biển báo, đáy biển báo, bề mặt nước). Chiều sâu ngập được tính theo công thức tỷ lệ pixel dựa trên chiều cao thực của biển báo (AB = 70 cm) và tổng chiều cao từ mặt đất đến đỉnh (BD = 200 cm), từ đó phân loại thành các mức SAFE / HIGH / DEEP / DANGEROUS phục vụ tự động duyệt bài và cảnh báo. Song song, thuật toán Shuffled Complex Evolution (SCE-UA) được dùng trong ứng dụng Desktop để tìm lịch trình xả tối ưu, cực tiểu hóa sai lệch mực nước so với ngưỡng quy định 1865 và đỉnh lũ hạ du.</w:delText>
        </w:r>
      </w:del>
    </w:p>
    <w:p w14:paraId="63E38ADF"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970" w:name="_Toc234274044"/>
      <w:ins w:id="971" w:author="ACER" w:date="2026-07-05T23:25:00Z">
        <w:r w:rsidRPr="002406F6">
          <w:rPr>
            <w:sz w:val="26"/>
            <w:szCs w:val="26"/>
          </w:rPr>
          <w:t>Chỉ số đánh giá hiệu năng</w:t>
        </w:r>
        <w:bookmarkEnd w:id="970"/>
        <w:r w:rsidRPr="002406F6" w:rsidDel="00316164">
          <w:rPr>
            <w:sz w:val="26"/>
            <w:szCs w:val="26"/>
          </w:rPr>
          <w:t xml:space="preserve"> </w:t>
        </w:r>
      </w:ins>
      <w:del w:id="972" w:author="ACER" w:date="2026-07-05T23:25:00Z">
        <w:r w:rsidRPr="002406F6" w:rsidDel="00316164">
          <w:rPr>
            <w:sz w:val="26"/>
            <w:szCs w:val="26"/>
          </w:rPr>
          <w:delText>Kiến trúc hệ thống triển khai</w:delText>
        </w:r>
      </w:del>
    </w:p>
    <w:p w14:paraId="2B537371" w14:textId="77777777" w:rsidR="00902EB5" w:rsidRPr="002406F6" w:rsidDel="00316164" w:rsidRDefault="00902EB5">
      <w:pPr>
        <w:rPr>
          <w:del w:id="973" w:author="ACER" w:date="2026-07-05T23:26:00Z"/>
          <w:sz w:val="26"/>
          <w:szCs w:val="26"/>
        </w:rPr>
      </w:pPr>
      <w:ins w:id="974" w:author="ACER" w:date="2026-07-05T23:26:00Z">
        <w:r w:rsidRPr="002406F6">
          <w:rPr>
            <w:sz w:val="26"/>
            <w:szCs w:val="26"/>
          </w:rPr>
          <w:t xml:space="preserve">Đối với bộ máy dự báo, bốn chỉ số bổ trợ được sử dụng: Hệ số Hiệu quả Nash — Sutcliffe (NSE, tiêu chí chính; NSE &gt; 0,75 là “tốt”, &gt; 0,90 là “rất tốt”), Sai số toàn phương trung bình (RMSE), Sai số tuyệt đối trung bình (MAE) và Sai số phần trăm tuyệt đối trung bình (MAPE). Đối với sản phẩm phần mềm, hệ thống được đánh giá qua khả </w:t>
        </w:r>
        <w:r w:rsidRPr="002406F6">
          <w:rPr>
            <w:sz w:val="26"/>
            <w:szCs w:val="26"/>
          </w:rPr>
          <w:lastRenderedPageBreak/>
          <w:t>năng vận hành thực tế trên hạ tầng đám mây/VPS, tính ổn định của luồng dữ liệu tự động, độ trễ cảnh báo và mức độ đầy đủ của chuỗi chức năng phục vụ ba nhóm người dùng.</w:t>
        </w:r>
      </w:ins>
      <w:del w:id="975" w:author="ACER" w:date="2026-07-05T23:26:00Z">
        <w:r w:rsidRPr="002406F6" w:rsidDel="00316164">
          <w:rPr>
            <w:sz w:val="26"/>
            <w:szCs w:val="26"/>
          </w:rPr>
          <w:delText>Hệ thống được thiết kế theo kiến trúc phân tầng năm thành phần: (i) tầng thu thập dữ liệu ngoài; (ii) Backend Node.js/Express triển khai trên đám mây theo Clean Architecture (Entity → Repository → Service → Controller → Route), xác thực Clerk JWT; (iii) máy chủ suy luận AI Python FastAPI trên VPS; (iv) ứng dụng Web React.js; (v) ứng dụng Di động React Native/Expo. Ngoài ra còn có ứng dụng Desktop WPF kết nối cùng REST API. Cơ sở dữ liệu dùng chung là MongoDB Atlas với 9 collection chính; sáu tác vụ cron tự động hóa việc đồng bộ mưa, đồng bộ dữ liệu hồ, nội suy IDW, chạy dự báo LSTM 24 giờ và kiểm tra cảnh báo lũ mỗi 15 phút.</w:delText>
        </w:r>
      </w:del>
    </w:p>
    <w:p w14:paraId="3B807524" w14:textId="77777777" w:rsidR="00902EB5" w:rsidRPr="002406F6" w:rsidDel="00316164" w:rsidRDefault="00902EB5">
      <w:pPr>
        <w:keepNext/>
        <w:rPr>
          <w:del w:id="976" w:author="ACER" w:date="2026-07-05T23:26:00Z"/>
          <w:sz w:val="26"/>
          <w:szCs w:val="26"/>
        </w:rPr>
      </w:pPr>
      <w:moveFromRangeStart w:id="977" w:author="ACER" w:date="2026-07-05T23:10:00Z" w:name="move234185427"/>
      <w:moveFrom w:id="978" w:author="ACER" w:date="2026-07-05T23:10:00Z">
        <w:r w:rsidRPr="002406F6" w:rsidDel="002A2BA6">
          <w:rPr>
            <w:sz w:val="26"/>
            <w:szCs w:val="26"/>
            <w:lang w:val="en-US"/>
            <w14:ligatures w14:val="standardContextual"/>
          </w:rPr>
          <w:drawing>
            <wp:inline distT="0" distB="0" distL="0" distR="0" wp14:anchorId="2D11A19D" wp14:editId="1871C42E">
              <wp:extent cx="5579745" cy="1901190"/>
              <wp:effectExtent l="0" t="0" r="1905" b="3810"/>
              <wp:docPr id="514491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1230" name="Picture 514491230"/>
                      <pic:cNvPicPr/>
                    </pic:nvPicPr>
                    <pic:blipFill>
                      <a:blip r:embed="rId21">
                        <a:extLst>
                          <a:ext uri="{28A0092B-C50C-407E-A947-70E740481C1C}">
                            <a14:useLocalDpi xmlns:a14="http://schemas.microsoft.com/office/drawing/2010/main" val="0"/>
                          </a:ext>
                        </a:extLst>
                      </a:blip>
                      <a:stretch>
                        <a:fillRect/>
                      </a:stretch>
                    </pic:blipFill>
                    <pic:spPr>
                      <a:xfrm>
                        <a:off x="0" y="0"/>
                        <a:ext cx="5579745" cy="1901190"/>
                      </a:xfrm>
                      <a:prstGeom prst="rect">
                        <a:avLst/>
                      </a:prstGeom>
                    </pic:spPr>
                  </pic:pic>
                </a:graphicData>
              </a:graphic>
            </wp:inline>
          </w:drawing>
        </w:r>
      </w:moveFrom>
      <w:moveFromRangeEnd w:id="977"/>
    </w:p>
    <w:p w14:paraId="4A1ABDAB" w14:textId="77777777" w:rsidR="00902EB5" w:rsidRPr="002406F6" w:rsidDel="0093746D" w:rsidRDefault="00902EB5">
      <w:pPr>
        <w:rPr>
          <w:del w:id="979" w:author="ACER" w:date="2026-07-05T23:27:00Z"/>
          <w:szCs w:val="26"/>
        </w:rPr>
        <w:pPrChange w:id="980" w:author="ACER" w:date="2026-07-05T23:26:00Z">
          <w:pPr>
            <w:pStyle w:val="Caption"/>
            <w:jc w:val="both"/>
          </w:pPr>
        </w:pPrChange>
      </w:pPr>
      <w:del w:id="981" w:author="ACER" w:date="2026-07-05T23:26:00Z">
        <w:r w:rsidRPr="002406F6" w:rsidDel="00316164">
          <w:rPr>
            <w:sz w:val="26"/>
            <w:szCs w:val="26"/>
          </w:rPr>
          <w:delText xml:space="preserve">Hình </w:delText>
        </w:r>
        <w:r w:rsidRPr="002406F6" w:rsidDel="00316164">
          <w:rPr>
            <w:sz w:val="26"/>
            <w:szCs w:val="26"/>
          </w:rPr>
          <w:fldChar w:fldCharType="begin"/>
        </w:r>
        <w:r w:rsidRPr="002406F6" w:rsidDel="00316164">
          <w:rPr>
            <w:sz w:val="26"/>
            <w:szCs w:val="26"/>
          </w:rPr>
          <w:delInstrText xml:space="preserve"> SEQ chap \c </w:delInstrText>
        </w:r>
        <w:r w:rsidRPr="002406F6" w:rsidDel="00316164">
          <w:rPr>
            <w:sz w:val="26"/>
            <w:szCs w:val="26"/>
          </w:rPr>
          <w:fldChar w:fldCharType="separate"/>
        </w:r>
        <w:r w:rsidRPr="002406F6" w:rsidDel="00316164">
          <w:rPr>
            <w:sz w:val="26"/>
            <w:szCs w:val="26"/>
          </w:rPr>
          <w:delText>3</w:delText>
        </w:r>
        <w:r w:rsidRPr="002406F6" w:rsidDel="00316164">
          <w:rPr>
            <w:sz w:val="26"/>
            <w:szCs w:val="26"/>
          </w:rPr>
          <w:fldChar w:fldCharType="end"/>
        </w:r>
        <w:r w:rsidRPr="002406F6" w:rsidDel="00316164">
          <w:rPr>
            <w:sz w:val="26"/>
            <w:szCs w:val="26"/>
          </w:rPr>
          <w:delText>.</w:delText>
        </w:r>
        <w:r w:rsidRPr="002406F6" w:rsidDel="00316164">
          <w:rPr>
            <w:sz w:val="26"/>
            <w:szCs w:val="26"/>
          </w:rPr>
          <w:fldChar w:fldCharType="begin"/>
        </w:r>
        <w:r w:rsidRPr="002406F6" w:rsidDel="00316164">
          <w:rPr>
            <w:sz w:val="26"/>
            <w:szCs w:val="26"/>
          </w:rPr>
          <w:delInstrText xml:space="preserve"> SEQ Hình \* ARABIC \s 1 </w:delInstrText>
        </w:r>
        <w:r w:rsidRPr="002406F6" w:rsidDel="00316164">
          <w:rPr>
            <w:sz w:val="26"/>
            <w:szCs w:val="26"/>
          </w:rPr>
          <w:fldChar w:fldCharType="separate"/>
        </w:r>
        <w:r w:rsidRPr="002406F6" w:rsidDel="00316164">
          <w:rPr>
            <w:sz w:val="26"/>
            <w:szCs w:val="26"/>
          </w:rPr>
          <w:delText>5</w:delText>
        </w:r>
        <w:r w:rsidRPr="002406F6" w:rsidDel="00316164">
          <w:rPr>
            <w:sz w:val="26"/>
            <w:szCs w:val="26"/>
          </w:rPr>
          <w:fldChar w:fldCharType="end"/>
        </w:r>
        <w:r w:rsidRPr="002406F6" w:rsidDel="00316164">
          <w:rPr>
            <w:sz w:val="26"/>
            <w:szCs w:val="26"/>
          </w:rPr>
          <w:delText xml:space="preserve"> Kiến trúc tổng thể năm lớp của hệ thống giám sát và cảnh báo lũ lụt tích hợp.</w:delText>
        </w:r>
      </w:del>
    </w:p>
    <w:p w14:paraId="7EEB2FEB" w14:textId="77777777" w:rsidR="00902EB5" w:rsidRPr="002406F6" w:rsidDel="0093746D" w:rsidRDefault="00902EB5">
      <w:pPr>
        <w:pStyle w:val="Heading2"/>
        <w:ind w:left="0"/>
        <w:rPr>
          <w:del w:id="982" w:author="ACER" w:date="2026-07-05T23:27:00Z"/>
          <w:sz w:val="26"/>
          <w:szCs w:val="26"/>
        </w:rPr>
        <w:pPrChange w:id="983" w:author="ACER" w:date="2026-07-05T23:27:00Z">
          <w:pPr>
            <w:pStyle w:val="Heading2"/>
          </w:pPr>
        </w:pPrChange>
      </w:pPr>
      <w:del w:id="984" w:author="ACER" w:date="2026-07-05T23:27:00Z">
        <w:r w:rsidRPr="002406F6" w:rsidDel="0093746D">
          <w:rPr>
            <w:sz w:val="26"/>
            <w:szCs w:val="26"/>
          </w:rPr>
          <w:delText>Chỉ số đánh giá hiệu năng</w:delText>
        </w:r>
      </w:del>
    </w:p>
    <w:p w14:paraId="1F9A52AB" w14:textId="77777777" w:rsidR="00902EB5" w:rsidRPr="002406F6" w:rsidDel="0093746D" w:rsidRDefault="00902EB5">
      <w:pPr>
        <w:pStyle w:val="Heading2"/>
        <w:ind w:left="0"/>
        <w:rPr>
          <w:del w:id="985" w:author="ACER" w:date="2026-07-05T23:27:00Z"/>
          <w:rFonts w:eastAsiaTheme="majorEastAsia"/>
          <w:sz w:val="26"/>
          <w:szCs w:val="26"/>
          <w:rPrChange w:id="986" w:author="ACER" w:date="2026-07-04T14:38:00Z">
            <w:rPr>
              <w:del w:id="987" w:author="ACER" w:date="2026-07-05T23:27:00Z"/>
            </w:rPr>
          </w:rPrChange>
        </w:rPr>
        <w:pPrChange w:id="988" w:author="ACER" w:date="2026-07-05T23:27:00Z">
          <w:pPr/>
        </w:pPrChange>
      </w:pPr>
      <w:del w:id="989" w:author="ACER" w:date="2026-07-05T23:27:00Z">
        <w:r w:rsidRPr="002406F6" w:rsidDel="0093746D">
          <w:rPr>
            <w:rFonts w:eastAsiaTheme="majorEastAsia"/>
            <w:sz w:val="26"/>
            <w:szCs w:val="26"/>
            <w:rPrChange w:id="990" w:author="ACER" w:date="2026-07-04T14:38:00Z">
              <w:rPr/>
            </w:rPrChange>
          </w:rPr>
          <w:delText>Bốn chỉ số bổ trợ được báo cáo trên tập kiểm tra: Hệ số Hiệu quả Nash – Sutcliffe (NSE, tiêu chí chính; NSE &gt; 0,75 được coi là “tốt”, &gt; 0,90 là “rất tốt”); Sai số toàn phương trung bình (RMSE, m³/s); Sai số tuyệt đối trung bình (MAE, m³/s); và Sai số phần trăm tuyệt đối trung bình (MAPE, %). Kiểm định Diebold–Mariano được dùng để so sánh ý nghĩa thống kê giữa ARIMAX và ARIMA thuần túy.</w:delText>
        </w:r>
      </w:del>
    </w:p>
    <w:p w14:paraId="7E622D2E" w14:textId="77777777" w:rsidR="00902EB5" w:rsidRPr="002406F6" w:rsidRDefault="00902EB5">
      <w:pPr>
        <w:rPr>
          <w:sz w:val="26"/>
          <w:szCs w:val="26"/>
        </w:rPr>
      </w:pPr>
      <w:del w:id="991" w:author="ACER" w:date="2026-07-05T23:27:00Z">
        <w:r w:rsidRPr="002406F6" w:rsidDel="0093746D">
          <w:rPr>
            <w:sz w:val="26"/>
            <w:szCs w:val="26"/>
          </w:rPr>
          <w:delText>Tính mới, tính sáng tạo: đề tài (1) thực hiện phép so sánh tương đương ARIMAX – LSTM trên cùng bộ dữ liệu vận hành thực tế đa năm; (2) đề xuất mô hình LSTM toàn cục kèm vector nhúng hồ chứa cho phép chuyển giao động lực học giữa các hồ giàu và nghèo dữ liệu; (3) tích hợp toàn bộ vào một hệ thống ba nền tảng dùng chung backend, bổ sung xử lý ảnh AI YOLO Pose và tối ưu hóa SCE-UA — một chuỗi hoàn chỉnh từ nghiên cứu mô hình tới sản phẩm vận hành thực tế.</w:delText>
        </w:r>
      </w:del>
      <w:r w:rsidRPr="002406F6">
        <w:rPr>
          <w:sz w:val="26"/>
          <w:szCs w:val="26"/>
        </w:rPr>
        <w:br w:type="page"/>
      </w:r>
    </w:p>
    <w:p w14:paraId="176C2D5B" w14:textId="77777777" w:rsidR="00902EB5" w:rsidRPr="000E1921" w:rsidRDefault="00902EB5" w:rsidP="00902EB5">
      <w:pPr>
        <w:pStyle w:val="Heading1"/>
        <w:keepNext/>
        <w:keepLines/>
        <w:widowControl/>
        <w:numPr>
          <w:ilvl w:val="0"/>
          <w:numId w:val="25"/>
        </w:numPr>
        <w:autoSpaceDE/>
        <w:autoSpaceDN/>
        <w:spacing w:before="120" w:after="120" w:line="312" w:lineRule="auto"/>
        <w:jc w:val="center"/>
      </w:pPr>
      <w:bookmarkStart w:id="992" w:name="_Toc234274045"/>
      <w:ins w:id="993" w:author="ACER" w:date="2026-07-05T23:29:00Z">
        <w:r w:rsidRPr="009357D2">
          <w:lastRenderedPageBreak/>
          <w:t>ĐỐI TƯỢNG, PHẠM VI NGHIÊN CỨU VÀ ĐỐI TƯỢNG KHẢO SÁT</w:t>
        </w:r>
        <w:bookmarkEnd w:id="992"/>
        <w:r w:rsidRPr="009357D2" w:rsidDel="009357D2">
          <w:t xml:space="preserve"> </w:t>
        </w:r>
      </w:ins>
      <w:del w:id="994" w:author="ACER" w:date="2026-07-05T23:29:00Z">
        <w:r w:rsidRPr="000E1921" w:rsidDel="009357D2">
          <w:delText>ĐỐ</w:delText>
        </w:r>
        <w:r w:rsidRPr="005B4A7C" w:rsidDel="009357D2">
          <w:delText>I TƯỢ</w:delText>
        </w:r>
        <w:r w:rsidRPr="00DA4EA2" w:rsidDel="009357D2">
          <w:delText>NG NGHIÊN CỨU, PHẠM VI NGHIÊN CỨU, ĐỐI TƯỢNG KHẢO SÁT</w:delText>
        </w:r>
      </w:del>
      <w:r w:rsidRPr="000E1921">
        <w:rPr>
          <w:vanish/>
        </w:rPr>
        <w:fldChar w:fldCharType="begin"/>
      </w:r>
      <w:r w:rsidRPr="000E1921">
        <w:rPr>
          <w:vanish/>
        </w:rPr>
        <w:instrText xml:space="preserve"> SEQ chap </w:instrText>
      </w:r>
      <w:r w:rsidRPr="000E1921">
        <w:rPr>
          <w:vanish/>
        </w:rPr>
        <w:fldChar w:fldCharType="separate"/>
      </w:r>
      <w:r w:rsidRPr="000E1921">
        <w:rPr>
          <w:vanish/>
        </w:rPr>
        <w:t>4</w:t>
      </w:r>
      <w:r w:rsidRPr="000E1921">
        <w:rPr>
          <w:vanish/>
        </w:rPr>
        <w:fldChar w:fldCharType="end"/>
      </w:r>
    </w:p>
    <w:p w14:paraId="2C14C869"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995" w:name="_Toc234274046"/>
      <w:ins w:id="996" w:author="ACER" w:date="2026-07-05T23:30:00Z">
        <w:r w:rsidRPr="009357D2">
          <w:t xml:space="preserve">Đối tượng </w:t>
        </w:r>
        <w:r w:rsidRPr="002406F6">
          <w:rPr>
            <w:sz w:val="26"/>
            <w:szCs w:val="26"/>
          </w:rPr>
          <w:t>nghiên cứu</w:t>
        </w:r>
        <w:bookmarkEnd w:id="995"/>
        <w:r w:rsidRPr="002406F6" w:rsidDel="009357D2">
          <w:rPr>
            <w:sz w:val="26"/>
            <w:szCs w:val="26"/>
          </w:rPr>
          <w:t xml:space="preserve"> </w:t>
        </w:r>
      </w:ins>
      <w:del w:id="997" w:author="ACER" w:date="2026-07-05T23:30:00Z">
        <w:r w:rsidRPr="002406F6" w:rsidDel="009357D2">
          <w:rPr>
            <w:sz w:val="26"/>
            <w:szCs w:val="26"/>
          </w:rPr>
          <w:delText>Đối tượng nghiên cứu</w:delText>
        </w:r>
      </w:del>
    </w:p>
    <w:p w14:paraId="34594182" w14:textId="77777777" w:rsidR="00902EB5" w:rsidRPr="002406F6" w:rsidRDefault="00902EB5">
      <w:pPr>
        <w:rPr>
          <w:sz w:val="26"/>
          <w:szCs w:val="26"/>
        </w:rPr>
      </w:pPr>
      <w:ins w:id="998" w:author="ACER" w:date="2026-07-05T23:30:00Z">
        <w:r w:rsidRPr="002406F6">
          <w:rPr>
            <w:sz w:val="26"/>
            <w:szCs w:val="26"/>
          </w:rPr>
          <w:t>Đối tượng nghiên cứu chính là nền tảng phần mềm cảnh báo ngập lụt đa kênh — bao gồm ứng dụng Web, ứng dụng Di động và hạ tầng backend/cơ sở dữ liệu dùng chung — cùng cơ chế dữ liệu cộng đồng tích hợp GIS. Bộ máy dự báo (mô hình ARIMAX, LSTM Encoder — Decoder và mô-đun xử lý ảnh YOLO Pose) là đối tượng phụ trợ, cung cấp dữ liệu đầu vào cho nền tảng.</w:t>
        </w:r>
      </w:ins>
      <w:del w:id="999" w:author="ACER" w:date="2026-07-05T23:30:00Z">
        <w:r w:rsidRPr="002406F6" w:rsidDel="009357D2">
          <w:rPr>
            <w:sz w:val="26"/>
            <w:szCs w:val="26"/>
          </w:rPr>
          <w:delText>Các mô hình học máy và học sâu dự báo lưu lượng nước đến hồ chứa (ARIMAX, LSTM Encoder–Decoder), khung tích hợp lai ghép hai mô hình, và hệ thống hỗ trợ ra quyết định – cảnh báo lũ lụt đa nền tảng.</w:delText>
        </w:r>
      </w:del>
    </w:p>
    <w:p w14:paraId="5F32D824"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1000" w:name="_Toc234274047"/>
      <w:r w:rsidRPr="002406F6">
        <w:rPr>
          <w:sz w:val="26"/>
          <w:szCs w:val="26"/>
        </w:rPr>
        <w:t>Phạm vi nghiên cứu</w:t>
      </w:r>
      <w:bookmarkEnd w:id="1000"/>
    </w:p>
    <w:p w14:paraId="3C9AB498" w14:textId="77777777" w:rsidR="00902EB5" w:rsidRPr="002406F6" w:rsidRDefault="00902EB5">
      <w:pPr>
        <w:rPr>
          <w:sz w:val="26"/>
          <w:szCs w:val="26"/>
        </w:rPr>
      </w:pPr>
      <w:ins w:id="1001" w:author="ACER" w:date="2026-07-05T23:31:00Z">
        <w:r w:rsidRPr="002406F6">
          <w:rPr>
            <w:sz w:val="26"/>
            <w:szCs w:val="26"/>
          </w:rPr>
          <w:t>Về không gian: lưu vực sông Vu Gia — Thu Bồn và vùng hạ du thành phố Đà Nẵng, với hệ thống 16 hồ chứa thủy điện. Về sản phẩm: đề tài tập trung phát triển và triển khai hoàn chỉnh ứng dụng Web và ứng dụng Di động trên hạ tầng thực tế. Về bộ máy dự báo (phần phụ trợ): phần so sánh chi tiết mô hình tập trung vào hồ Sông Tranh 2 — hồ có bản ghi vận hành liên tục dài nhất; giai đoạn dữ liệu từ 01/2022 đến 12/2025.</w:t>
        </w:r>
      </w:ins>
      <w:del w:id="1002" w:author="ACER" w:date="2026-07-05T23:31:00Z">
        <w:r w:rsidRPr="002406F6" w:rsidDel="002728A9">
          <w:rPr>
            <w:sz w:val="26"/>
            <w:szCs w:val="26"/>
          </w:rPr>
          <w:delText>Lưu vực sông Vu Gia – Thu Bồn, miền Trung Việt Nam, với hệ thống 16 hồ chứa thủy điện; phần so sánh chi tiết ARIMAX – LSTM tập trung vào hồ Sông Tranh 2 (diện tích lưu vực ≈ 1.100 km², dung tích hữu ích 521 × 10⁶ m³) - hồ có bản ghi vận hành liên tục dài nhất và là mục tiêu dự báo thách thức nhất trên nhánh Thu Bồn. Giai đoạn dữ liệu từ 01/2022 đến 12/2025</w:delText>
        </w:r>
      </w:del>
      <w:del w:id="1003" w:author="ACER" w:date="2026-07-05T23:32:00Z">
        <w:r w:rsidRPr="002406F6" w:rsidDel="002728A9">
          <w:rPr>
            <w:sz w:val="26"/>
            <w:szCs w:val="26"/>
          </w:rPr>
          <w:delText>.</w:delText>
        </w:r>
      </w:del>
    </w:p>
    <w:p w14:paraId="160F0B0E"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1004" w:name="_Toc234274048"/>
      <w:ins w:id="1005" w:author="ACER" w:date="2026-07-05T23:32:00Z">
        <w:r w:rsidRPr="002406F6">
          <w:rPr>
            <w:sz w:val="26"/>
            <w:szCs w:val="26"/>
          </w:rPr>
          <w:t>Đối tượng khảo sát</w:t>
        </w:r>
        <w:bookmarkEnd w:id="1004"/>
        <w:r w:rsidRPr="002406F6" w:rsidDel="00C66F7D">
          <w:rPr>
            <w:sz w:val="26"/>
            <w:szCs w:val="26"/>
          </w:rPr>
          <w:t xml:space="preserve"> </w:t>
        </w:r>
      </w:ins>
      <w:del w:id="1006" w:author="ACER" w:date="2026-07-05T23:32:00Z">
        <w:r w:rsidRPr="002406F6" w:rsidDel="00C66F7D">
          <w:rPr>
            <w:sz w:val="26"/>
            <w:szCs w:val="26"/>
          </w:rPr>
          <w:delText>Đối tượng khảo sát</w:delText>
        </w:r>
      </w:del>
    </w:p>
    <w:p w14:paraId="5A27D7C6" w14:textId="77777777" w:rsidR="00902EB5" w:rsidRPr="002406F6" w:rsidRDefault="00902EB5">
      <w:pPr>
        <w:rPr>
          <w:sz w:val="26"/>
          <w:szCs w:val="26"/>
        </w:rPr>
      </w:pPr>
      <w:ins w:id="1007" w:author="ACER" w:date="2026-07-05T23:32:00Z">
        <w:r w:rsidRPr="002406F6">
          <w:rPr>
            <w:sz w:val="26"/>
            <w:szCs w:val="26"/>
          </w:rPr>
          <w:t>Hệ thống hướng tới ba nhóm người dùng: (1) cơ quan quản lý nhà nước và Ban Chỉ huy Phòng chống thiên tai cấp tỉnh/huyện — người dùng chính của ứng dụng Web; (2) cộng đồng dân cư và lực lượng cứu hộ vùng hạ du — người dùng chính của ứng dụng Di động; (3) chủ hồ và đơn vị vận hành hồ chứa — người dùng của ứng dụng Desktop. Bên cạnh đó, đối tượng khảo sát còn bao gồm dữ liệu thủy văn — khí tượng theo giờ (lưu lượng đến hồ, mưa, mực nước, lưu lượng xả) phục vụ vận hành nền tảng.</w:t>
        </w:r>
      </w:ins>
      <w:del w:id="1008" w:author="ACER" w:date="2026-07-05T23:32:00Z">
        <w:r w:rsidRPr="002406F6" w:rsidDel="00C66F7D">
          <w:rPr>
            <w:sz w:val="26"/>
            <w:szCs w:val="26"/>
          </w:rPr>
          <w:delText>Dữ liệu thủy văn – khí tượng hàng giờ (lưu lượng đến hồ, mưa, mực nước, lưu lượng xả); và ba nhóm người dùng của hệ thống gồm chủ hồ/người quản lý vận hành, cơ quan nhà nước và Ban Chỉ huy Phòng chống Thiên tai cấp tỉnh/huyện, cùng cộng đồng dân cư và lực lượng cứu hộ vùng hạ du.</w:delText>
        </w:r>
      </w:del>
      <w:r w:rsidRPr="002406F6">
        <w:rPr>
          <w:sz w:val="26"/>
          <w:szCs w:val="26"/>
        </w:rPr>
        <w:br w:type="page"/>
      </w:r>
    </w:p>
    <w:p w14:paraId="458DAFE7" w14:textId="77777777" w:rsidR="00902EB5" w:rsidRPr="000E1921" w:rsidRDefault="00902EB5" w:rsidP="00902EB5">
      <w:pPr>
        <w:pStyle w:val="Heading1"/>
        <w:keepNext/>
        <w:keepLines/>
        <w:widowControl/>
        <w:numPr>
          <w:ilvl w:val="0"/>
          <w:numId w:val="25"/>
        </w:numPr>
        <w:autoSpaceDE/>
        <w:autoSpaceDN/>
        <w:spacing w:before="120" w:after="120" w:line="312" w:lineRule="auto"/>
        <w:jc w:val="center"/>
      </w:pPr>
      <w:bookmarkStart w:id="1009" w:name="_Toc234274049"/>
      <w:ins w:id="1010" w:author="ACER" w:date="2026-07-05T23:33:00Z">
        <w:r w:rsidRPr="00A463E5">
          <w:lastRenderedPageBreak/>
          <w:t>KẾT QUẢ PHÁT TRIỂN VÀ TRIỂN KHAI HỆ THỐNG</w:t>
        </w:r>
        <w:bookmarkEnd w:id="1009"/>
        <w:r w:rsidRPr="00A463E5" w:rsidDel="00A463E5">
          <w:t xml:space="preserve"> </w:t>
        </w:r>
      </w:ins>
      <w:del w:id="1011" w:author="ACER" w:date="2026-07-05T23:33:00Z">
        <w:r w:rsidRPr="000E1921" w:rsidDel="00A463E5">
          <w:delText>K</w:delText>
        </w:r>
        <w:r w:rsidRPr="005B4A7C" w:rsidDel="00A463E5">
          <w:delText>Ế</w:delText>
        </w:r>
        <w:r w:rsidRPr="00DA4EA2" w:rsidDel="00A463E5">
          <w:delText>T QUẢ NGHIÊN CỨU VÀ THẢO LUẬN</w:delText>
        </w:r>
      </w:del>
      <w:r w:rsidRPr="005B4A7C">
        <w:rPr>
          <w:vanish/>
        </w:rPr>
        <w:fldChar w:fldCharType="begin"/>
      </w:r>
      <w:r w:rsidRPr="005B4A7C">
        <w:rPr>
          <w:vanish/>
        </w:rPr>
        <w:instrText xml:space="preserve"> SEQ chap </w:instrText>
      </w:r>
      <w:r w:rsidRPr="005B4A7C">
        <w:rPr>
          <w:vanish/>
        </w:rPr>
        <w:fldChar w:fldCharType="separate"/>
      </w:r>
      <w:r w:rsidRPr="005B4A7C">
        <w:rPr>
          <w:vanish/>
        </w:rPr>
        <w:t>5</w:t>
      </w:r>
      <w:r w:rsidRPr="005B4A7C">
        <w:rPr>
          <w:vanish/>
        </w:rPr>
        <w:fldChar w:fldCharType="end"/>
      </w:r>
    </w:p>
    <w:p w14:paraId="67A21D1D" w14:textId="77777777" w:rsidR="00902EB5" w:rsidRPr="00DA4EA2" w:rsidDel="00306730" w:rsidRDefault="00902EB5" w:rsidP="00902EB5">
      <w:pPr>
        <w:keepNext/>
        <w:keepLines/>
        <w:numPr>
          <w:ilvl w:val="1"/>
          <w:numId w:val="25"/>
        </w:numPr>
        <w:spacing w:before="120" w:after="120" w:line="312" w:lineRule="auto"/>
        <w:rPr>
          <w:del w:id="1012" w:author="ACER" w:date="2026-07-05T23:35:00Z"/>
          <w:szCs w:val="26"/>
        </w:rPr>
      </w:pPr>
      <w:del w:id="1013" w:author="ACER" w:date="2026-07-05T23:35:00Z">
        <w:r w:rsidRPr="00B67489" w:rsidDel="00306730">
          <w:delText xml:space="preserve">Chuỗi lưu lượng đến hàng giờ ban đầu thể hiện tự tương quan mạnh (ACF ở độ trễ 1 = </w:delText>
        </w:r>
        <w:r w:rsidRPr="000E1921" w:rsidDel="00306730">
          <w:rPr>
            <w:szCs w:val="26"/>
          </w:rPr>
          <w:delText>0,92) và không vượt qua kiểm định tính dừng ADF + KPSS; sau sai phân bậc một, chuỗi trở</w:delText>
        </w:r>
        <w:r w:rsidRPr="005B4A7C" w:rsidDel="00306730">
          <w:rPr>
            <w:szCs w:val="26"/>
          </w:rPr>
          <w:delText xml:space="preserve"> nên dừng, xác nhận d = 1. Các hệ số của ARIMAX(3, 1, 0) đã huấn luyện diễn giải được về mặt vật lý: bốn hệ số l</w:delText>
        </w:r>
        <w:r w:rsidRPr="00DA4EA2" w:rsidDel="00306730">
          <w:rPr>
            <w:szCs w:val="26"/>
          </w:rPr>
          <w:delText>ượng mưa β xen kẽ dấu theo mẫu phù hợp với phản ứng “sóng” của một lưu vực nhỏ có tính lũ quét. Trên tập kiểm tra, mô hình đạt NSE ≈ 0,96–0,97 ở mốc dự báo 1 giờ, giảm dần xuống NSE ≈ 0,77–0,86 ở mốc 6 giờ. Kiểm định Diebold–Mariano xác nhận ARIMAX vượt trội so với ARIMA thuần túy ở mức ý nghĩa 5% tại các mốc 3 và 6 giờ (DM = 4,37 tại 6 giờ), chứng minh giá trị gia tăng của thông tin mưa ngoại sinh.</w:delText>
        </w:r>
        <w:bookmarkStart w:id="1014" w:name="_Toc234189753"/>
        <w:bookmarkStart w:id="1015" w:name="_Toc234189927"/>
        <w:bookmarkStart w:id="1016" w:name="_Toc234253180"/>
        <w:bookmarkStart w:id="1017" w:name="_Toc234272382"/>
        <w:bookmarkStart w:id="1018" w:name="_Toc234274050"/>
        <w:bookmarkEnd w:id="1014"/>
        <w:bookmarkEnd w:id="1015"/>
        <w:bookmarkEnd w:id="1016"/>
        <w:bookmarkEnd w:id="1017"/>
        <w:bookmarkEnd w:id="1018"/>
      </w:del>
    </w:p>
    <w:p w14:paraId="5143C676" w14:textId="77777777" w:rsidR="00902EB5" w:rsidRPr="005B4A7C" w:rsidDel="00306730" w:rsidRDefault="00902EB5" w:rsidP="00902EB5">
      <w:pPr>
        <w:pStyle w:val="Caption"/>
        <w:keepNext/>
        <w:keepLines/>
        <w:numPr>
          <w:ilvl w:val="1"/>
          <w:numId w:val="25"/>
        </w:numPr>
        <w:spacing w:before="120" w:after="120" w:line="312" w:lineRule="auto"/>
        <w:rPr>
          <w:del w:id="1019" w:author="ACER" w:date="2026-07-05T23:35:00Z"/>
          <w:szCs w:val="26"/>
        </w:rPr>
      </w:pPr>
      <w:del w:id="1020" w:author="ACER" w:date="2026-07-05T23:35:00Z">
        <w:r w:rsidRPr="00DA4EA2" w:rsidDel="00306730">
          <w:rPr>
            <w:szCs w:val="26"/>
          </w:rPr>
          <w:delText xml:space="preserve">Bảng </w:delText>
        </w:r>
        <w:r w:rsidRPr="005B4A7C" w:rsidDel="00306730">
          <w:rPr>
            <w:i w:val="0"/>
            <w:iCs w:val="0"/>
            <w:szCs w:val="26"/>
          </w:rPr>
          <w:fldChar w:fldCharType="begin"/>
        </w:r>
        <w:r w:rsidRPr="00DA4EA2" w:rsidDel="00306730">
          <w:rPr>
            <w:szCs w:val="26"/>
          </w:rPr>
          <w:delInstrText xml:space="preserve"> SEQ chap \c </w:delInstrText>
        </w:r>
        <w:r w:rsidRPr="005B4A7C" w:rsidDel="00306730">
          <w:rPr>
            <w:i w:val="0"/>
            <w:iCs w:val="0"/>
            <w:szCs w:val="26"/>
          </w:rPr>
          <w:fldChar w:fldCharType="separate"/>
        </w:r>
        <w:r w:rsidRPr="005B4A7C" w:rsidDel="00306730">
          <w:rPr>
            <w:szCs w:val="26"/>
          </w:rPr>
          <w:delText>5</w:delText>
        </w:r>
        <w:r w:rsidRPr="005B4A7C" w:rsidDel="00306730">
          <w:rPr>
            <w:i w:val="0"/>
            <w:iCs w:val="0"/>
            <w:szCs w:val="26"/>
          </w:rPr>
          <w:fldChar w:fldCharType="end"/>
        </w:r>
        <w:r w:rsidRPr="000E1921" w:rsidDel="00306730">
          <w:rPr>
            <w:szCs w:val="26"/>
          </w:rPr>
          <w:delText>.</w:delText>
        </w:r>
        <w:r w:rsidRPr="005B4A7C" w:rsidDel="00306730">
          <w:rPr>
            <w:i w:val="0"/>
            <w:iCs w:val="0"/>
            <w:szCs w:val="26"/>
          </w:rPr>
          <w:fldChar w:fldCharType="begin"/>
        </w:r>
        <w:r w:rsidRPr="00DA4EA2" w:rsidDel="00306730">
          <w:rPr>
            <w:szCs w:val="26"/>
          </w:rPr>
          <w:delInstrText xml:space="preserve"> SEQ Bảng \* ARABIC \s 1 </w:delInstrText>
        </w:r>
        <w:r w:rsidRPr="005B4A7C" w:rsidDel="00306730">
          <w:rPr>
            <w:i w:val="0"/>
            <w:iCs w:val="0"/>
            <w:szCs w:val="26"/>
          </w:rPr>
          <w:fldChar w:fldCharType="separate"/>
        </w:r>
        <w:r w:rsidRPr="005B4A7C" w:rsidDel="00306730">
          <w:rPr>
            <w:szCs w:val="26"/>
          </w:rPr>
          <w:delText>1</w:delText>
        </w:r>
        <w:r w:rsidRPr="005B4A7C" w:rsidDel="00306730">
          <w:rPr>
            <w:i w:val="0"/>
            <w:iCs w:val="0"/>
            <w:szCs w:val="26"/>
          </w:rPr>
          <w:fldChar w:fldCharType="end"/>
        </w:r>
        <w:r w:rsidRPr="000E1921" w:rsidDel="00306730">
          <w:rPr>
            <w:szCs w:val="26"/>
          </w:rPr>
          <w:delText xml:space="preserve"> Chỉ số đánh giá mô hình ARIMAX theo thời gian dự báo trước (hồ Sông Tranh 2)</w:delText>
        </w:r>
        <w:bookmarkStart w:id="1021" w:name="_Toc234189754"/>
        <w:bookmarkStart w:id="1022" w:name="_Toc234189928"/>
        <w:bookmarkStart w:id="1023" w:name="_Toc234253181"/>
        <w:bookmarkStart w:id="1024" w:name="_Toc234272383"/>
        <w:bookmarkStart w:id="1025" w:name="_Toc234274051"/>
        <w:bookmarkEnd w:id="1021"/>
        <w:bookmarkEnd w:id="1022"/>
        <w:bookmarkEnd w:id="1023"/>
        <w:bookmarkEnd w:id="1024"/>
        <w:bookmarkEnd w:id="1025"/>
      </w:del>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680"/>
        <w:gridCol w:w="2201"/>
        <w:gridCol w:w="1133"/>
        <w:gridCol w:w="1049"/>
        <w:gridCol w:w="1287"/>
      </w:tblGrid>
      <w:tr w:rsidR="00902EB5" w:rsidRPr="00584F59" w:rsidDel="00306730" w14:paraId="248D6B7B" w14:textId="77777777" w:rsidTr="00902EB5">
        <w:trPr>
          <w:trHeight w:val="20"/>
          <w:del w:id="1026" w:author="ACER" w:date="2026-07-05T23:35:00Z"/>
        </w:trPr>
        <w:tc>
          <w:tcPr>
            <w:tcW w:w="1968" w:type="pct"/>
            <w:vAlign w:val="center"/>
          </w:tcPr>
          <w:p w14:paraId="30219068" w14:textId="77777777" w:rsidR="00902EB5" w:rsidRPr="00DA4EA2" w:rsidDel="00306730" w:rsidRDefault="00902EB5" w:rsidP="00902EB5">
            <w:pPr>
              <w:keepNext/>
              <w:keepLines/>
              <w:numPr>
                <w:ilvl w:val="1"/>
                <w:numId w:val="25"/>
              </w:numPr>
              <w:spacing w:before="120" w:after="120" w:line="312" w:lineRule="auto"/>
              <w:jc w:val="center"/>
              <w:rPr>
                <w:del w:id="1027" w:author="ACER" w:date="2026-07-05T23:35:00Z"/>
                <w:b/>
                <w:bCs/>
                <w:szCs w:val="26"/>
              </w:rPr>
            </w:pPr>
            <w:del w:id="1028" w:author="ACER" w:date="2026-07-05T23:35:00Z">
              <w:r w:rsidRPr="00DA4EA2" w:rsidDel="00306730">
                <w:rPr>
                  <w:b/>
                  <w:bCs/>
                  <w:szCs w:val="26"/>
                </w:rPr>
                <w:delText>Thời gian dự báo trước</w:delText>
              </w:r>
              <w:bookmarkStart w:id="1029" w:name="_Toc234189755"/>
              <w:bookmarkStart w:id="1030" w:name="_Toc234189929"/>
              <w:bookmarkStart w:id="1031" w:name="_Toc234253182"/>
              <w:bookmarkStart w:id="1032" w:name="_Toc234272384"/>
              <w:bookmarkStart w:id="1033" w:name="_Toc234274052"/>
              <w:bookmarkEnd w:id="1029"/>
              <w:bookmarkEnd w:id="1030"/>
              <w:bookmarkEnd w:id="1031"/>
              <w:bookmarkEnd w:id="1032"/>
              <w:bookmarkEnd w:id="1033"/>
            </w:del>
          </w:p>
        </w:tc>
        <w:tc>
          <w:tcPr>
            <w:tcW w:w="1177" w:type="pct"/>
            <w:vAlign w:val="center"/>
          </w:tcPr>
          <w:p w14:paraId="12ADC312" w14:textId="77777777" w:rsidR="00902EB5" w:rsidRPr="00DA4EA2" w:rsidDel="00306730" w:rsidRDefault="00902EB5" w:rsidP="00902EB5">
            <w:pPr>
              <w:keepNext/>
              <w:keepLines/>
              <w:numPr>
                <w:ilvl w:val="1"/>
                <w:numId w:val="25"/>
              </w:numPr>
              <w:spacing w:before="120" w:after="120" w:line="312" w:lineRule="auto"/>
              <w:jc w:val="center"/>
              <w:rPr>
                <w:del w:id="1034" w:author="ACER" w:date="2026-07-05T23:35:00Z"/>
                <w:b/>
                <w:bCs/>
                <w:szCs w:val="26"/>
              </w:rPr>
            </w:pPr>
            <w:del w:id="1035" w:author="ACER" w:date="2026-07-05T23:35:00Z">
              <w:r w:rsidRPr="00DA4EA2" w:rsidDel="00306730">
                <w:rPr>
                  <w:b/>
                  <w:bCs/>
                  <w:szCs w:val="26"/>
                </w:rPr>
                <w:delText>RMSE (m</w:delText>
              </w:r>
              <w:r w:rsidRPr="00DA4EA2" w:rsidDel="00306730">
                <w:rPr>
                  <w:b/>
                  <w:bCs/>
                  <w:szCs w:val="26"/>
                  <w:vertAlign w:val="superscript"/>
                </w:rPr>
                <w:delText>3</w:delText>
              </w:r>
              <w:r w:rsidRPr="00DA4EA2" w:rsidDel="00306730">
                <w:rPr>
                  <w:b/>
                  <w:bCs/>
                  <w:szCs w:val="26"/>
                </w:rPr>
                <w:delText>/s)</w:delText>
              </w:r>
              <w:bookmarkStart w:id="1036" w:name="_Toc234189756"/>
              <w:bookmarkStart w:id="1037" w:name="_Toc234189930"/>
              <w:bookmarkStart w:id="1038" w:name="_Toc234253183"/>
              <w:bookmarkStart w:id="1039" w:name="_Toc234272385"/>
              <w:bookmarkStart w:id="1040" w:name="_Toc234274053"/>
              <w:bookmarkEnd w:id="1036"/>
              <w:bookmarkEnd w:id="1037"/>
              <w:bookmarkEnd w:id="1038"/>
              <w:bookmarkEnd w:id="1039"/>
              <w:bookmarkEnd w:id="1040"/>
            </w:del>
          </w:p>
        </w:tc>
        <w:tc>
          <w:tcPr>
            <w:tcW w:w="606" w:type="pct"/>
            <w:vAlign w:val="center"/>
          </w:tcPr>
          <w:p w14:paraId="2F21427C" w14:textId="77777777" w:rsidR="00902EB5" w:rsidRPr="00DA4EA2" w:rsidDel="00306730" w:rsidRDefault="00902EB5" w:rsidP="00902EB5">
            <w:pPr>
              <w:keepNext/>
              <w:keepLines/>
              <w:numPr>
                <w:ilvl w:val="1"/>
                <w:numId w:val="25"/>
              </w:numPr>
              <w:spacing w:before="120" w:after="120" w:line="312" w:lineRule="auto"/>
              <w:jc w:val="center"/>
              <w:rPr>
                <w:del w:id="1041" w:author="ACER" w:date="2026-07-05T23:35:00Z"/>
                <w:b/>
                <w:bCs/>
                <w:szCs w:val="26"/>
              </w:rPr>
            </w:pPr>
            <w:del w:id="1042" w:author="ACER" w:date="2026-07-05T23:35:00Z">
              <w:r w:rsidRPr="00DA4EA2" w:rsidDel="00306730">
                <w:rPr>
                  <w:b/>
                  <w:bCs/>
                  <w:szCs w:val="26"/>
                </w:rPr>
                <w:delText xml:space="preserve">MAE </w:delText>
              </w:r>
              <w:r w:rsidRPr="00DA4EA2" w:rsidDel="00306730">
                <w:rPr>
                  <w:b/>
                  <w:bCs/>
                  <w:szCs w:val="26"/>
                </w:rPr>
                <w:br/>
                <w:delText>(m</w:delText>
              </w:r>
              <w:r w:rsidRPr="00DA4EA2" w:rsidDel="00306730">
                <w:rPr>
                  <w:b/>
                  <w:bCs/>
                  <w:szCs w:val="26"/>
                  <w:vertAlign w:val="superscript"/>
                </w:rPr>
                <w:delText>3</w:delText>
              </w:r>
              <w:r w:rsidRPr="00DA4EA2" w:rsidDel="00306730">
                <w:rPr>
                  <w:b/>
                  <w:bCs/>
                  <w:szCs w:val="26"/>
                </w:rPr>
                <w:delText>/s)</w:delText>
              </w:r>
              <w:bookmarkStart w:id="1043" w:name="_Toc234189757"/>
              <w:bookmarkStart w:id="1044" w:name="_Toc234189931"/>
              <w:bookmarkStart w:id="1045" w:name="_Toc234253184"/>
              <w:bookmarkStart w:id="1046" w:name="_Toc234272386"/>
              <w:bookmarkStart w:id="1047" w:name="_Toc234274054"/>
              <w:bookmarkEnd w:id="1043"/>
              <w:bookmarkEnd w:id="1044"/>
              <w:bookmarkEnd w:id="1045"/>
              <w:bookmarkEnd w:id="1046"/>
              <w:bookmarkEnd w:id="1047"/>
            </w:del>
          </w:p>
        </w:tc>
        <w:tc>
          <w:tcPr>
            <w:tcW w:w="561" w:type="pct"/>
            <w:vAlign w:val="center"/>
          </w:tcPr>
          <w:p w14:paraId="2A006AB0" w14:textId="77777777" w:rsidR="00902EB5" w:rsidRPr="00DA4EA2" w:rsidDel="00306730" w:rsidRDefault="00902EB5" w:rsidP="00902EB5">
            <w:pPr>
              <w:keepNext/>
              <w:keepLines/>
              <w:numPr>
                <w:ilvl w:val="1"/>
                <w:numId w:val="25"/>
              </w:numPr>
              <w:spacing w:before="120" w:after="120" w:line="312" w:lineRule="auto"/>
              <w:jc w:val="center"/>
              <w:rPr>
                <w:del w:id="1048" w:author="ACER" w:date="2026-07-05T23:35:00Z"/>
                <w:b/>
                <w:bCs/>
                <w:szCs w:val="26"/>
              </w:rPr>
            </w:pPr>
            <w:del w:id="1049" w:author="ACER" w:date="2026-07-05T23:35:00Z">
              <w:r w:rsidRPr="00DA4EA2" w:rsidDel="00306730">
                <w:rPr>
                  <w:b/>
                  <w:bCs/>
                  <w:szCs w:val="26"/>
                </w:rPr>
                <w:delText>NSE</w:delText>
              </w:r>
              <w:bookmarkStart w:id="1050" w:name="_Toc234189758"/>
              <w:bookmarkStart w:id="1051" w:name="_Toc234189932"/>
              <w:bookmarkStart w:id="1052" w:name="_Toc234253185"/>
              <w:bookmarkStart w:id="1053" w:name="_Toc234272387"/>
              <w:bookmarkStart w:id="1054" w:name="_Toc234274055"/>
              <w:bookmarkEnd w:id="1050"/>
              <w:bookmarkEnd w:id="1051"/>
              <w:bookmarkEnd w:id="1052"/>
              <w:bookmarkEnd w:id="1053"/>
              <w:bookmarkEnd w:id="1054"/>
            </w:del>
          </w:p>
        </w:tc>
        <w:tc>
          <w:tcPr>
            <w:tcW w:w="688" w:type="pct"/>
            <w:vAlign w:val="center"/>
          </w:tcPr>
          <w:p w14:paraId="6D099B08" w14:textId="77777777" w:rsidR="00902EB5" w:rsidRPr="00DA4EA2" w:rsidDel="00306730" w:rsidRDefault="00902EB5" w:rsidP="00902EB5">
            <w:pPr>
              <w:keepNext/>
              <w:keepLines/>
              <w:numPr>
                <w:ilvl w:val="1"/>
                <w:numId w:val="25"/>
              </w:numPr>
              <w:spacing w:before="120" w:after="120" w:line="312" w:lineRule="auto"/>
              <w:jc w:val="center"/>
              <w:rPr>
                <w:del w:id="1055" w:author="ACER" w:date="2026-07-05T23:35:00Z"/>
                <w:b/>
                <w:bCs/>
                <w:szCs w:val="26"/>
              </w:rPr>
            </w:pPr>
            <w:del w:id="1056" w:author="ACER" w:date="2026-07-05T23:35:00Z">
              <w:r w:rsidRPr="00DA4EA2" w:rsidDel="00306730">
                <w:rPr>
                  <w:b/>
                  <w:bCs/>
                  <w:szCs w:val="26"/>
                </w:rPr>
                <w:delText>MAPE</w:delText>
              </w:r>
              <w:r w:rsidRPr="00DA4EA2" w:rsidDel="00306730">
                <w:rPr>
                  <w:b/>
                  <w:bCs/>
                  <w:szCs w:val="26"/>
                </w:rPr>
                <w:br/>
                <w:delText>(%)</w:delText>
              </w:r>
              <w:bookmarkStart w:id="1057" w:name="_Toc234189759"/>
              <w:bookmarkStart w:id="1058" w:name="_Toc234189933"/>
              <w:bookmarkStart w:id="1059" w:name="_Toc234253186"/>
              <w:bookmarkStart w:id="1060" w:name="_Toc234272388"/>
              <w:bookmarkStart w:id="1061" w:name="_Toc234274056"/>
              <w:bookmarkEnd w:id="1057"/>
              <w:bookmarkEnd w:id="1058"/>
              <w:bookmarkEnd w:id="1059"/>
              <w:bookmarkEnd w:id="1060"/>
              <w:bookmarkEnd w:id="1061"/>
            </w:del>
          </w:p>
        </w:tc>
        <w:bookmarkStart w:id="1062" w:name="_Toc234189760"/>
        <w:bookmarkStart w:id="1063" w:name="_Toc234189934"/>
        <w:bookmarkStart w:id="1064" w:name="_Toc234253187"/>
        <w:bookmarkStart w:id="1065" w:name="_Toc234272389"/>
        <w:bookmarkStart w:id="1066" w:name="_Toc234274057"/>
        <w:bookmarkEnd w:id="1062"/>
        <w:bookmarkEnd w:id="1063"/>
        <w:bookmarkEnd w:id="1064"/>
        <w:bookmarkEnd w:id="1065"/>
        <w:bookmarkEnd w:id="1066"/>
      </w:tr>
      <w:tr w:rsidR="00902EB5" w:rsidRPr="00584F59" w:rsidDel="00306730" w14:paraId="35D3113E" w14:textId="77777777" w:rsidTr="00902EB5">
        <w:trPr>
          <w:trHeight w:val="20"/>
          <w:del w:id="1067" w:author="ACER" w:date="2026-07-05T23:35:00Z"/>
        </w:trPr>
        <w:tc>
          <w:tcPr>
            <w:tcW w:w="1968" w:type="pct"/>
            <w:vAlign w:val="center"/>
          </w:tcPr>
          <w:p w14:paraId="606124F9" w14:textId="77777777" w:rsidR="00902EB5" w:rsidRPr="005B4A7C" w:rsidDel="00306730" w:rsidRDefault="00902EB5" w:rsidP="00902EB5">
            <w:pPr>
              <w:keepNext/>
              <w:keepLines/>
              <w:numPr>
                <w:ilvl w:val="1"/>
                <w:numId w:val="25"/>
              </w:numPr>
              <w:spacing w:before="120" w:after="120" w:line="312" w:lineRule="auto"/>
              <w:jc w:val="center"/>
              <w:rPr>
                <w:del w:id="1068" w:author="ACER" w:date="2026-07-05T23:35:00Z"/>
                <w:szCs w:val="26"/>
              </w:rPr>
            </w:pPr>
            <w:del w:id="1069" w:author="ACER" w:date="2026-07-05T23:35:00Z">
              <w:r w:rsidRPr="000E1921" w:rsidDel="00306730">
                <w:rPr>
                  <w:szCs w:val="26"/>
                </w:rPr>
                <w:delText>1 giờ</w:delText>
              </w:r>
              <w:bookmarkStart w:id="1070" w:name="_Toc234189761"/>
              <w:bookmarkStart w:id="1071" w:name="_Toc234189935"/>
              <w:bookmarkStart w:id="1072" w:name="_Toc234253188"/>
              <w:bookmarkStart w:id="1073" w:name="_Toc234272390"/>
              <w:bookmarkStart w:id="1074" w:name="_Toc234274058"/>
              <w:bookmarkEnd w:id="1070"/>
              <w:bookmarkEnd w:id="1071"/>
              <w:bookmarkEnd w:id="1072"/>
              <w:bookmarkEnd w:id="1073"/>
              <w:bookmarkEnd w:id="1074"/>
            </w:del>
          </w:p>
        </w:tc>
        <w:tc>
          <w:tcPr>
            <w:tcW w:w="1177" w:type="pct"/>
            <w:vAlign w:val="center"/>
          </w:tcPr>
          <w:p w14:paraId="09D455C1" w14:textId="77777777" w:rsidR="00902EB5" w:rsidRPr="00DA4EA2" w:rsidDel="00306730" w:rsidRDefault="00902EB5" w:rsidP="00902EB5">
            <w:pPr>
              <w:keepNext/>
              <w:keepLines/>
              <w:numPr>
                <w:ilvl w:val="1"/>
                <w:numId w:val="25"/>
              </w:numPr>
              <w:spacing w:before="120" w:after="120" w:line="312" w:lineRule="auto"/>
              <w:jc w:val="center"/>
              <w:rPr>
                <w:del w:id="1075" w:author="ACER" w:date="2026-07-05T23:35:00Z"/>
                <w:szCs w:val="26"/>
              </w:rPr>
            </w:pPr>
            <w:del w:id="1076" w:author="ACER" w:date="2026-07-05T23:35:00Z">
              <w:r w:rsidRPr="00DA4EA2" w:rsidDel="00306730">
                <w:rPr>
                  <w:szCs w:val="26"/>
                </w:rPr>
                <w:delText>100,2</w:delText>
              </w:r>
              <w:bookmarkStart w:id="1077" w:name="_Toc234189762"/>
              <w:bookmarkStart w:id="1078" w:name="_Toc234189936"/>
              <w:bookmarkStart w:id="1079" w:name="_Toc234253189"/>
              <w:bookmarkStart w:id="1080" w:name="_Toc234272391"/>
              <w:bookmarkStart w:id="1081" w:name="_Toc234274059"/>
              <w:bookmarkEnd w:id="1077"/>
              <w:bookmarkEnd w:id="1078"/>
              <w:bookmarkEnd w:id="1079"/>
              <w:bookmarkEnd w:id="1080"/>
              <w:bookmarkEnd w:id="1081"/>
            </w:del>
          </w:p>
        </w:tc>
        <w:tc>
          <w:tcPr>
            <w:tcW w:w="606" w:type="pct"/>
            <w:vAlign w:val="center"/>
          </w:tcPr>
          <w:p w14:paraId="31EA72CE" w14:textId="77777777" w:rsidR="00902EB5" w:rsidRPr="00DA4EA2" w:rsidDel="00306730" w:rsidRDefault="00902EB5" w:rsidP="00902EB5">
            <w:pPr>
              <w:keepNext/>
              <w:keepLines/>
              <w:numPr>
                <w:ilvl w:val="1"/>
                <w:numId w:val="25"/>
              </w:numPr>
              <w:spacing w:before="120" w:after="120" w:line="312" w:lineRule="auto"/>
              <w:jc w:val="center"/>
              <w:rPr>
                <w:del w:id="1082" w:author="ACER" w:date="2026-07-05T23:35:00Z"/>
                <w:szCs w:val="26"/>
              </w:rPr>
            </w:pPr>
            <w:del w:id="1083" w:author="ACER" w:date="2026-07-05T23:35:00Z">
              <w:r w:rsidRPr="00DA4EA2" w:rsidDel="00306730">
                <w:rPr>
                  <w:szCs w:val="26"/>
                </w:rPr>
                <w:delText>41,9</w:delText>
              </w:r>
              <w:bookmarkStart w:id="1084" w:name="_Toc234189763"/>
              <w:bookmarkStart w:id="1085" w:name="_Toc234189937"/>
              <w:bookmarkStart w:id="1086" w:name="_Toc234253190"/>
              <w:bookmarkStart w:id="1087" w:name="_Toc234272392"/>
              <w:bookmarkStart w:id="1088" w:name="_Toc234274060"/>
              <w:bookmarkEnd w:id="1084"/>
              <w:bookmarkEnd w:id="1085"/>
              <w:bookmarkEnd w:id="1086"/>
              <w:bookmarkEnd w:id="1087"/>
              <w:bookmarkEnd w:id="1088"/>
            </w:del>
          </w:p>
        </w:tc>
        <w:tc>
          <w:tcPr>
            <w:tcW w:w="561" w:type="pct"/>
            <w:vAlign w:val="center"/>
          </w:tcPr>
          <w:p w14:paraId="0A430A54" w14:textId="77777777" w:rsidR="00902EB5" w:rsidRPr="00DA4EA2" w:rsidDel="00306730" w:rsidRDefault="00902EB5" w:rsidP="00902EB5">
            <w:pPr>
              <w:keepNext/>
              <w:keepLines/>
              <w:numPr>
                <w:ilvl w:val="1"/>
                <w:numId w:val="25"/>
              </w:numPr>
              <w:spacing w:before="120" w:after="120" w:line="312" w:lineRule="auto"/>
              <w:jc w:val="center"/>
              <w:rPr>
                <w:del w:id="1089" w:author="ACER" w:date="2026-07-05T23:35:00Z"/>
                <w:szCs w:val="26"/>
              </w:rPr>
            </w:pPr>
            <w:del w:id="1090" w:author="ACER" w:date="2026-07-05T23:35:00Z">
              <w:r w:rsidRPr="00DA4EA2" w:rsidDel="00306730">
                <w:rPr>
                  <w:szCs w:val="26"/>
                </w:rPr>
                <w:delText>0,961</w:delText>
              </w:r>
              <w:bookmarkStart w:id="1091" w:name="_Toc234189764"/>
              <w:bookmarkStart w:id="1092" w:name="_Toc234189938"/>
              <w:bookmarkStart w:id="1093" w:name="_Toc234253191"/>
              <w:bookmarkStart w:id="1094" w:name="_Toc234272393"/>
              <w:bookmarkStart w:id="1095" w:name="_Toc234274061"/>
              <w:bookmarkEnd w:id="1091"/>
              <w:bookmarkEnd w:id="1092"/>
              <w:bookmarkEnd w:id="1093"/>
              <w:bookmarkEnd w:id="1094"/>
              <w:bookmarkEnd w:id="1095"/>
            </w:del>
          </w:p>
        </w:tc>
        <w:tc>
          <w:tcPr>
            <w:tcW w:w="688" w:type="pct"/>
            <w:vAlign w:val="center"/>
          </w:tcPr>
          <w:p w14:paraId="48EFE28D" w14:textId="77777777" w:rsidR="00902EB5" w:rsidRPr="00DA4EA2" w:rsidDel="00306730" w:rsidRDefault="00902EB5" w:rsidP="00902EB5">
            <w:pPr>
              <w:keepNext/>
              <w:keepLines/>
              <w:numPr>
                <w:ilvl w:val="1"/>
                <w:numId w:val="25"/>
              </w:numPr>
              <w:spacing w:before="120" w:after="120" w:line="312" w:lineRule="auto"/>
              <w:jc w:val="center"/>
              <w:rPr>
                <w:del w:id="1096" w:author="ACER" w:date="2026-07-05T23:35:00Z"/>
                <w:szCs w:val="26"/>
              </w:rPr>
            </w:pPr>
            <w:del w:id="1097" w:author="ACER" w:date="2026-07-05T23:35:00Z">
              <w:r w:rsidRPr="00DA4EA2" w:rsidDel="00306730">
                <w:rPr>
                  <w:szCs w:val="26"/>
                </w:rPr>
                <w:delText>25,4</w:delText>
              </w:r>
              <w:bookmarkStart w:id="1098" w:name="_Toc234189765"/>
              <w:bookmarkStart w:id="1099" w:name="_Toc234189939"/>
              <w:bookmarkStart w:id="1100" w:name="_Toc234253192"/>
              <w:bookmarkStart w:id="1101" w:name="_Toc234272394"/>
              <w:bookmarkStart w:id="1102" w:name="_Toc234274062"/>
              <w:bookmarkEnd w:id="1098"/>
              <w:bookmarkEnd w:id="1099"/>
              <w:bookmarkEnd w:id="1100"/>
              <w:bookmarkEnd w:id="1101"/>
              <w:bookmarkEnd w:id="1102"/>
            </w:del>
          </w:p>
        </w:tc>
        <w:bookmarkStart w:id="1103" w:name="_Toc234189766"/>
        <w:bookmarkStart w:id="1104" w:name="_Toc234189940"/>
        <w:bookmarkStart w:id="1105" w:name="_Toc234253193"/>
        <w:bookmarkStart w:id="1106" w:name="_Toc234272395"/>
        <w:bookmarkStart w:id="1107" w:name="_Toc234274063"/>
        <w:bookmarkEnd w:id="1103"/>
        <w:bookmarkEnd w:id="1104"/>
        <w:bookmarkEnd w:id="1105"/>
        <w:bookmarkEnd w:id="1106"/>
        <w:bookmarkEnd w:id="1107"/>
      </w:tr>
      <w:tr w:rsidR="00902EB5" w:rsidRPr="00584F59" w:rsidDel="00306730" w14:paraId="0F99D93B" w14:textId="77777777" w:rsidTr="00902EB5">
        <w:trPr>
          <w:trHeight w:val="20"/>
          <w:del w:id="1108" w:author="ACER" w:date="2026-07-05T23:35:00Z"/>
        </w:trPr>
        <w:tc>
          <w:tcPr>
            <w:tcW w:w="1968" w:type="pct"/>
            <w:vAlign w:val="center"/>
          </w:tcPr>
          <w:p w14:paraId="7D493F14" w14:textId="77777777" w:rsidR="00902EB5" w:rsidRPr="005B4A7C" w:rsidDel="00306730" w:rsidRDefault="00902EB5" w:rsidP="00902EB5">
            <w:pPr>
              <w:keepNext/>
              <w:keepLines/>
              <w:numPr>
                <w:ilvl w:val="1"/>
                <w:numId w:val="25"/>
              </w:numPr>
              <w:spacing w:before="120" w:after="120" w:line="312" w:lineRule="auto"/>
              <w:jc w:val="center"/>
              <w:rPr>
                <w:del w:id="1109" w:author="ACER" w:date="2026-07-05T23:35:00Z"/>
                <w:szCs w:val="26"/>
              </w:rPr>
            </w:pPr>
            <w:del w:id="1110" w:author="ACER" w:date="2026-07-05T23:35:00Z">
              <w:r w:rsidRPr="000E1921" w:rsidDel="00306730">
                <w:rPr>
                  <w:szCs w:val="26"/>
                </w:rPr>
                <w:delText>2 giờ</w:delText>
              </w:r>
              <w:bookmarkStart w:id="1111" w:name="_Toc234189767"/>
              <w:bookmarkStart w:id="1112" w:name="_Toc234189941"/>
              <w:bookmarkStart w:id="1113" w:name="_Toc234253194"/>
              <w:bookmarkStart w:id="1114" w:name="_Toc234272396"/>
              <w:bookmarkStart w:id="1115" w:name="_Toc234274064"/>
              <w:bookmarkEnd w:id="1111"/>
              <w:bookmarkEnd w:id="1112"/>
              <w:bookmarkEnd w:id="1113"/>
              <w:bookmarkEnd w:id="1114"/>
              <w:bookmarkEnd w:id="1115"/>
            </w:del>
          </w:p>
        </w:tc>
        <w:tc>
          <w:tcPr>
            <w:tcW w:w="1177" w:type="pct"/>
            <w:vAlign w:val="center"/>
          </w:tcPr>
          <w:p w14:paraId="7E05CE02" w14:textId="77777777" w:rsidR="00902EB5" w:rsidRPr="00DA4EA2" w:rsidDel="00306730" w:rsidRDefault="00902EB5" w:rsidP="00902EB5">
            <w:pPr>
              <w:keepNext/>
              <w:keepLines/>
              <w:numPr>
                <w:ilvl w:val="1"/>
                <w:numId w:val="25"/>
              </w:numPr>
              <w:spacing w:before="120" w:after="120" w:line="312" w:lineRule="auto"/>
              <w:jc w:val="center"/>
              <w:rPr>
                <w:del w:id="1116" w:author="ACER" w:date="2026-07-05T23:35:00Z"/>
                <w:szCs w:val="26"/>
              </w:rPr>
            </w:pPr>
            <w:del w:id="1117" w:author="ACER" w:date="2026-07-05T23:35:00Z">
              <w:r w:rsidRPr="00DA4EA2" w:rsidDel="00306730">
                <w:rPr>
                  <w:szCs w:val="26"/>
                </w:rPr>
                <w:delText>100,1</w:delText>
              </w:r>
              <w:bookmarkStart w:id="1118" w:name="_Toc234189768"/>
              <w:bookmarkStart w:id="1119" w:name="_Toc234189942"/>
              <w:bookmarkStart w:id="1120" w:name="_Toc234253195"/>
              <w:bookmarkStart w:id="1121" w:name="_Toc234272397"/>
              <w:bookmarkStart w:id="1122" w:name="_Toc234274065"/>
              <w:bookmarkEnd w:id="1118"/>
              <w:bookmarkEnd w:id="1119"/>
              <w:bookmarkEnd w:id="1120"/>
              <w:bookmarkEnd w:id="1121"/>
              <w:bookmarkEnd w:id="1122"/>
            </w:del>
          </w:p>
        </w:tc>
        <w:tc>
          <w:tcPr>
            <w:tcW w:w="606" w:type="pct"/>
            <w:vAlign w:val="center"/>
          </w:tcPr>
          <w:p w14:paraId="3FBD2AB9" w14:textId="77777777" w:rsidR="00902EB5" w:rsidRPr="00DA4EA2" w:rsidDel="00306730" w:rsidRDefault="00902EB5" w:rsidP="00902EB5">
            <w:pPr>
              <w:keepNext/>
              <w:keepLines/>
              <w:numPr>
                <w:ilvl w:val="1"/>
                <w:numId w:val="25"/>
              </w:numPr>
              <w:spacing w:before="120" w:after="120" w:line="312" w:lineRule="auto"/>
              <w:jc w:val="center"/>
              <w:rPr>
                <w:del w:id="1123" w:author="ACER" w:date="2026-07-05T23:35:00Z"/>
                <w:szCs w:val="26"/>
              </w:rPr>
            </w:pPr>
            <w:del w:id="1124" w:author="ACER" w:date="2026-07-05T23:35:00Z">
              <w:r w:rsidRPr="00DA4EA2" w:rsidDel="00306730">
                <w:rPr>
                  <w:szCs w:val="26"/>
                </w:rPr>
                <w:delText>41,8</w:delText>
              </w:r>
              <w:bookmarkStart w:id="1125" w:name="_Toc234189769"/>
              <w:bookmarkStart w:id="1126" w:name="_Toc234189943"/>
              <w:bookmarkStart w:id="1127" w:name="_Toc234253196"/>
              <w:bookmarkStart w:id="1128" w:name="_Toc234272398"/>
              <w:bookmarkStart w:id="1129" w:name="_Toc234274066"/>
              <w:bookmarkEnd w:id="1125"/>
              <w:bookmarkEnd w:id="1126"/>
              <w:bookmarkEnd w:id="1127"/>
              <w:bookmarkEnd w:id="1128"/>
              <w:bookmarkEnd w:id="1129"/>
            </w:del>
          </w:p>
        </w:tc>
        <w:tc>
          <w:tcPr>
            <w:tcW w:w="561" w:type="pct"/>
            <w:vAlign w:val="center"/>
          </w:tcPr>
          <w:p w14:paraId="571CC8C2" w14:textId="77777777" w:rsidR="00902EB5" w:rsidRPr="00DA4EA2" w:rsidDel="00306730" w:rsidRDefault="00902EB5" w:rsidP="00902EB5">
            <w:pPr>
              <w:keepNext/>
              <w:keepLines/>
              <w:numPr>
                <w:ilvl w:val="1"/>
                <w:numId w:val="25"/>
              </w:numPr>
              <w:spacing w:before="120" w:after="120" w:line="312" w:lineRule="auto"/>
              <w:jc w:val="center"/>
              <w:rPr>
                <w:del w:id="1130" w:author="ACER" w:date="2026-07-05T23:35:00Z"/>
                <w:szCs w:val="26"/>
              </w:rPr>
            </w:pPr>
            <w:del w:id="1131" w:author="ACER" w:date="2026-07-05T23:35:00Z">
              <w:r w:rsidRPr="00DA4EA2" w:rsidDel="00306730">
                <w:rPr>
                  <w:szCs w:val="26"/>
                </w:rPr>
                <w:delText>0,961</w:delText>
              </w:r>
              <w:bookmarkStart w:id="1132" w:name="_Toc234189770"/>
              <w:bookmarkStart w:id="1133" w:name="_Toc234189944"/>
              <w:bookmarkStart w:id="1134" w:name="_Toc234253197"/>
              <w:bookmarkStart w:id="1135" w:name="_Toc234272399"/>
              <w:bookmarkStart w:id="1136" w:name="_Toc234274067"/>
              <w:bookmarkEnd w:id="1132"/>
              <w:bookmarkEnd w:id="1133"/>
              <w:bookmarkEnd w:id="1134"/>
              <w:bookmarkEnd w:id="1135"/>
              <w:bookmarkEnd w:id="1136"/>
            </w:del>
          </w:p>
        </w:tc>
        <w:tc>
          <w:tcPr>
            <w:tcW w:w="688" w:type="pct"/>
            <w:vAlign w:val="center"/>
          </w:tcPr>
          <w:p w14:paraId="064E943F" w14:textId="77777777" w:rsidR="00902EB5" w:rsidRPr="00DA4EA2" w:rsidDel="00306730" w:rsidRDefault="00902EB5" w:rsidP="00902EB5">
            <w:pPr>
              <w:keepNext/>
              <w:keepLines/>
              <w:numPr>
                <w:ilvl w:val="1"/>
                <w:numId w:val="25"/>
              </w:numPr>
              <w:spacing w:before="120" w:after="120" w:line="312" w:lineRule="auto"/>
              <w:jc w:val="center"/>
              <w:rPr>
                <w:del w:id="1137" w:author="ACER" w:date="2026-07-05T23:35:00Z"/>
                <w:szCs w:val="26"/>
              </w:rPr>
            </w:pPr>
            <w:del w:id="1138" w:author="ACER" w:date="2026-07-05T23:35:00Z">
              <w:r w:rsidRPr="00DA4EA2" w:rsidDel="00306730">
                <w:rPr>
                  <w:szCs w:val="26"/>
                </w:rPr>
                <w:delText>25,3</w:delText>
              </w:r>
              <w:bookmarkStart w:id="1139" w:name="_Toc234189771"/>
              <w:bookmarkStart w:id="1140" w:name="_Toc234189945"/>
              <w:bookmarkStart w:id="1141" w:name="_Toc234253198"/>
              <w:bookmarkStart w:id="1142" w:name="_Toc234272400"/>
              <w:bookmarkStart w:id="1143" w:name="_Toc234274068"/>
              <w:bookmarkEnd w:id="1139"/>
              <w:bookmarkEnd w:id="1140"/>
              <w:bookmarkEnd w:id="1141"/>
              <w:bookmarkEnd w:id="1142"/>
              <w:bookmarkEnd w:id="1143"/>
            </w:del>
          </w:p>
        </w:tc>
        <w:bookmarkStart w:id="1144" w:name="_Toc234189772"/>
        <w:bookmarkStart w:id="1145" w:name="_Toc234189946"/>
        <w:bookmarkStart w:id="1146" w:name="_Toc234253199"/>
        <w:bookmarkStart w:id="1147" w:name="_Toc234272401"/>
        <w:bookmarkStart w:id="1148" w:name="_Toc234274069"/>
        <w:bookmarkEnd w:id="1144"/>
        <w:bookmarkEnd w:id="1145"/>
        <w:bookmarkEnd w:id="1146"/>
        <w:bookmarkEnd w:id="1147"/>
        <w:bookmarkEnd w:id="1148"/>
      </w:tr>
      <w:tr w:rsidR="00902EB5" w:rsidRPr="00584F59" w:rsidDel="00306730" w14:paraId="7497AA20" w14:textId="77777777" w:rsidTr="00902EB5">
        <w:trPr>
          <w:trHeight w:val="419"/>
          <w:del w:id="1149" w:author="ACER" w:date="2026-07-05T23:35:00Z"/>
        </w:trPr>
        <w:tc>
          <w:tcPr>
            <w:tcW w:w="1968" w:type="pct"/>
            <w:vAlign w:val="center"/>
          </w:tcPr>
          <w:p w14:paraId="1C2F6395" w14:textId="77777777" w:rsidR="00902EB5" w:rsidRPr="005B4A7C" w:rsidDel="00306730" w:rsidRDefault="00902EB5" w:rsidP="00902EB5">
            <w:pPr>
              <w:keepNext/>
              <w:keepLines/>
              <w:numPr>
                <w:ilvl w:val="1"/>
                <w:numId w:val="25"/>
              </w:numPr>
              <w:spacing w:before="120" w:after="120" w:line="312" w:lineRule="auto"/>
              <w:jc w:val="center"/>
              <w:rPr>
                <w:del w:id="1150" w:author="ACER" w:date="2026-07-05T23:35:00Z"/>
                <w:szCs w:val="26"/>
              </w:rPr>
            </w:pPr>
            <w:del w:id="1151" w:author="ACER" w:date="2026-07-05T23:35:00Z">
              <w:r w:rsidRPr="000E1921" w:rsidDel="00306730">
                <w:rPr>
                  <w:szCs w:val="26"/>
                </w:rPr>
                <w:delText xml:space="preserve">3 </w:delText>
              </w:r>
              <w:r w:rsidRPr="005B4A7C" w:rsidDel="00306730">
                <w:rPr>
                  <w:szCs w:val="26"/>
                </w:rPr>
                <w:delText>giờ</w:delText>
              </w:r>
              <w:bookmarkStart w:id="1152" w:name="_Toc234189773"/>
              <w:bookmarkStart w:id="1153" w:name="_Toc234189947"/>
              <w:bookmarkStart w:id="1154" w:name="_Toc234253200"/>
              <w:bookmarkStart w:id="1155" w:name="_Toc234272402"/>
              <w:bookmarkStart w:id="1156" w:name="_Toc234274070"/>
              <w:bookmarkEnd w:id="1152"/>
              <w:bookmarkEnd w:id="1153"/>
              <w:bookmarkEnd w:id="1154"/>
              <w:bookmarkEnd w:id="1155"/>
              <w:bookmarkEnd w:id="1156"/>
            </w:del>
          </w:p>
        </w:tc>
        <w:tc>
          <w:tcPr>
            <w:tcW w:w="1177" w:type="pct"/>
            <w:vAlign w:val="center"/>
          </w:tcPr>
          <w:p w14:paraId="610C18FA" w14:textId="77777777" w:rsidR="00902EB5" w:rsidRPr="00DA4EA2" w:rsidDel="00306730" w:rsidRDefault="00902EB5" w:rsidP="00902EB5">
            <w:pPr>
              <w:keepNext/>
              <w:keepLines/>
              <w:numPr>
                <w:ilvl w:val="1"/>
                <w:numId w:val="25"/>
              </w:numPr>
              <w:spacing w:before="120" w:after="120" w:line="312" w:lineRule="auto"/>
              <w:jc w:val="center"/>
              <w:rPr>
                <w:del w:id="1157" w:author="ACER" w:date="2026-07-05T23:35:00Z"/>
                <w:szCs w:val="26"/>
              </w:rPr>
            </w:pPr>
            <w:del w:id="1158" w:author="ACER" w:date="2026-07-05T23:35:00Z">
              <w:r w:rsidRPr="00DA4EA2" w:rsidDel="00306730">
                <w:rPr>
                  <w:szCs w:val="26"/>
                </w:rPr>
                <w:delText>174,5</w:delText>
              </w:r>
              <w:bookmarkStart w:id="1159" w:name="_Toc234189774"/>
              <w:bookmarkStart w:id="1160" w:name="_Toc234189948"/>
              <w:bookmarkStart w:id="1161" w:name="_Toc234253201"/>
              <w:bookmarkStart w:id="1162" w:name="_Toc234272403"/>
              <w:bookmarkStart w:id="1163" w:name="_Toc234274071"/>
              <w:bookmarkEnd w:id="1159"/>
              <w:bookmarkEnd w:id="1160"/>
              <w:bookmarkEnd w:id="1161"/>
              <w:bookmarkEnd w:id="1162"/>
              <w:bookmarkEnd w:id="1163"/>
            </w:del>
          </w:p>
        </w:tc>
        <w:tc>
          <w:tcPr>
            <w:tcW w:w="606" w:type="pct"/>
            <w:vAlign w:val="center"/>
          </w:tcPr>
          <w:p w14:paraId="28272476" w14:textId="77777777" w:rsidR="00902EB5" w:rsidRPr="00DA4EA2" w:rsidDel="00306730" w:rsidRDefault="00902EB5" w:rsidP="00902EB5">
            <w:pPr>
              <w:keepNext/>
              <w:keepLines/>
              <w:numPr>
                <w:ilvl w:val="1"/>
                <w:numId w:val="25"/>
              </w:numPr>
              <w:spacing w:before="120" w:after="120" w:line="312" w:lineRule="auto"/>
              <w:jc w:val="center"/>
              <w:rPr>
                <w:del w:id="1164" w:author="ACER" w:date="2026-07-05T23:35:00Z"/>
                <w:szCs w:val="26"/>
              </w:rPr>
            </w:pPr>
            <w:del w:id="1165" w:author="ACER" w:date="2026-07-05T23:35:00Z">
              <w:r w:rsidRPr="00DA4EA2" w:rsidDel="00306730">
                <w:rPr>
                  <w:szCs w:val="26"/>
                </w:rPr>
                <w:delText>66,8</w:delText>
              </w:r>
              <w:bookmarkStart w:id="1166" w:name="_Toc234189775"/>
              <w:bookmarkStart w:id="1167" w:name="_Toc234189949"/>
              <w:bookmarkStart w:id="1168" w:name="_Toc234253202"/>
              <w:bookmarkStart w:id="1169" w:name="_Toc234272404"/>
              <w:bookmarkStart w:id="1170" w:name="_Toc234274072"/>
              <w:bookmarkEnd w:id="1166"/>
              <w:bookmarkEnd w:id="1167"/>
              <w:bookmarkEnd w:id="1168"/>
              <w:bookmarkEnd w:id="1169"/>
              <w:bookmarkEnd w:id="1170"/>
            </w:del>
          </w:p>
        </w:tc>
        <w:tc>
          <w:tcPr>
            <w:tcW w:w="561" w:type="pct"/>
            <w:vAlign w:val="center"/>
          </w:tcPr>
          <w:p w14:paraId="00AE7D17" w14:textId="77777777" w:rsidR="00902EB5" w:rsidRPr="00DA4EA2" w:rsidDel="00306730" w:rsidRDefault="00902EB5" w:rsidP="00902EB5">
            <w:pPr>
              <w:keepNext/>
              <w:keepLines/>
              <w:numPr>
                <w:ilvl w:val="1"/>
                <w:numId w:val="25"/>
              </w:numPr>
              <w:spacing w:before="120" w:after="120" w:line="312" w:lineRule="auto"/>
              <w:jc w:val="center"/>
              <w:rPr>
                <w:del w:id="1171" w:author="ACER" w:date="2026-07-05T23:35:00Z"/>
                <w:szCs w:val="26"/>
              </w:rPr>
            </w:pPr>
            <w:del w:id="1172" w:author="ACER" w:date="2026-07-05T23:35:00Z">
              <w:r w:rsidRPr="00DA4EA2" w:rsidDel="00306730">
                <w:rPr>
                  <w:szCs w:val="26"/>
                </w:rPr>
                <w:delText>0,882</w:delText>
              </w:r>
              <w:bookmarkStart w:id="1173" w:name="_Toc234189776"/>
              <w:bookmarkStart w:id="1174" w:name="_Toc234189950"/>
              <w:bookmarkStart w:id="1175" w:name="_Toc234253203"/>
              <w:bookmarkStart w:id="1176" w:name="_Toc234272405"/>
              <w:bookmarkStart w:id="1177" w:name="_Toc234274073"/>
              <w:bookmarkEnd w:id="1173"/>
              <w:bookmarkEnd w:id="1174"/>
              <w:bookmarkEnd w:id="1175"/>
              <w:bookmarkEnd w:id="1176"/>
              <w:bookmarkEnd w:id="1177"/>
            </w:del>
          </w:p>
        </w:tc>
        <w:tc>
          <w:tcPr>
            <w:tcW w:w="688" w:type="pct"/>
            <w:vAlign w:val="center"/>
          </w:tcPr>
          <w:p w14:paraId="41019400" w14:textId="77777777" w:rsidR="00902EB5" w:rsidRPr="00DA4EA2" w:rsidDel="00306730" w:rsidRDefault="00902EB5" w:rsidP="00902EB5">
            <w:pPr>
              <w:keepNext/>
              <w:keepLines/>
              <w:numPr>
                <w:ilvl w:val="1"/>
                <w:numId w:val="25"/>
              </w:numPr>
              <w:spacing w:before="120" w:after="120" w:line="312" w:lineRule="auto"/>
              <w:jc w:val="center"/>
              <w:rPr>
                <w:del w:id="1178" w:author="ACER" w:date="2026-07-05T23:35:00Z"/>
                <w:szCs w:val="26"/>
              </w:rPr>
            </w:pPr>
            <w:del w:id="1179" w:author="ACER" w:date="2026-07-05T23:35:00Z">
              <w:r w:rsidRPr="00DA4EA2" w:rsidDel="00306730">
                <w:rPr>
                  <w:szCs w:val="26"/>
                </w:rPr>
                <w:delText>32,7</w:delText>
              </w:r>
              <w:bookmarkStart w:id="1180" w:name="_Toc234189777"/>
              <w:bookmarkStart w:id="1181" w:name="_Toc234189951"/>
              <w:bookmarkStart w:id="1182" w:name="_Toc234253204"/>
              <w:bookmarkStart w:id="1183" w:name="_Toc234272406"/>
              <w:bookmarkStart w:id="1184" w:name="_Toc234274074"/>
              <w:bookmarkEnd w:id="1180"/>
              <w:bookmarkEnd w:id="1181"/>
              <w:bookmarkEnd w:id="1182"/>
              <w:bookmarkEnd w:id="1183"/>
              <w:bookmarkEnd w:id="1184"/>
            </w:del>
          </w:p>
        </w:tc>
        <w:bookmarkStart w:id="1185" w:name="_Toc234189778"/>
        <w:bookmarkStart w:id="1186" w:name="_Toc234189952"/>
        <w:bookmarkStart w:id="1187" w:name="_Toc234253205"/>
        <w:bookmarkStart w:id="1188" w:name="_Toc234272407"/>
        <w:bookmarkStart w:id="1189" w:name="_Toc234274075"/>
        <w:bookmarkEnd w:id="1185"/>
        <w:bookmarkEnd w:id="1186"/>
        <w:bookmarkEnd w:id="1187"/>
        <w:bookmarkEnd w:id="1188"/>
        <w:bookmarkEnd w:id="1189"/>
      </w:tr>
      <w:tr w:rsidR="00902EB5" w:rsidRPr="00584F59" w:rsidDel="00306730" w14:paraId="2A2FC9B9" w14:textId="77777777" w:rsidTr="00902EB5">
        <w:trPr>
          <w:trHeight w:val="20"/>
          <w:del w:id="1190" w:author="ACER" w:date="2026-07-05T23:35:00Z"/>
        </w:trPr>
        <w:tc>
          <w:tcPr>
            <w:tcW w:w="1968" w:type="pct"/>
            <w:vAlign w:val="center"/>
          </w:tcPr>
          <w:p w14:paraId="79668907" w14:textId="77777777" w:rsidR="00902EB5" w:rsidRPr="005B4A7C" w:rsidDel="00306730" w:rsidRDefault="00902EB5" w:rsidP="00902EB5">
            <w:pPr>
              <w:keepNext/>
              <w:keepLines/>
              <w:numPr>
                <w:ilvl w:val="1"/>
                <w:numId w:val="25"/>
              </w:numPr>
              <w:spacing w:before="120" w:after="120" w:line="312" w:lineRule="auto"/>
              <w:jc w:val="center"/>
              <w:rPr>
                <w:del w:id="1191" w:author="ACER" w:date="2026-07-05T23:35:00Z"/>
                <w:szCs w:val="26"/>
              </w:rPr>
            </w:pPr>
            <w:del w:id="1192" w:author="ACER" w:date="2026-07-05T23:35:00Z">
              <w:r w:rsidRPr="000E1921" w:rsidDel="00306730">
                <w:rPr>
                  <w:szCs w:val="26"/>
                </w:rPr>
                <w:delText>4 giờ</w:delText>
              </w:r>
              <w:bookmarkStart w:id="1193" w:name="_Toc234189779"/>
              <w:bookmarkStart w:id="1194" w:name="_Toc234189953"/>
              <w:bookmarkStart w:id="1195" w:name="_Toc234253206"/>
              <w:bookmarkStart w:id="1196" w:name="_Toc234272408"/>
              <w:bookmarkStart w:id="1197" w:name="_Toc234274076"/>
              <w:bookmarkEnd w:id="1193"/>
              <w:bookmarkEnd w:id="1194"/>
              <w:bookmarkEnd w:id="1195"/>
              <w:bookmarkEnd w:id="1196"/>
              <w:bookmarkEnd w:id="1197"/>
            </w:del>
          </w:p>
        </w:tc>
        <w:tc>
          <w:tcPr>
            <w:tcW w:w="1177" w:type="pct"/>
            <w:vAlign w:val="center"/>
          </w:tcPr>
          <w:p w14:paraId="6DA3D809" w14:textId="77777777" w:rsidR="00902EB5" w:rsidRPr="00DA4EA2" w:rsidDel="00306730" w:rsidRDefault="00902EB5" w:rsidP="00902EB5">
            <w:pPr>
              <w:keepNext/>
              <w:keepLines/>
              <w:numPr>
                <w:ilvl w:val="1"/>
                <w:numId w:val="25"/>
              </w:numPr>
              <w:spacing w:before="120" w:after="120" w:line="312" w:lineRule="auto"/>
              <w:jc w:val="center"/>
              <w:rPr>
                <w:del w:id="1198" w:author="ACER" w:date="2026-07-05T23:35:00Z"/>
                <w:szCs w:val="26"/>
              </w:rPr>
            </w:pPr>
            <w:del w:id="1199" w:author="ACER" w:date="2026-07-05T23:35:00Z">
              <w:r w:rsidRPr="00DA4EA2" w:rsidDel="00306730">
                <w:rPr>
                  <w:szCs w:val="26"/>
                </w:rPr>
                <w:delText>174,4</w:delText>
              </w:r>
              <w:bookmarkStart w:id="1200" w:name="_Toc234189780"/>
              <w:bookmarkStart w:id="1201" w:name="_Toc234189954"/>
              <w:bookmarkStart w:id="1202" w:name="_Toc234253207"/>
              <w:bookmarkStart w:id="1203" w:name="_Toc234272409"/>
              <w:bookmarkStart w:id="1204" w:name="_Toc234274077"/>
              <w:bookmarkEnd w:id="1200"/>
              <w:bookmarkEnd w:id="1201"/>
              <w:bookmarkEnd w:id="1202"/>
              <w:bookmarkEnd w:id="1203"/>
              <w:bookmarkEnd w:id="1204"/>
            </w:del>
          </w:p>
        </w:tc>
        <w:tc>
          <w:tcPr>
            <w:tcW w:w="606" w:type="pct"/>
            <w:vAlign w:val="center"/>
          </w:tcPr>
          <w:p w14:paraId="41A3D345" w14:textId="77777777" w:rsidR="00902EB5" w:rsidRPr="00DA4EA2" w:rsidDel="00306730" w:rsidRDefault="00902EB5" w:rsidP="00902EB5">
            <w:pPr>
              <w:keepNext/>
              <w:keepLines/>
              <w:numPr>
                <w:ilvl w:val="1"/>
                <w:numId w:val="25"/>
              </w:numPr>
              <w:spacing w:before="120" w:after="120" w:line="312" w:lineRule="auto"/>
              <w:jc w:val="center"/>
              <w:rPr>
                <w:del w:id="1205" w:author="ACER" w:date="2026-07-05T23:35:00Z"/>
                <w:szCs w:val="26"/>
              </w:rPr>
            </w:pPr>
            <w:del w:id="1206" w:author="ACER" w:date="2026-07-05T23:35:00Z">
              <w:r w:rsidRPr="00DA4EA2" w:rsidDel="00306730">
                <w:rPr>
                  <w:szCs w:val="26"/>
                </w:rPr>
                <w:delText>66,5</w:delText>
              </w:r>
              <w:bookmarkStart w:id="1207" w:name="_Toc234189781"/>
              <w:bookmarkStart w:id="1208" w:name="_Toc234189955"/>
              <w:bookmarkStart w:id="1209" w:name="_Toc234253208"/>
              <w:bookmarkStart w:id="1210" w:name="_Toc234272410"/>
              <w:bookmarkStart w:id="1211" w:name="_Toc234274078"/>
              <w:bookmarkEnd w:id="1207"/>
              <w:bookmarkEnd w:id="1208"/>
              <w:bookmarkEnd w:id="1209"/>
              <w:bookmarkEnd w:id="1210"/>
              <w:bookmarkEnd w:id="1211"/>
            </w:del>
          </w:p>
        </w:tc>
        <w:tc>
          <w:tcPr>
            <w:tcW w:w="561" w:type="pct"/>
            <w:vAlign w:val="center"/>
          </w:tcPr>
          <w:p w14:paraId="44ECDD9A" w14:textId="77777777" w:rsidR="00902EB5" w:rsidRPr="00DA4EA2" w:rsidDel="00306730" w:rsidRDefault="00902EB5" w:rsidP="00902EB5">
            <w:pPr>
              <w:keepNext/>
              <w:keepLines/>
              <w:numPr>
                <w:ilvl w:val="1"/>
                <w:numId w:val="25"/>
              </w:numPr>
              <w:spacing w:before="120" w:after="120" w:line="312" w:lineRule="auto"/>
              <w:jc w:val="center"/>
              <w:rPr>
                <w:del w:id="1212" w:author="ACER" w:date="2026-07-05T23:35:00Z"/>
                <w:szCs w:val="26"/>
              </w:rPr>
            </w:pPr>
            <w:del w:id="1213" w:author="ACER" w:date="2026-07-05T23:35:00Z">
              <w:r w:rsidRPr="00DA4EA2" w:rsidDel="00306730">
                <w:rPr>
                  <w:szCs w:val="26"/>
                </w:rPr>
                <w:delText>0,883</w:delText>
              </w:r>
              <w:bookmarkStart w:id="1214" w:name="_Toc234189782"/>
              <w:bookmarkStart w:id="1215" w:name="_Toc234189956"/>
              <w:bookmarkStart w:id="1216" w:name="_Toc234253209"/>
              <w:bookmarkStart w:id="1217" w:name="_Toc234272411"/>
              <w:bookmarkStart w:id="1218" w:name="_Toc234274079"/>
              <w:bookmarkEnd w:id="1214"/>
              <w:bookmarkEnd w:id="1215"/>
              <w:bookmarkEnd w:id="1216"/>
              <w:bookmarkEnd w:id="1217"/>
              <w:bookmarkEnd w:id="1218"/>
            </w:del>
          </w:p>
        </w:tc>
        <w:tc>
          <w:tcPr>
            <w:tcW w:w="688" w:type="pct"/>
            <w:vAlign w:val="center"/>
          </w:tcPr>
          <w:p w14:paraId="4DFE2720" w14:textId="77777777" w:rsidR="00902EB5" w:rsidRPr="00DA4EA2" w:rsidDel="00306730" w:rsidRDefault="00902EB5" w:rsidP="00902EB5">
            <w:pPr>
              <w:keepNext/>
              <w:keepLines/>
              <w:numPr>
                <w:ilvl w:val="1"/>
                <w:numId w:val="25"/>
              </w:numPr>
              <w:spacing w:before="120" w:after="120" w:line="312" w:lineRule="auto"/>
              <w:jc w:val="center"/>
              <w:rPr>
                <w:del w:id="1219" w:author="ACER" w:date="2026-07-05T23:35:00Z"/>
                <w:szCs w:val="26"/>
              </w:rPr>
            </w:pPr>
            <w:del w:id="1220" w:author="ACER" w:date="2026-07-05T23:35:00Z">
              <w:r w:rsidRPr="00DA4EA2" w:rsidDel="00306730">
                <w:rPr>
                  <w:szCs w:val="26"/>
                </w:rPr>
                <w:delText>32,4</w:delText>
              </w:r>
              <w:bookmarkStart w:id="1221" w:name="_Toc234189783"/>
              <w:bookmarkStart w:id="1222" w:name="_Toc234189957"/>
              <w:bookmarkStart w:id="1223" w:name="_Toc234253210"/>
              <w:bookmarkStart w:id="1224" w:name="_Toc234272412"/>
              <w:bookmarkStart w:id="1225" w:name="_Toc234274080"/>
              <w:bookmarkEnd w:id="1221"/>
              <w:bookmarkEnd w:id="1222"/>
              <w:bookmarkEnd w:id="1223"/>
              <w:bookmarkEnd w:id="1224"/>
              <w:bookmarkEnd w:id="1225"/>
            </w:del>
          </w:p>
        </w:tc>
        <w:bookmarkStart w:id="1226" w:name="_Toc234189784"/>
        <w:bookmarkStart w:id="1227" w:name="_Toc234189958"/>
        <w:bookmarkStart w:id="1228" w:name="_Toc234253211"/>
        <w:bookmarkStart w:id="1229" w:name="_Toc234272413"/>
        <w:bookmarkStart w:id="1230" w:name="_Toc234274081"/>
        <w:bookmarkEnd w:id="1226"/>
        <w:bookmarkEnd w:id="1227"/>
        <w:bookmarkEnd w:id="1228"/>
        <w:bookmarkEnd w:id="1229"/>
        <w:bookmarkEnd w:id="1230"/>
      </w:tr>
      <w:tr w:rsidR="00902EB5" w:rsidRPr="00584F59" w:rsidDel="00306730" w14:paraId="006685F8" w14:textId="77777777" w:rsidTr="00902EB5">
        <w:trPr>
          <w:trHeight w:val="20"/>
          <w:del w:id="1231" w:author="ACER" w:date="2026-07-05T23:35:00Z"/>
        </w:trPr>
        <w:tc>
          <w:tcPr>
            <w:tcW w:w="1968" w:type="pct"/>
            <w:vAlign w:val="center"/>
          </w:tcPr>
          <w:p w14:paraId="065A828C" w14:textId="77777777" w:rsidR="00902EB5" w:rsidRPr="005B4A7C" w:rsidDel="00306730" w:rsidRDefault="00902EB5" w:rsidP="00902EB5">
            <w:pPr>
              <w:keepNext/>
              <w:keepLines/>
              <w:numPr>
                <w:ilvl w:val="1"/>
                <w:numId w:val="25"/>
              </w:numPr>
              <w:spacing w:before="120" w:after="120" w:line="312" w:lineRule="auto"/>
              <w:jc w:val="center"/>
              <w:rPr>
                <w:del w:id="1232" w:author="ACER" w:date="2026-07-05T23:35:00Z"/>
                <w:szCs w:val="26"/>
              </w:rPr>
            </w:pPr>
            <w:del w:id="1233" w:author="ACER" w:date="2026-07-05T23:35:00Z">
              <w:r w:rsidRPr="000E1921" w:rsidDel="00306730">
                <w:rPr>
                  <w:szCs w:val="26"/>
                </w:rPr>
                <w:delText>5 giờ</w:delText>
              </w:r>
              <w:bookmarkStart w:id="1234" w:name="_Toc234189785"/>
              <w:bookmarkStart w:id="1235" w:name="_Toc234189959"/>
              <w:bookmarkStart w:id="1236" w:name="_Toc234253212"/>
              <w:bookmarkStart w:id="1237" w:name="_Toc234272414"/>
              <w:bookmarkStart w:id="1238" w:name="_Toc234274082"/>
              <w:bookmarkEnd w:id="1234"/>
              <w:bookmarkEnd w:id="1235"/>
              <w:bookmarkEnd w:id="1236"/>
              <w:bookmarkEnd w:id="1237"/>
              <w:bookmarkEnd w:id="1238"/>
            </w:del>
          </w:p>
        </w:tc>
        <w:tc>
          <w:tcPr>
            <w:tcW w:w="1177" w:type="pct"/>
            <w:vAlign w:val="center"/>
          </w:tcPr>
          <w:p w14:paraId="594EDB26" w14:textId="77777777" w:rsidR="00902EB5" w:rsidRPr="00DA4EA2" w:rsidDel="00306730" w:rsidRDefault="00902EB5" w:rsidP="00902EB5">
            <w:pPr>
              <w:keepNext/>
              <w:keepLines/>
              <w:numPr>
                <w:ilvl w:val="1"/>
                <w:numId w:val="25"/>
              </w:numPr>
              <w:spacing w:before="120" w:after="120" w:line="312" w:lineRule="auto"/>
              <w:jc w:val="center"/>
              <w:rPr>
                <w:del w:id="1239" w:author="ACER" w:date="2026-07-05T23:35:00Z"/>
                <w:szCs w:val="26"/>
              </w:rPr>
            </w:pPr>
            <w:del w:id="1240" w:author="ACER" w:date="2026-07-05T23:35:00Z">
              <w:r w:rsidRPr="00DA4EA2" w:rsidDel="00306730">
                <w:rPr>
                  <w:szCs w:val="26"/>
                </w:rPr>
                <w:delText>243,4</w:delText>
              </w:r>
              <w:bookmarkStart w:id="1241" w:name="_Toc234189786"/>
              <w:bookmarkStart w:id="1242" w:name="_Toc234189960"/>
              <w:bookmarkStart w:id="1243" w:name="_Toc234253213"/>
              <w:bookmarkStart w:id="1244" w:name="_Toc234272415"/>
              <w:bookmarkStart w:id="1245" w:name="_Toc234274083"/>
              <w:bookmarkEnd w:id="1241"/>
              <w:bookmarkEnd w:id="1242"/>
              <w:bookmarkEnd w:id="1243"/>
              <w:bookmarkEnd w:id="1244"/>
              <w:bookmarkEnd w:id="1245"/>
            </w:del>
          </w:p>
        </w:tc>
        <w:tc>
          <w:tcPr>
            <w:tcW w:w="606" w:type="pct"/>
            <w:vAlign w:val="center"/>
          </w:tcPr>
          <w:p w14:paraId="413A13AD" w14:textId="77777777" w:rsidR="00902EB5" w:rsidRPr="00DA4EA2" w:rsidDel="00306730" w:rsidRDefault="00902EB5" w:rsidP="00902EB5">
            <w:pPr>
              <w:keepNext/>
              <w:keepLines/>
              <w:numPr>
                <w:ilvl w:val="1"/>
                <w:numId w:val="25"/>
              </w:numPr>
              <w:spacing w:before="120" w:after="120" w:line="312" w:lineRule="auto"/>
              <w:jc w:val="center"/>
              <w:rPr>
                <w:del w:id="1246" w:author="ACER" w:date="2026-07-05T23:35:00Z"/>
                <w:szCs w:val="26"/>
              </w:rPr>
            </w:pPr>
            <w:del w:id="1247" w:author="ACER" w:date="2026-07-05T23:35:00Z">
              <w:r w:rsidRPr="00DA4EA2" w:rsidDel="00306730">
                <w:rPr>
                  <w:szCs w:val="26"/>
                </w:rPr>
                <w:delText>90,8</w:delText>
              </w:r>
              <w:bookmarkStart w:id="1248" w:name="_Toc234189787"/>
              <w:bookmarkStart w:id="1249" w:name="_Toc234189961"/>
              <w:bookmarkStart w:id="1250" w:name="_Toc234253214"/>
              <w:bookmarkStart w:id="1251" w:name="_Toc234272416"/>
              <w:bookmarkStart w:id="1252" w:name="_Toc234274084"/>
              <w:bookmarkEnd w:id="1248"/>
              <w:bookmarkEnd w:id="1249"/>
              <w:bookmarkEnd w:id="1250"/>
              <w:bookmarkEnd w:id="1251"/>
              <w:bookmarkEnd w:id="1252"/>
            </w:del>
          </w:p>
        </w:tc>
        <w:tc>
          <w:tcPr>
            <w:tcW w:w="561" w:type="pct"/>
            <w:vAlign w:val="center"/>
          </w:tcPr>
          <w:p w14:paraId="6C11A9A3" w14:textId="77777777" w:rsidR="00902EB5" w:rsidRPr="00DA4EA2" w:rsidDel="00306730" w:rsidRDefault="00902EB5" w:rsidP="00902EB5">
            <w:pPr>
              <w:keepNext/>
              <w:keepLines/>
              <w:numPr>
                <w:ilvl w:val="1"/>
                <w:numId w:val="25"/>
              </w:numPr>
              <w:spacing w:before="120" w:after="120" w:line="312" w:lineRule="auto"/>
              <w:jc w:val="center"/>
              <w:rPr>
                <w:del w:id="1253" w:author="ACER" w:date="2026-07-05T23:35:00Z"/>
                <w:szCs w:val="26"/>
              </w:rPr>
            </w:pPr>
            <w:del w:id="1254" w:author="ACER" w:date="2026-07-05T23:35:00Z">
              <w:r w:rsidRPr="00DA4EA2" w:rsidDel="00306730">
                <w:rPr>
                  <w:szCs w:val="26"/>
                </w:rPr>
                <w:delText>0,771</w:delText>
              </w:r>
              <w:bookmarkStart w:id="1255" w:name="_Toc234189788"/>
              <w:bookmarkStart w:id="1256" w:name="_Toc234189962"/>
              <w:bookmarkStart w:id="1257" w:name="_Toc234253215"/>
              <w:bookmarkStart w:id="1258" w:name="_Toc234272417"/>
              <w:bookmarkStart w:id="1259" w:name="_Toc234274085"/>
              <w:bookmarkEnd w:id="1255"/>
              <w:bookmarkEnd w:id="1256"/>
              <w:bookmarkEnd w:id="1257"/>
              <w:bookmarkEnd w:id="1258"/>
              <w:bookmarkEnd w:id="1259"/>
            </w:del>
          </w:p>
        </w:tc>
        <w:tc>
          <w:tcPr>
            <w:tcW w:w="688" w:type="pct"/>
            <w:vAlign w:val="center"/>
          </w:tcPr>
          <w:p w14:paraId="7CA5D197" w14:textId="77777777" w:rsidR="00902EB5" w:rsidRPr="00DA4EA2" w:rsidDel="00306730" w:rsidRDefault="00902EB5" w:rsidP="00902EB5">
            <w:pPr>
              <w:keepNext/>
              <w:keepLines/>
              <w:numPr>
                <w:ilvl w:val="1"/>
                <w:numId w:val="25"/>
              </w:numPr>
              <w:spacing w:before="120" w:after="120" w:line="312" w:lineRule="auto"/>
              <w:jc w:val="center"/>
              <w:rPr>
                <w:del w:id="1260" w:author="ACER" w:date="2026-07-05T23:35:00Z"/>
                <w:szCs w:val="26"/>
              </w:rPr>
            </w:pPr>
            <w:del w:id="1261" w:author="ACER" w:date="2026-07-05T23:35:00Z">
              <w:r w:rsidRPr="00DA4EA2" w:rsidDel="00306730">
                <w:rPr>
                  <w:szCs w:val="26"/>
                </w:rPr>
                <w:delText>37,2</w:delText>
              </w:r>
              <w:bookmarkStart w:id="1262" w:name="_Toc234189789"/>
              <w:bookmarkStart w:id="1263" w:name="_Toc234189963"/>
              <w:bookmarkStart w:id="1264" w:name="_Toc234253216"/>
              <w:bookmarkStart w:id="1265" w:name="_Toc234272418"/>
              <w:bookmarkStart w:id="1266" w:name="_Toc234274086"/>
              <w:bookmarkEnd w:id="1262"/>
              <w:bookmarkEnd w:id="1263"/>
              <w:bookmarkEnd w:id="1264"/>
              <w:bookmarkEnd w:id="1265"/>
              <w:bookmarkEnd w:id="1266"/>
            </w:del>
          </w:p>
        </w:tc>
        <w:bookmarkStart w:id="1267" w:name="_Toc234189790"/>
        <w:bookmarkStart w:id="1268" w:name="_Toc234189964"/>
        <w:bookmarkStart w:id="1269" w:name="_Toc234253217"/>
        <w:bookmarkStart w:id="1270" w:name="_Toc234272419"/>
        <w:bookmarkStart w:id="1271" w:name="_Toc234274087"/>
        <w:bookmarkEnd w:id="1267"/>
        <w:bookmarkEnd w:id="1268"/>
        <w:bookmarkEnd w:id="1269"/>
        <w:bookmarkEnd w:id="1270"/>
        <w:bookmarkEnd w:id="1271"/>
      </w:tr>
      <w:tr w:rsidR="00902EB5" w:rsidRPr="00584F59" w:rsidDel="00306730" w14:paraId="1FEF70DE" w14:textId="77777777" w:rsidTr="00902EB5">
        <w:trPr>
          <w:trHeight w:val="20"/>
          <w:del w:id="1272" w:author="ACER" w:date="2026-07-05T23:35:00Z"/>
        </w:trPr>
        <w:tc>
          <w:tcPr>
            <w:tcW w:w="1968" w:type="pct"/>
            <w:vAlign w:val="center"/>
          </w:tcPr>
          <w:p w14:paraId="782E3529" w14:textId="77777777" w:rsidR="00902EB5" w:rsidRPr="005B4A7C" w:rsidDel="00306730" w:rsidRDefault="00902EB5" w:rsidP="00902EB5">
            <w:pPr>
              <w:keepNext/>
              <w:keepLines/>
              <w:numPr>
                <w:ilvl w:val="1"/>
                <w:numId w:val="25"/>
              </w:numPr>
              <w:spacing w:before="120" w:after="120" w:line="312" w:lineRule="auto"/>
              <w:jc w:val="center"/>
              <w:rPr>
                <w:del w:id="1273" w:author="ACER" w:date="2026-07-05T23:35:00Z"/>
                <w:szCs w:val="26"/>
              </w:rPr>
            </w:pPr>
            <w:del w:id="1274" w:author="ACER" w:date="2026-07-05T23:35:00Z">
              <w:r w:rsidRPr="000E1921" w:rsidDel="00306730">
                <w:rPr>
                  <w:szCs w:val="26"/>
                </w:rPr>
                <w:delText>6 giờ</w:delText>
              </w:r>
              <w:bookmarkStart w:id="1275" w:name="_Toc234189791"/>
              <w:bookmarkStart w:id="1276" w:name="_Toc234189965"/>
              <w:bookmarkStart w:id="1277" w:name="_Toc234253218"/>
              <w:bookmarkStart w:id="1278" w:name="_Toc234272420"/>
              <w:bookmarkStart w:id="1279" w:name="_Toc234274088"/>
              <w:bookmarkEnd w:id="1275"/>
              <w:bookmarkEnd w:id="1276"/>
              <w:bookmarkEnd w:id="1277"/>
              <w:bookmarkEnd w:id="1278"/>
              <w:bookmarkEnd w:id="1279"/>
            </w:del>
          </w:p>
        </w:tc>
        <w:tc>
          <w:tcPr>
            <w:tcW w:w="1177" w:type="pct"/>
            <w:vAlign w:val="center"/>
          </w:tcPr>
          <w:p w14:paraId="1FBA5D56" w14:textId="77777777" w:rsidR="00902EB5" w:rsidRPr="00DA4EA2" w:rsidDel="00306730" w:rsidRDefault="00902EB5" w:rsidP="00902EB5">
            <w:pPr>
              <w:keepNext/>
              <w:keepLines/>
              <w:numPr>
                <w:ilvl w:val="1"/>
                <w:numId w:val="25"/>
              </w:numPr>
              <w:spacing w:before="120" w:after="120" w:line="312" w:lineRule="auto"/>
              <w:jc w:val="center"/>
              <w:rPr>
                <w:del w:id="1280" w:author="ACER" w:date="2026-07-05T23:35:00Z"/>
                <w:szCs w:val="26"/>
              </w:rPr>
            </w:pPr>
            <w:del w:id="1281" w:author="ACER" w:date="2026-07-05T23:35:00Z">
              <w:r w:rsidRPr="00DA4EA2" w:rsidDel="00306730">
                <w:rPr>
                  <w:szCs w:val="26"/>
                </w:rPr>
                <w:delText>242,9</w:delText>
              </w:r>
              <w:bookmarkStart w:id="1282" w:name="_Toc234189792"/>
              <w:bookmarkStart w:id="1283" w:name="_Toc234189966"/>
              <w:bookmarkStart w:id="1284" w:name="_Toc234253219"/>
              <w:bookmarkStart w:id="1285" w:name="_Toc234272421"/>
              <w:bookmarkStart w:id="1286" w:name="_Toc234274089"/>
              <w:bookmarkEnd w:id="1282"/>
              <w:bookmarkEnd w:id="1283"/>
              <w:bookmarkEnd w:id="1284"/>
              <w:bookmarkEnd w:id="1285"/>
              <w:bookmarkEnd w:id="1286"/>
            </w:del>
          </w:p>
        </w:tc>
        <w:tc>
          <w:tcPr>
            <w:tcW w:w="606" w:type="pct"/>
            <w:vAlign w:val="center"/>
          </w:tcPr>
          <w:p w14:paraId="4B9B5C45" w14:textId="77777777" w:rsidR="00902EB5" w:rsidRPr="00DA4EA2" w:rsidDel="00306730" w:rsidRDefault="00902EB5" w:rsidP="00902EB5">
            <w:pPr>
              <w:keepNext/>
              <w:keepLines/>
              <w:numPr>
                <w:ilvl w:val="1"/>
                <w:numId w:val="25"/>
              </w:numPr>
              <w:spacing w:before="120" w:after="120" w:line="312" w:lineRule="auto"/>
              <w:jc w:val="center"/>
              <w:rPr>
                <w:del w:id="1287" w:author="ACER" w:date="2026-07-05T23:35:00Z"/>
                <w:szCs w:val="26"/>
              </w:rPr>
            </w:pPr>
            <w:del w:id="1288" w:author="ACER" w:date="2026-07-05T23:35:00Z">
              <w:r w:rsidRPr="00DA4EA2" w:rsidDel="00306730">
                <w:rPr>
                  <w:szCs w:val="26"/>
                </w:rPr>
                <w:delText>90,2</w:delText>
              </w:r>
              <w:bookmarkStart w:id="1289" w:name="_Toc234189793"/>
              <w:bookmarkStart w:id="1290" w:name="_Toc234189967"/>
              <w:bookmarkStart w:id="1291" w:name="_Toc234253220"/>
              <w:bookmarkStart w:id="1292" w:name="_Toc234272422"/>
              <w:bookmarkStart w:id="1293" w:name="_Toc234274090"/>
              <w:bookmarkEnd w:id="1289"/>
              <w:bookmarkEnd w:id="1290"/>
              <w:bookmarkEnd w:id="1291"/>
              <w:bookmarkEnd w:id="1292"/>
              <w:bookmarkEnd w:id="1293"/>
            </w:del>
          </w:p>
        </w:tc>
        <w:tc>
          <w:tcPr>
            <w:tcW w:w="561" w:type="pct"/>
            <w:vAlign w:val="center"/>
          </w:tcPr>
          <w:p w14:paraId="222FAD77" w14:textId="77777777" w:rsidR="00902EB5" w:rsidRPr="00DA4EA2" w:rsidDel="00306730" w:rsidRDefault="00902EB5" w:rsidP="00902EB5">
            <w:pPr>
              <w:keepNext/>
              <w:keepLines/>
              <w:numPr>
                <w:ilvl w:val="1"/>
                <w:numId w:val="25"/>
              </w:numPr>
              <w:spacing w:before="120" w:after="120" w:line="312" w:lineRule="auto"/>
              <w:jc w:val="center"/>
              <w:rPr>
                <w:del w:id="1294" w:author="ACER" w:date="2026-07-05T23:35:00Z"/>
                <w:szCs w:val="26"/>
              </w:rPr>
            </w:pPr>
            <w:del w:id="1295" w:author="ACER" w:date="2026-07-05T23:35:00Z">
              <w:r w:rsidRPr="00DA4EA2" w:rsidDel="00306730">
                <w:rPr>
                  <w:szCs w:val="26"/>
                </w:rPr>
                <w:delText>0,772</w:delText>
              </w:r>
              <w:bookmarkStart w:id="1296" w:name="_Toc234189794"/>
              <w:bookmarkStart w:id="1297" w:name="_Toc234189968"/>
              <w:bookmarkStart w:id="1298" w:name="_Toc234253221"/>
              <w:bookmarkStart w:id="1299" w:name="_Toc234272423"/>
              <w:bookmarkStart w:id="1300" w:name="_Toc234274091"/>
              <w:bookmarkEnd w:id="1296"/>
              <w:bookmarkEnd w:id="1297"/>
              <w:bookmarkEnd w:id="1298"/>
              <w:bookmarkEnd w:id="1299"/>
              <w:bookmarkEnd w:id="1300"/>
            </w:del>
          </w:p>
        </w:tc>
        <w:tc>
          <w:tcPr>
            <w:tcW w:w="688" w:type="pct"/>
            <w:vAlign w:val="center"/>
          </w:tcPr>
          <w:p w14:paraId="1A1E8560" w14:textId="77777777" w:rsidR="00902EB5" w:rsidRPr="00DA4EA2" w:rsidDel="00306730" w:rsidRDefault="00902EB5" w:rsidP="00902EB5">
            <w:pPr>
              <w:keepNext/>
              <w:keepLines/>
              <w:numPr>
                <w:ilvl w:val="1"/>
                <w:numId w:val="25"/>
              </w:numPr>
              <w:spacing w:before="120" w:after="120" w:line="312" w:lineRule="auto"/>
              <w:jc w:val="center"/>
              <w:rPr>
                <w:del w:id="1301" w:author="ACER" w:date="2026-07-05T23:35:00Z"/>
                <w:szCs w:val="26"/>
              </w:rPr>
            </w:pPr>
            <w:del w:id="1302" w:author="ACER" w:date="2026-07-05T23:35:00Z">
              <w:r w:rsidRPr="00DA4EA2" w:rsidDel="00306730">
                <w:rPr>
                  <w:szCs w:val="26"/>
                </w:rPr>
                <w:delText>36,8</w:delText>
              </w:r>
              <w:bookmarkStart w:id="1303" w:name="_Toc234189795"/>
              <w:bookmarkStart w:id="1304" w:name="_Toc234189969"/>
              <w:bookmarkStart w:id="1305" w:name="_Toc234253222"/>
              <w:bookmarkStart w:id="1306" w:name="_Toc234272424"/>
              <w:bookmarkStart w:id="1307" w:name="_Toc234274092"/>
              <w:bookmarkEnd w:id="1303"/>
              <w:bookmarkEnd w:id="1304"/>
              <w:bookmarkEnd w:id="1305"/>
              <w:bookmarkEnd w:id="1306"/>
              <w:bookmarkEnd w:id="1307"/>
            </w:del>
          </w:p>
        </w:tc>
        <w:bookmarkStart w:id="1308" w:name="_Toc234189796"/>
        <w:bookmarkStart w:id="1309" w:name="_Toc234189970"/>
        <w:bookmarkStart w:id="1310" w:name="_Toc234253223"/>
        <w:bookmarkStart w:id="1311" w:name="_Toc234272425"/>
        <w:bookmarkStart w:id="1312" w:name="_Toc234274093"/>
        <w:bookmarkEnd w:id="1308"/>
        <w:bookmarkEnd w:id="1309"/>
        <w:bookmarkEnd w:id="1310"/>
        <w:bookmarkEnd w:id="1311"/>
        <w:bookmarkEnd w:id="1312"/>
      </w:tr>
    </w:tbl>
    <w:p w14:paraId="3FC9C8F1" w14:textId="77777777" w:rsidR="00902EB5" w:rsidRPr="00DA4EA2" w:rsidDel="00306730" w:rsidRDefault="00902EB5">
      <w:pPr>
        <w:keepNext/>
        <w:keepLines/>
        <w:numPr>
          <w:ilvl w:val="1"/>
          <w:numId w:val="25"/>
        </w:numPr>
        <w:spacing w:before="120" w:after="120" w:line="312" w:lineRule="auto"/>
        <w:rPr>
          <w:del w:id="1313" w:author="ACER" w:date="2026-07-05T23:35:00Z"/>
          <w:szCs w:val="26"/>
        </w:rPr>
        <w:pPrChange w:id="1314" w:author="ACER" w:date="2026-07-05T23:35:00Z">
          <w:pPr/>
        </w:pPrChange>
      </w:pPr>
      <w:del w:id="1315" w:author="ACER" w:date="2026-07-05T23:35:00Z">
        <w:r w:rsidRPr="000E1921" w:rsidDel="00306730">
          <w:rPr>
            <w:szCs w:val="26"/>
          </w:rPr>
          <w:delText xml:space="preserve">Chỉ số MAPE ở mức 25–37% thoạt nhìn có vẻ cao, nhưng cần đặt trong bối cảnh đặc thù của chuỗi lưu lượng sông: trong các tháng mùa khô, lưu </w:delText>
        </w:r>
        <w:r w:rsidRPr="005B4A7C" w:rsidDel="00306730">
          <w:rPr>
            <w:szCs w:val="26"/>
          </w:rPr>
          <w:delText>lượng đến hồ thường rất thấp (Q &lt; 20 m³/s) khiến mẫu số của MAPE gần bằng không và chỉ số bị thổi phồng bởi các sai</w:delText>
        </w:r>
        <w:r w:rsidRPr="00DA4EA2" w:rsidDel="00306730">
          <w:rPr>
            <w:szCs w:val="26"/>
          </w:rPr>
          <w:delText xml:space="preserve"> số tuyệt đối nhỏ. Các chỉ số RMSE và NSE — vốn không nhạy cảm với hiện tượng này — phản ánh trung thực hơn hiệu năng thực tế và nên được ưu tiên khi đánh giá trong bối cảnh vận hành hồ chứa.</w:delText>
        </w:r>
        <w:bookmarkStart w:id="1316" w:name="_Toc234189797"/>
        <w:bookmarkStart w:id="1317" w:name="_Toc234189971"/>
        <w:bookmarkStart w:id="1318" w:name="_Toc234253224"/>
        <w:bookmarkStart w:id="1319" w:name="_Toc234272426"/>
        <w:bookmarkStart w:id="1320" w:name="_Toc234274094"/>
        <w:bookmarkEnd w:id="1316"/>
        <w:bookmarkEnd w:id="1317"/>
        <w:bookmarkEnd w:id="1318"/>
        <w:bookmarkEnd w:id="1319"/>
        <w:bookmarkEnd w:id="1320"/>
      </w:del>
    </w:p>
    <w:p w14:paraId="3B2EACA7" w14:textId="77777777" w:rsidR="00902EB5" w:rsidRPr="000E1921" w:rsidDel="00306730" w:rsidRDefault="00902EB5">
      <w:pPr>
        <w:keepNext/>
        <w:keepLines/>
        <w:numPr>
          <w:ilvl w:val="1"/>
          <w:numId w:val="25"/>
        </w:numPr>
        <w:spacing w:before="120" w:after="120" w:line="312" w:lineRule="auto"/>
        <w:rPr>
          <w:del w:id="1321" w:author="ACER" w:date="2026-07-05T23:35:00Z"/>
          <w:szCs w:val="26"/>
        </w:rPr>
        <w:pPrChange w:id="1322" w:author="ACER" w:date="2026-07-05T23:35:00Z">
          <w:pPr>
            <w:keepNext/>
          </w:pPr>
        </w:pPrChange>
      </w:pPr>
      <w:del w:id="1323" w:author="ACER" w:date="2026-07-05T23:35:00Z">
        <w:r w:rsidRPr="000E1921" w:rsidDel="00306730">
          <w:rPr>
            <w:szCs w:val="26"/>
            <w:lang w:val="en-US"/>
            <w14:ligatures w14:val="standardContextual"/>
          </w:rPr>
          <w:drawing>
            <wp:inline distT="0" distB="0" distL="0" distR="0" wp14:anchorId="5F7FCF68" wp14:editId="4544B98C">
              <wp:extent cx="5538718" cy="1714500"/>
              <wp:effectExtent l="0" t="0" r="5080" b="0"/>
              <wp:docPr id="20005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0547" name="Picture 20005905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4321" cy="1716234"/>
                      </a:xfrm>
                      <a:prstGeom prst="rect">
                        <a:avLst/>
                      </a:prstGeom>
                    </pic:spPr>
                  </pic:pic>
                </a:graphicData>
              </a:graphic>
            </wp:inline>
          </w:drawing>
        </w:r>
        <w:bookmarkStart w:id="1324" w:name="_Toc234189798"/>
        <w:bookmarkStart w:id="1325" w:name="_Toc234189972"/>
        <w:bookmarkStart w:id="1326" w:name="_Toc234253225"/>
        <w:bookmarkStart w:id="1327" w:name="_Toc234272427"/>
        <w:bookmarkStart w:id="1328" w:name="_Toc234274095"/>
        <w:bookmarkEnd w:id="1324"/>
        <w:bookmarkEnd w:id="1325"/>
        <w:bookmarkEnd w:id="1326"/>
        <w:bookmarkEnd w:id="1327"/>
        <w:bookmarkEnd w:id="1328"/>
      </w:del>
    </w:p>
    <w:p w14:paraId="08A25A1D" w14:textId="77777777" w:rsidR="00902EB5" w:rsidRPr="005B4A7C" w:rsidDel="00306730" w:rsidRDefault="00902EB5">
      <w:pPr>
        <w:keepNext/>
        <w:keepLines/>
        <w:numPr>
          <w:ilvl w:val="1"/>
          <w:numId w:val="25"/>
        </w:numPr>
        <w:spacing w:before="120" w:after="120" w:line="312" w:lineRule="auto"/>
        <w:rPr>
          <w:del w:id="1329" w:author="ACER" w:date="2026-07-05T23:35:00Z"/>
        </w:rPr>
        <w:pPrChange w:id="1330" w:author="ACER" w:date="2026-07-05T23:35:00Z">
          <w:pPr>
            <w:pStyle w:val="Caption"/>
          </w:pPr>
        </w:pPrChange>
      </w:pPr>
      <w:del w:id="1331" w:author="ACER" w:date="2026-07-05T23:35:00Z">
        <w:r w:rsidRPr="005B4A7C" w:rsidDel="00306730">
          <w:delText xml:space="preserve">Hình </w:delText>
        </w:r>
        <w:r w:rsidRPr="005B4A7C" w:rsidDel="00306730">
          <w:fldChar w:fldCharType="begin"/>
        </w:r>
        <w:r w:rsidRPr="00DA4EA2" w:rsidDel="00306730">
          <w:delInstrText xml:space="preserve"> SEQ chap \c </w:delInstrText>
        </w:r>
        <w:r w:rsidRPr="005B4A7C" w:rsidDel="00306730">
          <w:fldChar w:fldCharType="separate"/>
        </w:r>
        <w:r w:rsidRPr="005B4A7C" w:rsidDel="00306730">
          <w:delText>5</w:delText>
        </w:r>
        <w:r w:rsidRPr="005B4A7C" w:rsidDel="00306730">
          <w:fldChar w:fldCharType="end"/>
        </w:r>
        <w:r w:rsidRPr="000E1921" w:rsidDel="00306730">
          <w:delText>.</w:delText>
        </w:r>
        <w:r w:rsidRPr="005B4A7C" w:rsidDel="00306730">
          <w:fldChar w:fldCharType="begin"/>
        </w:r>
        <w:r w:rsidRPr="00DA4EA2" w:rsidDel="00306730">
          <w:delInstrText xml:space="preserve"> SEQ Hình \* ARABIC \s 1 </w:delInstrText>
        </w:r>
        <w:r w:rsidRPr="005B4A7C" w:rsidDel="00306730">
          <w:fldChar w:fldCharType="separate"/>
        </w:r>
        <w:r w:rsidRPr="005B4A7C" w:rsidDel="00306730">
          <w:delText>1</w:delText>
        </w:r>
        <w:r w:rsidRPr="005B4A7C" w:rsidDel="00306730">
          <w:fldChar w:fldCharType="end"/>
        </w:r>
        <w:r w:rsidRPr="000E1921" w:rsidDel="00306730">
          <w:delText xml:space="preserve"> Biểu đồ phân tán lưu lượng dự báo so với thực đo của mô hình ARIMAX tại các mốc 1, 3 và 6 giờ.</w:delText>
        </w:r>
        <w:bookmarkStart w:id="1332" w:name="_Toc234189799"/>
        <w:bookmarkStart w:id="1333" w:name="_Toc234189973"/>
        <w:bookmarkStart w:id="1334" w:name="_Toc234253226"/>
        <w:bookmarkStart w:id="1335" w:name="_Toc234272428"/>
        <w:bookmarkStart w:id="1336" w:name="_Toc234274096"/>
        <w:bookmarkEnd w:id="1332"/>
        <w:bookmarkEnd w:id="1333"/>
        <w:bookmarkEnd w:id="1334"/>
        <w:bookmarkEnd w:id="1335"/>
        <w:bookmarkEnd w:id="1336"/>
      </w:del>
    </w:p>
    <w:p w14:paraId="5767BD09" w14:textId="77777777" w:rsidR="00902EB5" w:rsidRPr="002406F6" w:rsidRDefault="00902EB5" w:rsidP="00902EB5">
      <w:pPr>
        <w:pStyle w:val="Heading2"/>
        <w:keepNext/>
        <w:keepLines/>
        <w:widowControl/>
        <w:numPr>
          <w:ilvl w:val="1"/>
          <w:numId w:val="25"/>
        </w:numPr>
        <w:autoSpaceDE/>
        <w:autoSpaceDN/>
        <w:spacing w:before="120" w:after="120" w:line="312" w:lineRule="auto"/>
        <w:rPr>
          <w:ins w:id="1337" w:author="ACER" w:date="2026-07-05T23:50:00Z"/>
          <w:sz w:val="26"/>
          <w:szCs w:val="26"/>
        </w:rPr>
      </w:pPr>
      <w:bookmarkStart w:id="1338" w:name="_Toc234274097"/>
      <w:ins w:id="1339" w:author="ACER" w:date="2026-07-05T23:36:00Z">
        <w:r w:rsidRPr="009F1566">
          <w:rPr>
            <w:szCs w:val="26"/>
          </w:rPr>
          <w:t xml:space="preserve">Ứng </w:t>
        </w:r>
        <w:r w:rsidRPr="002406F6">
          <w:rPr>
            <w:sz w:val="26"/>
            <w:szCs w:val="26"/>
          </w:rPr>
          <w:t>dụng Web (React.js) — nền tảng giám sát và điều hành cho cơ quan nhà nước</w:t>
        </w:r>
      </w:ins>
      <w:bookmarkEnd w:id="1338"/>
    </w:p>
    <w:p w14:paraId="41CBEC71" w14:textId="77777777" w:rsidR="00902EB5" w:rsidRPr="002406F6" w:rsidRDefault="00902EB5">
      <w:pPr>
        <w:pStyle w:val="Heading3"/>
        <w:numPr>
          <w:ilvl w:val="2"/>
          <w:numId w:val="25"/>
        </w:numPr>
        <w:rPr>
          <w:szCs w:val="26"/>
          <w:rPrChange w:id="1340" w:author="ACER" w:date="2026-07-04T14:39:00Z">
            <w:rPr/>
          </w:rPrChange>
        </w:rPr>
        <w:pPrChange w:id="1341" w:author="ACER" w:date="2026-07-05T23:51:00Z">
          <w:pPr>
            <w:pStyle w:val="Heading2"/>
          </w:pPr>
        </w:pPrChange>
      </w:pPr>
      <w:bookmarkStart w:id="1342" w:name="_Toc234274098"/>
      <w:ins w:id="1343" w:author="ACER" w:date="2026-07-05T23:51:00Z">
        <w:r w:rsidRPr="002406F6">
          <w:rPr>
            <w:szCs w:val="26"/>
          </w:rPr>
          <w:t>Mục tiêu và đối tượng người dùng</w:t>
        </w:r>
        <w:bookmarkEnd w:id="1342"/>
        <w:r w:rsidRPr="002406F6" w:rsidDel="009F1566">
          <w:rPr>
            <w:szCs w:val="26"/>
          </w:rPr>
          <w:t xml:space="preserve"> </w:t>
        </w:r>
      </w:ins>
      <w:del w:id="1344" w:author="ACER" w:date="2026-07-05T23:36:00Z">
        <w:r w:rsidRPr="002406F6" w:rsidDel="009F1566">
          <w:rPr>
            <w:szCs w:val="26"/>
            <w:rPrChange w:id="1345" w:author="ACER" w:date="2026-07-04T14:39:00Z">
              <w:rPr>
                <w:szCs w:val="32"/>
              </w:rPr>
            </w:rPrChange>
          </w:rPr>
          <w:delText>Kết quả dự báo của mô hình LSTM toàn cục</w:delText>
        </w:r>
      </w:del>
    </w:p>
    <w:p w14:paraId="473A93A7" w14:textId="77777777" w:rsidR="00902EB5" w:rsidRPr="002406F6" w:rsidRDefault="00902EB5" w:rsidP="00E459D7">
      <w:pPr>
        <w:pStyle w:val="Style1"/>
        <w:rPr>
          <w:ins w:id="1346" w:author="ACER" w:date="2026-07-05T23:52:00Z"/>
          <w:szCs w:val="26"/>
        </w:rPr>
      </w:pPr>
      <w:ins w:id="1347" w:author="ACER" w:date="2026-07-05T23:52:00Z">
        <w:r w:rsidRPr="002406F6">
          <w:rPr>
            <w:szCs w:val="26"/>
          </w:rPr>
          <w:t xml:space="preserve">Ứng dụng Web được xây dựng bằng React.js kết hợp </w:t>
        </w:r>
      </w:ins>
      <w:r w:rsidRPr="002406F6">
        <w:rPr>
          <w:szCs w:val="26"/>
        </w:rPr>
        <w:t xml:space="preserve">với </w:t>
      </w:r>
      <w:ins w:id="1348" w:author="ACER" w:date="2026-07-05T23:52:00Z">
        <w:r w:rsidRPr="002406F6">
          <w:rPr>
            <w:szCs w:val="26"/>
          </w:rPr>
          <w:t>công cụ đóng gói Vite, phục vụ các cơ quan quản lý nhà nước, Ban Chỉ huy Phòng chống thiên tai (PCTT) cấp tỉnh/huyện và các đơn vị quản lý tài nguyên nước. Đây là nhóm người dùng cần cái nhìn tổng thể về tình hình thủy văn toàn lưu vực, quản lý thông tin ngập lụt do cộng đồng báo cáo và phối hợp ứng phó với các sự kiện thiên tai. Nền tảng Web được lựa chọn nhờ khả năng truy cập từ mọi thiết bị mà không cần cài đặt, phù hợp với môi trường công sở đa người dùng và thuận tiện cho việc trình chiếu, chia sẻ trong các cuộc họp điều hành.</w:t>
        </w:r>
      </w:ins>
    </w:p>
    <w:p w14:paraId="2D3F3706" w14:textId="77777777" w:rsidR="00902EB5" w:rsidRPr="002406F6" w:rsidRDefault="00902EB5">
      <w:pPr>
        <w:pStyle w:val="Heading3"/>
        <w:numPr>
          <w:ilvl w:val="2"/>
          <w:numId w:val="25"/>
        </w:numPr>
        <w:rPr>
          <w:ins w:id="1349" w:author="ACER" w:date="2026-07-05T23:53:00Z"/>
          <w:szCs w:val="26"/>
        </w:rPr>
        <w:pPrChange w:id="1350" w:author="ACER" w:date="2026-07-05T23:52:00Z">
          <w:pPr/>
        </w:pPrChange>
      </w:pPr>
      <w:bookmarkStart w:id="1351" w:name="_Toc234274099"/>
      <w:ins w:id="1352" w:author="ACER" w:date="2026-07-05T23:52:00Z">
        <w:r w:rsidRPr="002406F6">
          <w:rPr>
            <w:szCs w:val="26"/>
          </w:rPr>
          <w:t>Bản đồ giám sát thời gian thực</w:t>
        </w:r>
      </w:ins>
      <w:bookmarkEnd w:id="1351"/>
    </w:p>
    <w:p w14:paraId="6D2EB459" w14:textId="77777777" w:rsidR="00902EB5" w:rsidRPr="002406F6" w:rsidRDefault="00902EB5" w:rsidP="00902EB5">
      <w:pPr>
        <w:rPr>
          <w:ins w:id="1353" w:author="ACER" w:date="2026-07-05T23:53:00Z"/>
          <w:sz w:val="26"/>
          <w:szCs w:val="26"/>
        </w:rPr>
      </w:pPr>
      <w:ins w:id="1354" w:author="ACER" w:date="2026-07-05T23:53:00Z">
        <w:r w:rsidRPr="002406F6">
          <w:rPr>
            <w:sz w:val="26"/>
            <w:szCs w:val="26"/>
          </w:rPr>
          <w:t>Trung tâm của giao diện Web là bản đồ tương tác xây dựng bằng thư viện React Leaflet, hỗ trợ bốn lớp nền để phục vụ các nhu cầu phân tích khác nhau: OpenStreetMap (bản đồ đường phố), Google Street, Google Hybrid (ảnh vệ tinh kèm nhãn) và Esri Ocean (phục vụ phân tích địa hình ven biển). Trên cùng một bản đồ, hệ thống hiển thị đồng thời nhiều lớp thông tin động:</w:t>
        </w:r>
      </w:ins>
    </w:p>
    <w:p w14:paraId="33C9AC00" w14:textId="77777777" w:rsidR="00902EB5" w:rsidRPr="002406F6" w:rsidRDefault="00902EB5" w:rsidP="00902EB5">
      <w:pPr>
        <w:pStyle w:val="ListParagraph"/>
        <w:numPr>
          <w:ilvl w:val="0"/>
          <w:numId w:val="33"/>
        </w:numPr>
        <w:spacing w:after="90" w:line="340" w:lineRule="auto"/>
        <w:contextualSpacing w:val="0"/>
        <w:jc w:val="both"/>
        <w:rPr>
          <w:ins w:id="1355" w:author="ACER" w:date="2026-07-05T23:53:00Z"/>
          <w:sz w:val="26"/>
          <w:szCs w:val="26"/>
        </w:rPr>
      </w:pPr>
      <w:ins w:id="1356" w:author="ACER" w:date="2026-07-05T23:53:00Z">
        <w:r w:rsidRPr="002406F6">
          <w:rPr>
            <w:b/>
            <w:bCs/>
            <w:sz w:val="26"/>
            <w:szCs w:val="26"/>
          </w:rPr>
          <w:t xml:space="preserve">Các trạm đo mưa: </w:t>
        </w:r>
        <w:r w:rsidRPr="002406F6">
          <w:rPr>
            <w:sz w:val="26"/>
            <w:szCs w:val="26"/>
          </w:rPr>
          <w:t>hiển thị dưới dạng marker được tô màu theo cấp độ mưa (bình thường / vừa / to / rất to); khi nhấp vào, người dùng xem được chi tiết lượng mưa theo giờ tại trạm.</w:t>
        </w:r>
      </w:ins>
    </w:p>
    <w:p w14:paraId="5AD8449B" w14:textId="77777777" w:rsidR="00902EB5" w:rsidRPr="002406F6" w:rsidRDefault="00902EB5" w:rsidP="00902EB5">
      <w:pPr>
        <w:pStyle w:val="ListParagraph"/>
        <w:numPr>
          <w:ilvl w:val="0"/>
          <w:numId w:val="33"/>
        </w:numPr>
        <w:spacing w:after="90" w:line="340" w:lineRule="auto"/>
        <w:contextualSpacing w:val="0"/>
        <w:jc w:val="both"/>
        <w:rPr>
          <w:ins w:id="1357" w:author="ACER" w:date="2026-07-05T23:53:00Z"/>
          <w:sz w:val="26"/>
          <w:szCs w:val="26"/>
        </w:rPr>
      </w:pPr>
      <w:ins w:id="1358" w:author="ACER" w:date="2026-07-05T23:53:00Z">
        <w:r w:rsidRPr="002406F6">
          <w:rPr>
            <w:b/>
            <w:bCs/>
            <w:sz w:val="26"/>
            <w:szCs w:val="26"/>
          </w:rPr>
          <w:t xml:space="preserve">Hệ thống hồ chứa: </w:t>
        </w:r>
        <w:r w:rsidRPr="002406F6">
          <w:rPr>
            <w:sz w:val="26"/>
            <w:szCs w:val="26"/>
          </w:rPr>
          <w:t>mỗi hồ là một marker kèm popup hiển thị mực nước hiện tại, dung tích, phần trăm tích đầy, cùng biểu đồ dự báo lưu lượng dựa trên mô hình LSTM và ARIMAX.</w:t>
        </w:r>
      </w:ins>
    </w:p>
    <w:p w14:paraId="35CCC886" w14:textId="77777777" w:rsidR="00902EB5" w:rsidRPr="002406F6" w:rsidRDefault="00902EB5" w:rsidP="00902EB5">
      <w:pPr>
        <w:pStyle w:val="ListParagraph"/>
        <w:numPr>
          <w:ilvl w:val="0"/>
          <w:numId w:val="33"/>
        </w:numPr>
        <w:spacing w:after="90" w:line="340" w:lineRule="auto"/>
        <w:contextualSpacing w:val="0"/>
        <w:jc w:val="both"/>
        <w:rPr>
          <w:ins w:id="1359" w:author="ACER" w:date="2026-07-05T23:53:00Z"/>
          <w:sz w:val="26"/>
          <w:szCs w:val="26"/>
        </w:rPr>
      </w:pPr>
      <w:ins w:id="1360" w:author="ACER" w:date="2026-07-05T23:53:00Z">
        <w:r w:rsidRPr="002406F6">
          <w:rPr>
            <w:b/>
            <w:bCs/>
            <w:sz w:val="26"/>
            <w:szCs w:val="26"/>
          </w:rPr>
          <w:t xml:space="preserve">Bài đăng cộng đồng: </w:t>
        </w:r>
        <w:r w:rsidRPr="002406F6">
          <w:rPr>
            <w:sz w:val="26"/>
            <w:szCs w:val="26"/>
          </w:rPr>
          <w:t>các điểm ngập lụt do người dùng ứng dụng di động báo cáo được hiển thị lên bản đồ sau khi được kiểm duyệt, giúp cơ quan chức năng nắm bắt tình hình thực địa.</w:t>
        </w:r>
      </w:ins>
    </w:p>
    <w:p w14:paraId="0C358AD5" w14:textId="77777777" w:rsidR="00902EB5" w:rsidRPr="002406F6" w:rsidRDefault="00902EB5" w:rsidP="00902EB5">
      <w:pPr>
        <w:pStyle w:val="ListParagraph"/>
        <w:numPr>
          <w:ilvl w:val="0"/>
          <w:numId w:val="33"/>
        </w:numPr>
        <w:spacing w:after="90" w:line="340" w:lineRule="auto"/>
        <w:contextualSpacing w:val="0"/>
        <w:jc w:val="both"/>
        <w:rPr>
          <w:ins w:id="1361" w:author="ACER" w:date="2026-07-05T23:53:00Z"/>
          <w:sz w:val="26"/>
          <w:szCs w:val="26"/>
        </w:rPr>
      </w:pPr>
      <w:ins w:id="1362" w:author="ACER" w:date="2026-07-05T23:53:00Z">
        <w:r w:rsidRPr="002406F6">
          <w:rPr>
            <w:b/>
            <w:bCs/>
            <w:sz w:val="26"/>
            <w:szCs w:val="26"/>
          </w:rPr>
          <w:t xml:space="preserve">Thanh thời gian (timeline slider): </w:t>
        </w:r>
        <w:r w:rsidRPr="002406F6">
          <w:rPr>
            <w:sz w:val="26"/>
            <w:szCs w:val="26"/>
          </w:rPr>
          <w:t>cho phép điều hướng dữ liệu lịch sử theo thời gian kèm nút phát tự động, hỗ trợ phân tích diễn biến của một đợt mưa lũ.</w:t>
        </w:r>
      </w:ins>
    </w:p>
    <w:p w14:paraId="7D1BD229" w14:textId="77777777" w:rsidR="00902EB5" w:rsidRPr="002406F6" w:rsidRDefault="00902EB5">
      <w:pPr>
        <w:keepNext/>
        <w:jc w:val="center"/>
        <w:rPr>
          <w:ins w:id="1363" w:author="ACER" w:date="2026-07-05T23:54:00Z"/>
          <w:sz w:val="26"/>
          <w:szCs w:val="26"/>
        </w:rPr>
        <w:pPrChange w:id="1364" w:author="ACER" w:date="2026-07-05T23:54:00Z">
          <w:pPr>
            <w:jc w:val="center"/>
          </w:pPr>
        </w:pPrChange>
      </w:pPr>
      <w:ins w:id="1365" w:author="ACER" w:date="2026-07-05T23:53:00Z">
        <w:r w:rsidRPr="002406F6">
          <w:rPr>
            <w:sz w:val="26"/>
            <w:szCs w:val="26"/>
            <w:lang w:val="en-US"/>
          </w:rPr>
          <w:lastRenderedPageBreak/>
          <w:drawing>
            <wp:inline distT="0" distB="0" distL="0" distR="0" wp14:anchorId="788F17DB" wp14:editId="24933142">
              <wp:extent cx="5429250"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29250" cy="3048000"/>
                      </a:xfrm>
                      <a:prstGeom prst="rect">
                        <a:avLst/>
                      </a:prstGeom>
                    </pic:spPr>
                  </pic:pic>
                </a:graphicData>
              </a:graphic>
            </wp:inline>
          </w:drawing>
        </w:r>
      </w:ins>
    </w:p>
    <w:p w14:paraId="2F5A655C" w14:textId="77777777" w:rsidR="00902EB5" w:rsidRPr="002406F6" w:rsidRDefault="00902EB5" w:rsidP="00902EB5">
      <w:pPr>
        <w:pStyle w:val="Caption"/>
        <w:rPr>
          <w:szCs w:val="26"/>
        </w:rPr>
      </w:pPr>
      <w:bookmarkStart w:id="1366" w:name="_Toc234274175"/>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2</w:t>
      </w:r>
      <w:r w:rsidRPr="002406F6">
        <w:rPr>
          <w:szCs w:val="26"/>
        </w:rPr>
        <w:fldChar w:fldCharType="end"/>
      </w:r>
      <w:r w:rsidRPr="002406F6">
        <w:rPr>
          <w:szCs w:val="26"/>
        </w:rPr>
        <w:t xml:space="preserve">. </w:t>
      </w:r>
      <w:ins w:id="1367" w:author="ACER" w:date="2026-07-05T23:54:00Z">
        <w:r w:rsidRPr="002406F6">
          <w:rPr>
            <w:szCs w:val="26"/>
          </w:rPr>
          <w:t xml:space="preserve">Giao diện </w:t>
        </w:r>
      </w:ins>
      <w:r w:rsidRPr="002406F6">
        <w:rPr>
          <w:szCs w:val="26"/>
        </w:rPr>
        <w:t xml:space="preserve">tổng quan </w:t>
      </w:r>
      <w:ins w:id="1368" w:author="ACER" w:date="2026-07-05T23:54:00Z">
        <w:r w:rsidRPr="002406F6">
          <w:rPr>
            <w:szCs w:val="26"/>
          </w:rPr>
          <w:t>ứng dụng Web: bản đồ giám sát thời gian thực với các lớp trạm đo mưa, hồ chứa và điểm ngập cộng đồng</w:t>
        </w:r>
      </w:ins>
      <w:r w:rsidRPr="002406F6">
        <w:rPr>
          <w:szCs w:val="26"/>
        </w:rPr>
        <w:t xml:space="preserve"> ( nguồn: </w:t>
      </w:r>
      <w:hyperlink r:id="rId27" w:history="1">
        <w:r w:rsidRPr="002406F6">
          <w:rPr>
            <w:rStyle w:val="Hyperlink"/>
            <w:szCs w:val="26"/>
          </w:rPr>
          <w:t>https://aktkflood.vercel.app/</w:t>
        </w:r>
      </w:hyperlink>
      <w:r w:rsidRPr="002406F6">
        <w:rPr>
          <w:szCs w:val="26"/>
        </w:rPr>
        <w:t xml:space="preserve"> )</w:t>
      </w:r>
      <w:ins w:id="1369" w:author="ACER" w:date="2026-07-05T23:54:00Z">
        <w:r w:rsidRPr="002406F6">
          <w:rPr>
            <w:szCs w:val="26"/>
          </w:rPr>
          <w:t>.</w:t>
        </w:r>
      </w:ins>
      <w:bookmarkEnd w:id="1366"/>
    </w:p>
    <w:p w14:paraId="39EF34A4" w14:textId="77777777" w:rsidR="00902EB5" w:rsidRPr="002406F6" w:rsidRDefault="00902EB5" w:rsidP="00902EB5">
      <w:pPr>
        <w:keepNext/>
        <w:rPr>
          <w:sz w:val="26"/>
          <w:szCs w:val="26"/>
        </w:rPr>
      </w:pPr>
      <w:r w:rsidRPr="002406F6">
        <w:rPr>
          <w:sz w:val="26"/>
          <w:szCs w:val="26"/>
          <w:lang w:val="en-US"/>
        </w:rPr>
        <w:drawing>
          <wp:inline distT="0" distB="0" distL="0" distR="0" wp14:anchorId="3DD57ED4" wp14:editId="426F5A4A">
            <wp:extent cx="5760085" cy="2598420"/>
            <wp:effectExtent l="0" t="0" r="0" b="0"/>
            <wp:docPr id="68164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8568" name=""/>
                    <pic:cNvPicPr/>
                  </pic:nvPicPr>
                  <pic:blipFill>
                    <a:blip r:embed="rId28"/>
                    <a:stretch>
                      <a:fillRect/>
                    </a:stretch>
                  </pic:blipFill>
                  <pic:spPr>
                    <a:xfrm>
                      <a:off x="0" y="0"/>
                      <a:ext cx="5760085" cy="2598420"/>
                    </a:xfrm>
                    <a:prstGeom prst="rect">
                      <a:avLst/>
                    </a:prstGeom>
                  </pic:spPr>
                </pic:pic>
              </a:graphicData>
            </a:graphic>
          </wp:inline>
        </w:drawing>
      </w:r>
    </w:p>
    <w:p w14:paraId="28C35697" w14:textId="77777777" w:rsidR="00902EB5" w:rsidRPr="002406F6" w:rsidRDefault="00902EB5" w:rsidP="00902EB5">
      <w:pPr>
        <w:pStyle w:val="Caption"/>
        <w:rPr>
          <w:szCs w:val="26"/>
        </w:rPr>
      </w:pPr>
      <w:bookmarkStart w:id="1370" w:name="_Toc234274176"/>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3</w:t>
      </w:r>
      <w:r w:rsidRPr="002406F6">
        <w:rPr>
          <w:szCs w:val="26"/>
        </w:rPr>
        <w:fldChar w:fldCharType="end"/>
      </w:r>
      <w:r w:rsidRPr="002406F6">
        <w:rPr>
          <w:szCs w:val="26"/>
        </w:rPr>
        <w:t xml:space="preserve">. Trang vận hành hồ chứa tại khu vực hồ Sông Tranh 2 ( nguồn: </w:t>
      </w:r>
      <w:hyperlink r:id="rId29" w:history="1">
        <w:r w:rsidRPr="002406F6">
          <w:rPr>
            <w:rStyle w:val="Hyperlink"/>
            <w:szCs w:val="26"/>
          </w:rPr>
          <w:t>https://aktkflood.vercel.app/</w:t>
        </w:r>
      </w:hyperlink>
      <w:r w:rsidRPr="002406F6">
        <w:rPr>
          <w:szCs w:val="26"/>
        </w:rPr>
        <w:t xml:space="preserve"> ).</w:t>
      </w:r>
      <w:bookmarkEnd w:id="1370"/>
    </w:p>
    <w:p w14:paraId="68DD9E9E" w14:textId="77777777" w:rsidR="00902EB5" w:rsidRPr="002406F6" w:rsidRDefault="00902EB5" w:rsidP="00902EB5">
      <w:pPr>
        <w:keepNext/>
        <w:rPr>
          <w:sz w:val="26"/>
          <w:szCs w:val="26"/>
        </w:rPr>
      </w:pPr>
      <w:r w:rsidRPr="002406F6">
        <w:rPr>
          <w:sz w:val="26"/>
          <w:szCs w:val="26"/>
          <w:lang w:val="en-US"/>
        </w:rPr>
        <w:lastRenderedPageBreak/>
        <w:drawing>
          <wp:inline distT="0" distB="0" distL="0" distR="0" wp14:anchorId="44E7A977" wp14:editId="065D193E">
            <wp:extent cx="5760085" cy="2594610"/>
            <wp:effectExtent l="0" t="0" r="0" b="0"/>
            <wp:docPr id="55644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1154" name=""/>
                    <pic:cNvPicPr/>
                  </pic:nvPicPr>
                  <pic:blipFill>
                    <a:blip r:embed="rId30"/>
                    <a:stretch>
                      <a:fillRect/>
                    </a:stretch>
                  </pic:blipFill>
                  <pic:spPr>
                    <a:xfrm>
                      <a:off x="0" y="0"/>
                      <a:ext cx="5760085" cy="2594610"/>
                    </a:xfrm>
                    <a:prstGeom prst="rect">
                      <a:avLst/>
                    </a:prstGeom>
                  </pic:spPr>
                </pic:pic>
              </a:graphicData>
            </a:graphic>
          </wp:inline>
        </w:drawing>
      </w:r>
    </w:p>
    <w:p w14:paraId="191B0358" w14:textId="77777777" w:rsidR="00902EB5" w:rsidRPr="002406F6" w:rsidRDefault="00902EB5" w:rsidP="00902EB5">
      <w:pPr>
        <w:pStyle w:val="Caption"/>
        <w:rPr>
          <w:szCs w:val="26"/>
        </w:rPr>
      </w:pPr>
      <w:bookmarkStart w:id="1371" w:name="_Toc234274177"/>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4</w:t>
      </w:r>
      <w:r w:rsidRPr="002406F6">
        <w:rPr>
          <w:szCs w:val="26"/>
        </w:rPr>
        <w:fldChar w:fldCharType="end"/>
      </w:r>
      <w:r w:rsidRPr="002406F6">
        <w:rPr>
          <w:szCs w:val="26"/>
        </w:rPr>
        <w:t xml:space="preserve">. Trang thông tin cơ bản của hồ chứa ( nguồn: </w:t>
      </w:r>
      <w:hyperlink r:id="rId31" w:history="1">
        <w:r w:rsidRPr="002406F6">
          <w:rPr>
            <w:rStyle w:val="Hyperlink"/>
            <w:szCs w:val="26"/>
          </w:rPr>
          <w:t>https://aktkflood.vercel.app/</w:t>
        </w:r>
      </w:hyperlink>
      <w:r w:rsidRPr="002406F6">
        <w:rPr>
          <w:szCs w:val="26"/>
        </w:rPr>
        <w:t xml:space="preserve"> ).</w:t>
      </w:r>
      <w:bookmarkEnd w:id="1371"/>
    </w:p>
    <w:p w14:paraId="3C5C08AE" w14:textId="77777777" w:rsidR="00902EB5" w:rsidRPr="002406F6" w:rsidRDefault="00902EB5" w:rsidP="00902EB5">
      <w:pPr>
        <w:keepNext/>
        <w:jc w:val="center"/>
        <w:rPr>
          <w:sz w:val="26"/>
          <w:szCs w:val="26"/>
        </w:rPr>
      </w:pPr>
      <w:r w:rsidRPr="002406F6">
        <w:rPr>
          <w:sz w:val="26"/>
          <w:szCs w:val="26"/>
          <w:lang w:val="en-US"/>
        </w:rPr>
        <w:lastRenderedPageBreak/>
        <w:drawing>
          <wp:inline distT="0" distB="0" distL="0" distR="0" wp14:anchorId="3C9E1F4A" wp14:editId="19232377">
            <wp:extent cx="3200847" cy="6192114"/>
            <wp:effectExtent l="0" t="0" r="0" b="0"/>
            <wp:docPr id="184902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8229" name=""/>
                    <pic:cNvPicPr/>
                  </pic:nvPicPr>
                  <pic:blipFill>
                    <a:blip r:embed="rId32"/>
                    <a:stretch>
                      <a:fillRect/>
                    </a:stretch>
                  </pic:blipFill>
                  <pic:spPr>
                    <a:xfrm>
                      <a:off x="0" y="0"/>
                      <a:ext cx="3200847" cy="6192114"/>
                    </a:xfrm>
                    <a:prstGeom prst="rect">
                      <a:avLst/>
                    </a:prstGeom>
                  </pic:spPr>
                </pic:pic>
              </a:graphicData>
            </a:graphic>
          </wp:inline>
        </w:drawing>
      </w:r>
    </w:p>
    <w:p w14:paraId="31C5E084" w14:textId="77777777" w:rsidR="00902EB5" w:rsidRPr="002406F6" w:rsidRDefault="00902EB5" w:rsidP="00902EB5">
      <w:pPr>
        <w:pStyle w:val="Caption"/>
        <w:rPr>
          <w:ins w:id="1372" w:author="ACER" w:date="2026-07-05T23:54:00Z"/>
          <w:szCs w:val="26"/>
        </w:rPr>
      </w:pPr>
      <w:bookmarkStart w:id="1373" w:name="_Toc234274178"/>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5</w:t>
      </w:r>
      <w:r w:rsidRPr="002406F6">
        <w:rPr>
          <w:szCs w:val="26"/>
        </w:rPr>
        <w:fldChar w:fldCharType="end"/>
      </w:r>
      <w:r w:rsidRPr="002406F6">
        <w:rPr>
          <w:szCs w:val="26"/>
        </w:rPr>
        <w:t xml:space="preserve">. Bài đăng cảnh báo cho cộng đồng ( nguồn: </w:t>
      </w:r>
      <w:hyperlink r:id="rId33" w:history="1">
        <w:r w:rsidRPr="002406F6">
          <w:rPr>
            <w:rStyle w:val="Hyperlink"/>
            <w:szCs w:val="26"/>
          </w:rPr>
          <w:t>https://aktkflood.vercel.app/</w:t>
        </w:r>
      </w:hyperlink>
      <w:r w:rsidRPr="002406F6">
        <w:rPr>
          <w:szCs w:val="26"/>
        </w:rPr>
        <w:t xml:space="preserve"> ).</w:t>
      </w:r>
      <w:bookmarkEnd w:id="1373"/>
    </w:p>
    <w:p w14:paraId="0F42F19C" w14:textId="77777777" w:rsidR="00902EB5" w:rsidRPr="002406F6" w:rsidRDefault="00902EB5">
      <w:pPr>
        <w:pStyle w:val="Heading3"/>
        <w:numPr>
          <w:ilvl w:val="2"/>
          <w:numId w:val="25"/>
        </w:numPr>
        <w:rPr>
          <w:ins w:id="1374" w:author="ACER" w:date="2026-07-05T23:55:00Z"/>
          <w:szCs w:val="26"/>
        </w:rPr>
        <w:pPrChange w:id="1375" w:author="ACER" w:date="2026-07-05T23:54:00Z">
          <w:pPr/>
        </w:pPrChange>
      </w:pPr>
      <w:bookmarkStart w:id="1376" w:name="_Toc234274100"/>
      <w:ins w:id="1377" w:author="ACER" w:date="2026-07-05T23:54:00Z">
        <w:r w:rsidRPr="002406F6">
          <w:rPr>
            <w:szCs w:val="26"/>
          </w:rPr>
          <w:t>Hệ thống cảnh báo và Dashboard quản trị</w:t>
        </w:r>
      </w:ins>
      <w:bookmarkEnd w:id="1376"/>
    </w:p>
    <w:p w14:paraId="163BB65B" w14:textId="77777777" w:rsidR="00902EB5" w:rsidRPr="002406F6" w:rsidRDefault="00902EB5" w:rsidP="00902EB5">
      <w:pPr>
        <w:rPr>
          <w:ins w:id="1378" w:author="ACER" w:date="2026-07-05T23:55:00Z"/>
          <w:sz w:val="26"/>
          <w:szCs w:val="26"/>
        </w:rPr>
      </w:pPr>
      <w:ins w:id="1379" w:author="ACER" w:date="2026-07-05T23:55:00Z">
        <w:r w:rsidRPr="002406F6">
          <w:rPr>
            <w:sz w:val="26"/>
            <w:szCs w:val="26"/>
          </w:rPr>
          <w:t>Panel cảnh báo bên trái giao diện hiển thị danh sách các sự kiện được tạo tự động khi lưu lượng xả hồ vượt 100 m³/s hoặc khi một trạm mưa ghi nhận trên 50 mm/h. Mỗi cảnh báo đi kèm thông tin hồ chứa liên quan, mức độ cảnh báo (bình thường / theo dõi / cảnh báo / nguy hiểm) và thời điểm dự báo hồ đạt mực nước nguy hiểm, được tính dựa trên cân bằng nước từ kết quả LSTM.</w:t>
        </w:r>
      </w:ins>
    </w:p>
    <w:p w14:paraId="0BCF7BE1" w14:textId="77777777" w:rsidR="00902EB5" w:rsidRPr="002406F6" w:rsidRDefault="00902EB5" w:rsidP="00902EB5">
      <w:pPr>
        <w:rPr>
          <w:ins w:id="1380" w:author="ACER" w:date="2026-07-05T23:55:00Z"/>
          <w:sz w:val="26"/>
          <w:szCs w:val="26"/>
        </w:rPr>
      </w:pPr>
      <w:ins w:id="1381" w:author="ACER" w:date="2026-07-05T23:55:00Z">
        <w:r w:rsidRPr="002406F6">
          <w:rPr>
            <w:sz w:val="26"/>
            <w:szCs w:val="26"/>
          </w:rPr>
          <w:t xml:space="preserve">Dashboard quản trị dành cho cơ quan chức năng cung cấp bốn nhóm chức năng chính: quản lý bài đăng ngập lụt (duyệt hoặc từ chối kèm lý do), quản lý người dùng, xem log </w:t>
        </w:r>
        <w:r w:rsidRPr="002406F6">
          <w:rPr>
            <w:sz w:val="26"/>
            <w:szCs w:val="26"/>
          </w:rPr>
          <w:lastRenderedPageBreak/>
          <w:t>vận hành hồ chứa và xuất báo cáo định kỳ. Giao diện hỗ trợ đa ngôn ngữ (</w:t>
        </w:r>
      </w:ins>
      <w:r w:rsidRPr="002406F6">
        <w:rPr>
          <w:sz w:val="26"/>
          <w:szCs w:val="26"/>
        </w:rPr>
        <w:t>\</w:t>
      </w:r>
      <w:ins w:id="1382" w:author="ACER" w:date="2026-07-05T23:55:00Z">
        <w:r w:rsidRPr="002406F6">
          <w:rPr>
            <w:sz w:val="26"/>
            <w:szCs w:val="26"/>
          </w:rPr>
          <w:t xml:space="preserve"> tiếng Việt và tiếng Anh), giúp mở rộng khả năng phối hợp với các đối tác và tổ chức quốc tế. Nhờ tập trung toàn bộ thông tin và công cụ điều hành trên một nền tảng duy nhất, ứng dụng Web nâng cao đáng kể năng lực nhận thức tình huống, tính đồng bộ và minh bạch trong quản lý rủi ro thiên tai.</w:t>
        </w:r>
      </w:ins>
    </w:p>
    <w:p w14:paraId="31D030C5" w14:textId="77777777" w:rsidR="00902EB5" w:rsidRPr="002406F6" w:rsidRDefault="00902EB5">
      <w:pPr>
        <w:keepNext/>
        <w:jc w:val="center"/>
        <w:rPr>
          <w:ins w:id="1383" w:author="ACER" w:date="2026-07-05T23:56:00Z"/>
          <w:sz w:val="26"/>
          <w:szCs w:val="26"/>
        </w:rPr>
        <w:pPrChange w:id="1384" w:author="ACER" w:date="2026-07-05T23:56:00Z">
          <w:pPr>
            <w:jc w:val="center"/>
          </w:pPr>
        </w:pPrChange>
      </w:pPr>
      <w:ins w:id="1385" w:author="ACER" w:date="2026-07-05T23:55:00Z">
        <w:r w:rsidRPr="002406F6">
          <w:rPr>
            <w:sz w:val="26"/>
            <w:szCs w:val="26"/>
            <w:lang w:val="en-US"/>
          </w:rPr>
          <w:drawing>
            <wp:inline distT="0" distB="0" distL="0" distR="0" wp14:anchorId="74144DF1" wp14:editId="49FEFBDB">
              <wp:extent cx="5429250"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29250" cy="2533650"/>
                      </a:xfrm>
                      <a:prstGeom prst="rect">
                        <a:avLst/>
                      </a:prstGeom>
                    </pic:spPr>
                  </pic:pic>
                </a:graphicData>
              </a:graphic>
            </wp:inline>
          </w:drawing>
        </w:r>
      </w:ins>
    </w:p>
    <w:p w14:paraId="1AEBBABA" w14:textId="77777777" w:rsidR="00902EB5" w:rsidRPr="002406F6" w:rsidRDefault="00902EB5" w:rsidP="00902EB5">
      <w:pPr>
        <w:pStyle w:val="Caption"/>
        <w:rPr>
          <w:szCs w:val="26"/>
        </w:rPr>
      </w:pPr>
      <w:bookmarkStart w:id="1386" w:name="_Toc234182135"/>
      <w:bookmarkStart w:id="1387" w:name="_Toc234274179"/>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6</w:t>
      </w:r>
      <w:r w:rsidRPr="002406F6">
        <w:rPr>
          <w:szCs w:val="26"/>
        </w:rPr>
        <w:fldChar w:fldCharType="end"/>
      </w:r>
      <w:r w:rsidRPr="002406F6">
        <w:rPr>
          <w:szCs w:val="26"/>
        </w:rPr>
        <w:t xml:space="preserve">. </w:t>
      </w:r>
      <w:ins w:id="1388" w:author="ACER" w:date="2026-07-05T23:56:00Z">
        <w:r w:rsidRPr="002406F6">
          <w:rPr>
            <w:szCs w:val="26"/>
          </w:rPr>
          <w:t>Dashboard quản trị của ứng dụng Web: duyệt bài đăng ngập lụt, xem kết quả AI và nhật ký vận hành hồ chứa</w:t>
        </w:r>
      </w:ins>
      <w:r w:rsidRPr="002406F6">
        <w:rPr>
          <w:szCs w:val="26"/>
        </w:rPr>
        <w:t xml:space="preserve"> ( nguồn: </w:t>
      </w:r>
      <w:hyperlink r:id="rId35" w:history="1">
        <w:r w:rsidRPr="002406F6">
          <w:rPr>
            <w:rStyle w:val="Hyperlink"/>
            <w:szCs w:val="26"/>
          </w:rPr>
          <w:t>https://aktkflood.vercel.app/</w:t>
        </w:r>
      </w:hyperlink>
      <w:r w:rsidRPr="002406F6">
        <w:rPr>
          <w:szCs w:val="26"/>
        </w:rPr>
        <w:t xml:space="preserve"> )</w:t>
      </w:r>
      <w:ins w:id="1389" w:author="ACER" w:date="2026-07-05T23:56:00Z">
        <w:r w:rsidRPr="002406F6">
          <w:rPr>
            <w:szCs w:val="26"/>
          </w:rPr>
          <w:t>.</w:t>
        </w:r>
      </w:ins>
      <w:bookmarkEnd w:id="1386"/>
      <w:bookmarkEnd w:id="1387"/>
    </w:p>
    <w:p w14:paraId="60673E25" w14:textId="77777777" w:rsidR="00902EB5" w:rsidRPr="002406F6" w:rsidRDefault="00902EB5" w:rsidP="00902EB5">
      <w:pPr>
        <w:keepNext/>
        <w:rPr>
          <w:sz w:val="26"/>
          <w:szCs w:val="26"/>
        </w:rPr>
      </w:pPr>
      <w:r w:rsidRPr="002406F6">
        <w:rPr>
          <w:sz w:val="26"/>
          <w:szCs w:val="26"/>
          <w:lang w:val="en-US"/>
        </w:rPr>
        <w:drawing>
          <wp:inline distT="0" distB="0" distL="0" distR="0" wp14:anchorId="5610CA36" wp14:editId="5D2A68A9">
            <wp:extent cx="5760085" cy="2802890"/>
            <wp:effectExtent l="0" t="0" r="0" b="0"/>
            <wp:docPr id="11851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88050" name=""/>
                    <pic:cNvPicPr/>
                  </pic:nvPicPr>
                  <pic:blipFill>
                    <a:blip r:embed="rId36"/>
                    <a:stretch>
                      <a:fillRect/>
                    </a:stretch>
                  </pic:blipFill>
                  <pic:spPr>
                    <a:xfrm>
                      <a:off x="0" y="0"/>
                      <a:ext cx="5760085" cy="2802890"/>
                    </a:xfrm>
                    <a:prstGeom prst="rect">
                      <a:avLst/>
                    </a:prstGeom>
                  </pic:spPr>
                </pic:pic>
              </a:graphicData>
            </a:graphic>
          </wp:inline>
        </w:drawing>
      </w:r>
    </w:p>
    <w:p w14:paraId="73C803B4" w14:textId="77777777" w:rsidR="00902EB5" w:rsidRPr="002406F6" w:rsidRDefault="00902EB5" w:rsidP="00902EB5">
      <w:pPr>
        <w:pStyle w:val="Caption"/>
        <w:rPr>
          <w:ins w:id="1390" w:author="ACER" w:date="2026-07-05T23:56:00Z"/>
          <w:szCs w:val="26"/>
        </w:rPr>
      </w:pPr>
      <w:bookmarkStart w:id="1391" w:name="_Toc234274180"/>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7</w:t>
      </w:r>
      <w:r w:rsidRPr="002406F6">
        <w:rPr>
          <w:szCs w:val="26"/>
        </w:rPr>
        <w:fldChar w:fldCharType="end"/>
      </w:r>
      <w:r w:rsidRPr="002406F6">
        <w:rPr>
          <w:szCs w:val="26"/>
        </w:rPr>
        <w:t xml:space="preserve">. Trang danh sách các cảnh báo chờ hỗ trợ từ người dân ( nguồn: </w:t>
      </w:r>
      <w:hyperlink r:id="rId37" w:history="1">
        <w:r w:rsidRPr="002406F6">
          <w:rPr>
            <w:rStyle w:val="Hyperlink"/>
            <w:szCs w:val="26"/>
          </w:rPr>
          <w:t>https://aktkflood.vercel.app/</w:t>
        </w:r>
      </w:hyperlink>
      <w:r w:rsidRPr="002406F6">
        <w:rPr>
          <w:szCs w:val="26"/>
        </w:rPr>
        <w:t xml:space="preserve"> ).</w:t>
      </w:r>
      <w:bookmarkEnd w:id="1391"/>
    </w:p>
    <w:p w14:paraId="5B4310AB" w14:textId="77777777" w:rsidR="00902EB5" w:rsidRPr="002406F6" w:rsidRDefault="00902EB5">
      <w:pPr>
        <w:pStyle w:val="Heading3"/>
        <w:numPr>
          <w:ilvl w:val="2"/>
          <w:numId w:val="25"/>
        </w:numPr>
        <w:rPr>
          <w:ins w:id="1392" w:author="ACER" w:date="2026-07-05T23:57:00Z"/>
          <w:szCs w:val="26"/>
        </w:rPr>
        <w:pPrChange w:id="1393" w:author="ACER" w:date="2026-07-05T23:56:00Z">
          <w:pPr/>
        </w:pPrChange>
      </w:pPr>
      <w:bookmarkStart w:id="1394" w:name="_Toc234274101"/>
      <w:ins w:id="1395" w:author="ACER" w:date="2026-07-05T23:56:00Z">
        <w:r w:rsidRPr="002406F6">
          <w:rPr>
            <w:szCs w:val="26"/>
          </w:rPr>
          <w:t>Động cơ cảnh báo lũ (Flood Alert Engine)</w:t>
        </w:r>
      </w:ins>
      <w:bookmarkEnd w:id="1394"/>
    </w:p>
    <w:p w14:paraId="36E348C3" w14:textId="77777777" w:rsidR="00902EB5" w:rsidRPr="002406F6" w:rsidRDefault="00902EB5">
      <w:pPr>
        <w:rPr>
          <w:ins w:id="1396" w:author="ACER" w:date="2026-07-05T23:58:00Z"/>
          <w:sz w:val="26"/>
          <w:szCs w:val="26"/>
        </w:rPr>
      </w:pPr>
      <w:ins w:id="1397" w:author="ACER" w:date="2026-07-05T23:57:00Z">
        <w:r w:rsidRPr="002406F6">
          <w:rPr>
            <w:sz w:val="26"/>
            <w:szCs w:val="26"/>
          </w:rPr>
          <w:t xml:space="preserve">Trái tim của năng lực cảnh báo tự động là động cơ cảnh báo lũ — tác vụ nền floodAlert chạy mỗi 15 phút, thực hiện thuật toán cân bằng nước cho từng hồ chứa theo bốn bước: (1) lấy dữ liệu hồ hiện tại (mực nước hồ HTL, lưu lượng xả thực tế); (2) lấy dự báo </w:t>
        </w:r>
        <w:r w:rsidRPr="002406F6">
          <w:rPr>
            <w:sz w:val="26"/>
            <w:szCs w:val="26"/>
          </w:rPr>
          <w:lastRenderedPageBreak/>
          <w:t>LSTM phân vị P50 cho 24 giờ tới; (3) tính mực nước dự báo cực đại theo phương trình cân bằng nước tích phân kết hợp nội suy đường cong quan hệ mực nước — dung tích (Z — V); (4) so sánh với các ngưỡng cảnh báo để tạo hoặc cập nhật bản ghi cảnh báo. Bốn mức cảnh báo và điều kiện kích hoạt được trình bày trong Bảng 3.</w:t>
        </w:r>
      </w:ins>
    </w:p>
    <w:p w14:paraId="486B361C" w14:textId="77777777" w:rsidR="00902EB5" w:rsidRPr="002406F6" w:rsidRDefault="00902EB5">
      <w:pPr>
        <w:pStyle w:val="Caption"/>
        <w:rPr>
          <w:ins w:id="1398" w:author="ACER" w:date="2026-07-05T23:57:00Z"/>
          <w:szCs w:val="26"/>
        </w:rPr>
        <w:pPrChange w:id="1399" w:author="ACER" w:date="2026-07-06T00:03:00Z">
          <w:pPr/>
        </w:pPrChange>
      </w:pPr>
      <w:bookmarkStart w:id="1400" w:name="_Toc234253317"/>
      <w:bookmarkStart w:id="1401" w:name="_Toc234253380"/>
      <w:bookmarkStart w:id="1402" w:name="_Toc234274196"/>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3</w:t>
      </w:r>
      <w:r w:rsidRPr="002406F6">
        <w:rPr>
          <w:szCs w:val="26"/>
        </w:rPr>
        <w:fldChar w:fldCharType="end"/>
      </w:r>
      <w:r w:rsidRPr="002406F6">
        <w:rPr>
          <w:szCs w:val="26"/>
        </w:rPr>
        <w:t xml:space="preserve">. </w:t>
      </w:r>
      <w:ins w:id="1403" w:author="ACER" w:date="2026-07-05T23:58:00Z">
        <w:r w:rsidRPr="002406F6">
          <w:rPr>
            <w:szCs w:val="26"/>
          </w:rPr>
          <w:t>Các mức cảnh báo lũ và điều kiện kích hoạt trên nền tảng Web.</w:t>
        </w:r>
      </w:ins>
      <w:bookmarkEnd w:id="1400"/>
      <w:bookmarkEnd w:id="1401"/>
      <w:bookmarkEnd w:id="1402"/>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902EB5" w:rsidRPr="002406F6" w14:paraId="4CE7E73E" w14:textId="77777777" w:rsidTr="00902EB5">
        <w:trPr>
          <w:tblHeader/>
          <w:jc w:val="center"/>
          <w:ins w:id="1404"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54079EC5" w14:textId="77777777" w:rsidR="00902EB5" w:rsidRPr="002406F6" w:rsidRDefault="00902EB5" w:rsidP="00902EB5">
            <w:pPr>
              <w:pStyle w:val="TableText"/>
              <w:jc w:val="center"/>
              <w:rPr>
                <w:ins w:id="1405" w:author="ACER" w:date="2026-07-05T23:58:00Z"/>
                <w:color w:val="000000" w:themeColor="text1"/>
                <w:sz w:val="26"/>
                <w:szCs w:val="26"/>
                <w:rPrChange w:id="1406" w:author="ACER" w:date="2026-07-05T23:58:00Z">
                  <w:rPr>
                    <w:ins w:id="1407" w:author="ACER" w:date="2026-07-05T23:58:00Z"/>
                  </w:rPr>
                </w:rPrChange>
              </w:rPr>
            </w:pPr>
            <w:ins w:id="1408" w:author="ACER" w:date="2026-07-05T23:58:00Z">
              <w:r w:rsidRPr="002406F6">
                <w:rPr>
                  <w:b/>
                  <w:bCs/>
                  <w:color w:val="000000" w:themeColor="text1"/>
                  <w:sz w:val="26"/>
                  <w:szCs w:val="26"/>
                  <w:rPrChange w:id="1409" w:author="ACER" w:date="2026-07-05T23:58:00Z">
                    <w:rPr>
                      <w:b/>
                      <w:bCs/>
                      <w:color w:val="1F3864"/>
                    </w:rPr>
                  </w:rPrChange>
                </w:rPr>
                <w:t>Mức cảnh báo</w:t>
              </w:r>
            </w:ins>
          </w:p>
        </w:tc>
        <w:tc>
          <w:tcPr>
            <w:tcW w:w="32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4362DA29" w14:textId="77777777" w:rsidR="00902EB5" w:rsidRPr="002406F6" w:rsidRDefault="00902EB5" w:rsidP="00902EB5">
            <w:pPr>
              <w:pStyle w:val="TableText"/>
              <w:jc w:val="center"/>
              <w:rPr>
                <w:ins w:id="1410" w:author="ACER" w:date="2026-07-05T23:58:00Z"/>
                <w:color w:val="000000" w:themeColor="text1"/>
                <w:sz w:val="26"/>
                <w:szCs w:val="26"/>
                <w:rPrChange w:id="1411" w:author="ACER" w:date="2026-07-05T23:58:00Z">
                  <w:rPr>
                    <w:ins w:id="1412" w:author="ACER" w:date="2026-07-05T23:58:00Z"/>
                  </w:rPr>
                </w:rPrChange>
              </w:rPr>
            </w:pPr>
            <w:ins w:id="1413" w:author="ACER" w:date="2026-07-05T23:58:00Z">
              <w:r w:rsidRPr="002406F6">
                <w:rPr>
                  <w:b/>
                  <w:bCs/>
                  <w:color w:val="000000" w:themeColor="text1"/>
                  <w:sz w:val="26"/>
                  <w:szCs w:val="26"/>
                  <w:rPrChange w:id="1414" w:author="ACER" w:date="2026-07-05T23:58:00Z">
                    <w:rPr>
                      <w:b/>
                      <w:bCs/>
                      <w:color w:val="1F3864"/>
                    </w:rPr>
                  </w:rPrChange>
                </w:rPr>
                <w:t>Điều kiện</w:t>
              </w:r>
            </w:ins>
          </w:p>
        </w:tc>
        <w:tc>
          <w:tcPr>
            <w:tcW w:w="3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p w14:paraId="425834A1" w14:textId="77777777" w:rsidR="00902EB5" w:rsidRPr="002406F6" w:rsidRDefault="00902EB5" w:rsidP="00902EB5">
            <w:pPr>
              <w:pStyle w:val="TableText"/>
              <w:jc w:val="center"/>
              <w:rPr>
                <w:ins w:id="1415" w:author="ACER" w:date="2026-07-05T23:58:00Z"/>
                <w:color w:val="000000" w:themeColor="text1"/>
                <w:sz w:val="26"/>
                <w:szCs w:val="26"/>
                <w:rPrChange w:id="1416" w:author="ACER" w:date="2026-07-05T23:58:00Z">
                  <w:rPr>
                    <w:ins w:id="1417" w:author="ACER" w:date="2026-07-05T23:58:00Z"/>
                  </w:rPr>
                </w:rPrChange>
              </w:rPr>
            </w:pPr>
            <w:ins w:id="1418" w:author="ACER" w:date="2026-07-05T23:58:00Z">
              <w:r w:rsidRPr="002406F6">
                <w:rPr>
                  <w:b/>
                  <w:bCs/>
                  <w:color w:val="000000" w:themeColor="text1"/>
                  <w:sz w:val="26"/>
                  <w:szCs w:val="26"/>
                  <w:rPrChange w:id="1419" w:author="ACER" w:date="2026-07-05T23:58:00Z">
                    <w:rPr>
                      <w:b/>
                      <w:bCs/>
                      <w:color w:val="1F3864"/>
                    </w:rPr>
                  </w:rPrChange>
                </w:rPr>
                <w:t>Hành động</w:t>
              </w:r>
            </w:ins>
          </w:p>
        </w:tc>
      </w:tr>
      <w:tr w:rsidR="00902EB5" w:rsidRPr="002406F6" w14:paraId="1D58BA30" w14:textId="77777777" w:rsidTr="00902EB5">
        <w:trPr>
          <w:jc w:val="center"/>
          <w:ins w:id="1420"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779F1ECB" w14:textId="77777777" w:rsidR="00902EB5" w:rsidRPr="002406F6" w:rsidRDefault="00902EB5" w:rsidP="00902EB5">
            <w:pPr>
              <w:pStyle w:val="TableText"/>
              <w:rPr>
                <w:ins w:id="1421" w:author="ACER" w:date="2026-07-05T23:58:00Z"/>
                <w:color w:val="000000" w:themeColor="text1"/>
                <w:sz w:val="26"/>
                <w:szCs w:val="26"/>
                <w:rPrChange w:id="1422" w:author="ACER" w:date="2026-07-05T23:58:00Z">
                  <w:rPr>
                    <w:ins w:id="1423" w:author="ACER" w:date="2026-07-05T23:58:00Z"/>
                  </w:rPr>
                </w:rPrChange>
              </w:rPr>
            </w:pPr>
            <w:ins w:id="1424" w:author="ACER" w:date="2026-07-05T23:58:00Z">
              <w:r w:rsidRPr="002406F6">
                <w:rPr>
                  <w:b/>
                  <w:bCs/>
                  <w:color w:val="000000" w:themeColor="text1"/>
                  <w:sz w:val="26"/>
                  <w:szCs w:val="26"/>
                  <w:rPrChange w:id="1425" w:author="ACER" w:date="2026-07-05T23:58:00Z">
                    <w:rPr>
                      <w:b/>
                      <w:bCs/>
                    </w:rPr>
                  </w:rPrChange>
                </w:rPr>
                <w:t>Bình thường</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2E6D59D1" w14:textId="77777777" w:rsidR="00902EB5" w:rsidRPr="002406F6" w:rsidRDefault="00902EB5" w:rsidP="00902EB5">
            <w:pPr>
              <w:pStyle w:val="TableText"/>
              <w:rPr>
                <w:ins w:id="1426" w:author="ACER" w:date="2026-07-05T23:58:00Z"/>
                <w:color w:val="000000" w:themeColor="text1"/>
                <w:sz w:val="26"/>
                <w:szCs w:val="26"/>
                <w:rPrChange w:id="1427" w:author="ACER" w:date="2026-07-05T23:58:00Z">
                  <w:rPr>
                    <w:ins w:id="1428" w:author="ACER" w:date="2026-07-05T23:58:00Z"/>
                  </w:rPr>
                </w:rPrChange>
              </w:rPr>
            </w:pPr>
            <w:ins w:id="1429" w:author="ACER" w:date="2026-07-05T23:58:00Z">
              <w:r w:rsidRPr="002406F6">
                <w:rPr>
                  <w:color w:val="000000" w:themeColor="text1"/>
                  <w:sz w:val="26"/>
                  <w:szCs w:val="26"/>
                  <w:rPrChange w:id="1430" w:author="ACER" w:date="2026-07-05T23:58:00Z">
                    <w:rPr/>
                  </w:rPrChange>
                </w:rPr>
                <w:t>HTL &lt; MNDBT − 1,0 m</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41B7B5F" w14:textId="77777777" w:rsidR="00902EB5" w:rsidRPr="002406F6" w:rsidRDefault="00902EB5" w:rsidP="00902EB5">
            <w:pPr>
              <w:pStyle w:val="TableText"/>
              <w:rPr>
                <w:ins w:id="1431" w:author="ACER" w:date="2026-07-05T23:58:00Z"/>
                <w:color w:val="000000" w:themeColor="text1"/>
                <w:sz w:val="26"/>
                <w:szCs w:val="26"/>
                <w:rPrChange w:id="1432" w:author="ACER" w:date="2026-07-05T23:58:00Z">
                  <w:rPr>
                    <w:ins w:id="1433" w:author="ACER" w:date="2026-07-05T23:58:00Z"/>
                  </w:rPr>
                </w:rPrChange>
              </w:rPr>
            </w:pPr>
            <w:ins w:id="1434" w:author="ACER" w:date="2026-07-05T23:58:00Z">
              <w:r w:rsidRPr="002406F6">
                <w:rPr>
                  <w:color w:val="000000" w:themeColor="text1"/>
                  <w:sz w:val="26"/>
                  <w:szCs w:val="26"/>
                  <w:rPrChange w:id="1435" w:author="ACER" w:date="2026-07-05T23:58:00Z">
                    <w:rPr/>
                  </w:rPrChange>
                </w:rPr>
                <w:t>Không phát cảnh báo</w:t>
              </w:r>
            </w:ins>
          </w:p>
        </w:tc>
      </w:tr>
      <w:tr w:rsidR="00902EB5" w:rsidRPr="002406F6" w14:paraId="39D74932" w14:textId="77777777" w:rsidTr="00902EB5">
        <w:trPr>
          <w:jc w:val="center"/>
          <w:ins w:id="1436"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6FEB92A2" w14:textId="77777777" w:rsidR="00902EB5" w:rsidRPr="002406F6" w:rsidRDefault="00902EB5" w:rsidP="00902EB5">
            <w:pPr>
              <w:pStyle w:val="TableText"/>
              <w:rPr>
                <w:ins w:id="1437" w:author="ACER" w:date="2026-07-05T23:58:00Z"/>
                <w:color w:val="000000" w:themeColor="text1"/>
                <w:sz w:val="26"/>
                <w:szCs w:val="26"/>
                <w:rPrChange w:id="1438" w:author="ACER" w:date="2026-07-05T23:58:00Z">
                  <w:rPr>
                    <w:ins w:id="1439" w:author="ACER" w:date="2026-07-05T23:58:00Z"/>
                  </w:rPr>
                </w:rPrChange>
              </w:rPr>
            </w:pPr>
            <w:ins w:id="1440" w:author="ACER" w:date="2026-07-05T23:58:00Z">
              <w:r w:rsidRPr="002406F6">
                <w:rPr>
                  <w:b/>
                  <w:bCs/>
                  <w:color w:val="000000" w:themeColor="text1"/>
                  <w:sz w:val="26"/>
                  <w:szCs w:val="26"/>
                  <w:rPrChange w:id="1441" w:author="ACER" w:date="2026-07-05T23:58:00Z">
                    <w:rPr>
                      <w:b/>
                      <w:bCs/>
                    </w:rPr>
                  </w:rPrChange>
                </w:rPr>
                <w:t>Theo dõi</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B6550D4" w14:textId="77777777" w:rsidR="00902EB5" w:rsidRPr="002406F6" w:rsidRDefault="00902EB5" w:rsidP="00902EB5">
            <w:pPr>
              <w:pStyle w:val="TableText"/>
              <w:rPr>
                <w:ins w:id="1442" w:author="ACER" w:date="2026-07-05T23:58:00Z"/>
                <w:color w:val="000000" w:themeColor="text1"/>
                <w:sz w:val="26"/>
                <w:szCs w:val="26"/>
                <w:rPrChange w:id="1443" w:author="ACER" w:date="2026-07-05T23:58:00Z">
                  <w:rPr>
                    <w:ins w:id="1444" w:author="ACER" w:date="2026-07-05T23:58:00Z"/>
                  </w:rPr>
                </w:rPrChange>
              </w:rPr>
            </w:pPr>
            <w:ins w:id="1445" w:author="ACER" w:date="2026-07-05T23:58:00Z">
              <w:r w:rsidRPr="002406F6">
                <w:rPr>
                  <w:color w:val="000000" w:themeColor="text1"/>
                  <w:sz w:val="26"/>
                  <w:szCs w:val="26"/>
                  <w:rPrChange w:id="1446" w:author="ACER" w:date="2026-07-05T23:58:00Z">
                    <w:rPr/>
                  </w:rPrChange>
                </w:rPr>
                <w:t>MNDBT − 1,0 m ≤ HTL &lt; MNDBT</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38DAB826" w14:textId="77777777" w:rsidR="00902EB5" w:rsidRPr="002406F6" w:rsidRDefault="00902EB5" w:rsidP="00902EB5">
            <w:pPr>
              <w:pStyle w:val="TableText"/>
              <w:rPr>
                <w:ins w:id="1447" w:author="ACER" w:date="2026-07-05T23:58:00Z"/>
                <w:color w:val="000000" w:themeColor="text1"/>
                <w:sz w:val="26"/>
                <w:szCs w:val="26"/>
                <w:rPrChange w:id="1448" w:author="ACER" w:date="2026-07-05T23:58:00Z">
                  <w:rPr>
                    <w:ins w:id="1449" w:author="ACER" w:date="2026-07-05T23:58:00Z"/>
                  </w:rPr>
                </w:rPrChange>
              </w:rPr>
            </w:pPr>
            <w:ins w:id="1450" w:author="ACER" w:date="2026-07-05T23:58:00Z">
              <w:r w:rsidRPr="002406F6">
                <w:rPr>
                  <w:color w:val="000000" w:themeColor="text1"/>
                  <w:sz w:val="26"/>
                  <w:szCs w:val="26"/>
                  <w:rPrChange w:id="1451" w:author="ACER" w:date="2026-07-05T23:58:00Z">
                    <w:rPr/>
                  </w:rPrChange>
                </w:rPr>
                <w:t>Thông báo trong hệ thống</w:t>
              </w:r>
            </w:ins>
          </w:p>
        </w:tc>
      </w:tr>
      <w:tr w:rsidR="00902EB5" w:rsidRPr="002406F6" w14:paraId="1D9B1227" w14:textId="77777777" w:rsidTr="00902EB5">
        <w:trPr>
          <w:jc w:val="center"/>
          <w:ins w:id="1452"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131FD045" w14:textId="77777777" w:rsidR="00902EB5" w:rsidRPr="002406F6" w:rsidRDefault="00902EB5" w:rsidP="00902EB5">
            <w:pPr>
              <w:pStyle w:val="TableText"/>
              <w:rPr>
                <w:ins w:id="1453" w:author="ACER" w:date="2026-07-05T23:58:00Z"/>
                <w:color w:val="000000" w:themeColor="text1"/>
                <w:sz w:val="26"/>
                <w:szCs w:val="26"/>
                <w:rPrChange w:id="1454" w:author="ACER" w:date="2026-07-05T23:58:00Z">
                  <w:rPr>
                    <w:ins w:id="1455" w:author="ACER" w:date="2026-07-05T23:58:00Z"/>
                  </w:rPr>
                </w:rPrChange>
              </w:rPr>
            </w:pPr>
            <w:ins w:id="1456" w:author="ACER" w:date="2026-07-05T23:58:00Z">
              <w:r w:rsidRPr="002406F6">
                <w:rPr>
                  <w:b/>
                  <w:bCs/>
                  <w:color w:val="000000" w:themeColor="text1"/>
                  <w:sz w:val="26"/>
                  <w:szCs w:val="26"/>
                  <w:rPrChange w:id="1457" w:author="ACER" w:date="2026-07-05T23:58:00Z">
                    <w:rPr>
                      <w:b/>
                      <w:bCs/>
                    </w:rPr>
                  </w:rPrChange>
                </w:rPr>
                <w:t>Cảnh báo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6859705" w14:textId="77777777" w:rsidR="00902EB5" w:rsidRPr="002406F6" w:rsidRDefault="00902EB5" w:rsidP="00902EB5">
            <w:pPr>
              <w:pStyle w:val="TableText"/>
              <w:rPr>
                <w:ins w:id="1458" w:author="ACER" w:date="2026-07-05T23:58:00Z"/>
                <w:color w:val="000000" w:themeColor="text1"/>
                <w:sz w:val="26"/>
                <w:szCs w:val="26"/>
                <w:rPrChange w:id="1459" w:author="ACER" w:date="2026-07-05T23:58:00Z">
                  <w:rPr>
                    <w:ins w:id="1460" w:author="ACER" w:date="2026-07-05T23:58:00Z"/>
                  </w:rPr>
                </w:rPrChange>
              </w:rPr>
            </w:pPr>
            <w:ins w:id="1461" w:author="ACER" w:date="2026-07-05T23:58:00Z">
              <w:r w:rsidRPr="002406F6">
                <w:rPr>
                  <w:color w:val="000000" w:themeColor="text1"/>
                  <w:sz w:val="26"/>
                  <w:szCs w:val="26"/>
                  <w:rPrChange w:id="1462" w:author="ACER" w:date="2026-07-05T23:58:00Z">
                    <w:rPr/>
                  </w:rPrChange>
                </w:rPr>
                <w:t>MNDBT ≤ HTL &lt; MNGC</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0DFF7E40" w14:textId="77777777" w:rsidR="00902EB5" w:rsidRPr="002406F6" w:rsidRDefault="00902EB5" w:rsidP="00902EB5">
            <w:pPr>
              <w:pStyle w:val="TableText"/>
              <w:rPr>
                <w:ins w:id="1463" w:author="ACER" w:date="2026-07-05T23:58:00Z"/>
                <w:color w:val="000000" w:themeColor="text1"/>
                <w:sz w:val="26"/>
                <w:szCs w:val="26"/>
                <w:rPrChange w:id="1464" w:author="ACER" w:date="2026-07-05T23:58:00Z">
                  <w:rPr>
                    <w:ins w:id="1465" w:author="ACER" w:date="2026-07-05T23:58:00Z"/>
                  </w:rPr>
                </w:rPrChange>
              </w:rPr>
            </w:pPr>
            <w:ins w:id="1466" w:author="ACER" w:date="2026-07-05T23:58:00Z">
              <w:r w:rsidRPr="002406F6">
                <w:rPr>
                  <w:color w:val="000000" w:themeColor="text1"/>
                  <w:sz w:val="26"/>
                  <w:szCs w:val="26"/>
                  <w:rPrChange w:id="1467" w:author="ACER" w:date="2026-07-05T23:58:00Z">
                    <w:rPr/>
                  </w:rPrChange>
                </w:rPr>
                <w:t>Gửi thông báo đẩy + ghi OperationLog</w:t>
              </w:r>
            </w:ins>
          </w:p>
        </w:tc>
      </w:tr>
      <w:tr w:rsidR="00902EB5" w:rsidRPr="002406F6" w14:paraId="11D7C890" w14:textId="77777777" w:rsidTr="00902EB5">
        <w:trPr>
          <w:jc w:val="center"/>
          <w:ins w:id="1468" w:author="ACER" w:date="2026-07-05T23:58:00Z"/>
        </w:trPr>
        <w:tc>
          <w:tcPr>
            <w:tcW w:w="2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61141EC9" w14:textId="77777777" w:rsidR="00902EB5" w:rsidRPr="002406F6" w:rsidRDefault="00902EB5" w:rsidP="00902EB5">
            <w:pPr>
              <w:pStyle w:val="TableText"/>
              <w:rPr>
                <w:ins w:id="1469" w:author="ACER" w:date="2026-07-05T23:58:00Z"/>
                <w:color w:val="000000" w:themeColor="text1"/>
                <w:sz w:val="26"/>
                <w:szCs w:val="26"/>
                <w:rPrChange w:id="1470" w:author="ACER" w:date="2026-07-05T23:58:00Z">
                  <w:rPr>
                    <w:ins w:id="1471" w:author="ACER" w:date="2026-07-05T23:58:00Z"/>
                  </w:rPr>
                </w:rPrChange>
              </w:rPr>
            </w:pPr>
            <w:ins w:id="1472" w:author="ACER" w:date="2026-07-05T23:58:00Z">
              <w:r w:rsidRPr="002406F6">
                <w:rPr>
                  <w:b/>
                  <w:bCs/>
                  <w:color w:val="000000" w:themeColor="text1"/>
                  <w:sz w:val="26"/>
                  <w:szCs w:val="26"/>
                  <w:rPrChange w:id="1473" w:author="ACER" w:date="2026-07-05T23:58:00Z">
                    <w:rPr>
                      <w:b/>
                      <w:bCs/>
                    </w:rPr>
                  </w:rPrChange>
                </w:rPr>
                <w:t>Nguy hiểm</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5BEDDCD6" w14:textId="77777777" w:rsidR="00902EB5" w:rsidRPr="002406F6" w:rsidRDefault="00902EB5" w:rsidP="00902EB5">
            <w:pPr>
              <w:pStyle w:val="TableText"/>
              <w:rPr>
                <w:ins w:id="1474" w:author="ACER" w:date="2026-07-05T23:58:00Z"/>
                <w:color w:val="000000" w:themeColor="text1"/>
                <w:sz w:val="26"/>
                <w:szCs w:val="26"/>
                <w:rPrChange w:id="1475" w:author="ACER" w:date="2026-07-05T23:58:00Z">
                  <w:rPr>
                    <w:ins w:id="1476" w:author="ACER" w:date="2026-07-05T23:58:00Z"/>
                  </w:rPr>
                </w:rPrChange>
              </w:rPr>
            </w:pPr>
            <w:ins w:id="1477" w:author="ACER" w:date="2026-07-05T23:58:00Z">
              <w:r w:rsidRPr="002406F6">
                <w:rPr>
                  <w:color w:val="000000" w:themeColor="text1"/>
                  <w:sz w:val="26"/>
                  <w:szCs w:val="26"/>
                  <w:rPrChange w:id="1478" w:author="ACER" w:date="2026-07-05T23:58:00Z">
                    <w:rPr/>
                  </w:rPrChange>
                </w:rPr>
                <w:t>HTL ≥ MNGC</w:t>
              </w:r>
            </w:ins>
          </w:p>
        </w:tc>
        <w:tc>
          <w:tcPr>
            <w:tcW w:w="3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p w14:paraId="4F3DD316" w14:textId="77777777" w:rsidR="00902EB5" w:rsidRPr="002406F6" w:rsidRDefault="00902EB5" w:rsidP="00902EB5">
            <w:pPr>
              <w:pStyle w:val="TableText"/>
              <w:rPr>
                <w:ins w:id="1479" w:author="ACER" w:date="2026-07-05T23:58:00Z"/>
                <w:color w:val="000000" w:themeColor="text1"/>
                <w:sz w:val="26"/>
                <w:szCs w:val="26"/>
                <w:rPrChange w:id="1480" w:author="ACER" w:date="2026-07-05T23:58:00Z">
                  <w:rPr>
                    <w:ins w:id="1481" w:author="ACER" w:date="2026-07-05T23:58:00Z"/>
                  </w:rPr>
                </w:rPrChange>
              </w:rPr>
            </w:pPr>
            <w:ins w:id="1482" w:author="ACER" w:date="2026-07-05T23:58:00Z">
              <w:r w:rsidRPr="002406F6">
                <w:rPr>
                  <w:color w:val="000000" w:themeColor="text1"/>
                  <w:sz w:val="26"/>
                  <w:szCs w:val="26"/>
                  <w:rPrChange w:id="1483" w:author="ACER" w:date="2026-07-05T23:58:00Z">
                    <w:rPr/>
                  </w:rPrChange>
                </w:rPr>
                <w:t>Cảnh báo khẩn cấp + thông báo đẩy toàn hệ thống</w:t>
              </w:r>
            </w:ins>
          </w:p>
        </w:tc>
      </w:tr>
    </w:tbl>
    <w:p w14:paraId="1E36006D" w14:textId="77777777" w:rsidR="00902EB5" w:rsidRPr="002406F6" w:rsidRDefault="00902EB5">
      <w:pPr>
        <w:rPr>
          <w:ins w:id="1484" w:author="ACER" w:date="2026-07-05T23:55:00Z"/>
          <w:sz w:val="26"/>
          <w:szCs w:val="26"/>
        </w:rPr>
      </w:pPr>
      <w:ins w:id="1485" w:author="ACER" w:date="2026-07-05T23:59:00Z">
        <w:r w:rsidRPr="002406F6">
          <w:rPr>
            <w:sz w:val="26"/>
            <w:szCs w:val="26"/>
          </w:rPr>
          <w:t>Cơ chế này cho phép hệ thống chủ động phát hiện nguy cơ trước khi sự cố xảy ra, thay vì chỉ ghi nhận trạng thái hiện tại. Kết quả cảnh báo được đồng bộ tức thời tới cả ứng dụng Web (cho cơ quan chức năng) và ứng dụng Di động (cho người dân), bảo đảm mọi bên liên quan cùng nhận được thông tin nhất quán trong thời gian thực.</w:t>
        </w:r>
      </w:ins>
    </w:p>
    <w:p w14:paraId="18BB0D59" w14:textId="77777777" w:rsidR="00902EB5" w:rsidRPr="002406F6" w:rsidDel="009456C1" w:rsidRDefault="00902EB5" w:rsidP="00902EB5">
      <w:pPr>
        <w:keepNext/>
        <w:keepLines/>
        <w:numPr>
          <w:ilvl w:val="1"/>
          <w:numId w:val="25"/>
        </w:numPr>
        <w:spacing w:before="120" w:after="120" w:line="312" w:lineRule="auto"/>
        <w:rPr>
          <w:del w:id="1486" w:author="ACER" w:date="2026-07-05T23:52:00Z"/>
          <w:sz w:val="26"/>
          <w:szCs w:val="26"/>
        </w:rPr>
      </w:pPr>
      <w:del w:id="1487" w:author="ACER" w:date="2026-07-05T23:52:00Z">
        <w:r w:rsidRPr="002406F6" w:rsidDel="009456C1">
          <w:rPr>
            <w:sz w:val="26"/>
            <w:szCs w:val="26"/>
          </w:rPr>
          <w:delText>Mô hình LSTM toàn cục được huấn luyện trên khoảng 197.000 mẫu hàng giờ trải rộng trên 16 hồ chứa, sử dụng hàm mất mát lai ghép với dừng sớm để tránh quá khớp. Sau khi tinh chỉnh cho từng hồ và đánh giá trên mùa lũ 2025 (tập kiểm tra độc lập), mô hình đạt NSE trung bình toàn lưu vực trong khoảng 0,63–0,70, với nhiều hồ đạt mức tốt đến rất tốt (Đắk Mi 4 0,868; Sông Tranh 3 0,856; Sông Bung 2 0,839; A Vương 0,804). Riêng hồ Sông Tranh 2 — trường hợp so sánh với ARIMAX — LSTM đạt NSE từ 0,66 đến 0,85 tùy cấu hình và mùa đánh giá. Đây là kết quả đạt được ở một chân trời khó hơn nhiều: dự báo LSTM là đa bước (12–24 giờ) và mang tính xác suất (P10/P50/P90), trong khi con số của ARIMAX là dự báo đệ quy một bước.</w:delText>
        </w:r>
        <w:bookmarkStart w:id="1488" w:name="_Toc234189805"/>
        <w:bookmarkStart w:id="1489" w:name="_Toc234189979"/>
        <w:bookmarkStart w:id="1490" w:name="_Toc234253232"/>
        <w:bookmarkStart w:id="1491" w:name="_Toc234272434"/>
        <w:bookmarkStart w:id="1492" w:name="_Toc234274102"/>
        <w:bookmarkEnd w:id="1488"/>
        <w:bookmarkEnd w:id="1489"/>
        <w:bookmarkEnd w:id="1490"/>
        <w:bookmarkEnd w:id="1491"/>
        <w:bookmarkEnd w:id="1492"/>
      </w:del>
    </w:p>
    <w:p w14:paraId="5AFBC834" w14:textId="77777777" w:rsidR="00902EB5" w:rsidRPr="002406F6" w:rsidDel="00204A2E" w:rsidRDefault="00902EB5" w:rsidP="00902EB5">
      <w:pPr>
        <w:pStyle w:val="Caption"/>
        <w:keepNext/>
        <w:keepLines/>
        <w:numPr>
          <w:ilvl w:val="1"/>
          <w:numId w:val="25"/>
        </w:numPr>
        <w:spacing w:before="120" w:after="120" w:line="312" w:lineRule="auto"/>
        <w:rPr>
          <w:del w:id="1493" w:author="ACER" w:date="2026-07-05T23:59:00Z"/>
          <w:szCs w:val="26"/>
        </w:rPr>
      </w:pPr>
      <w:del w:id="1494" w:author="ACER" w:date="2026-07-05T23:59:00Z">
        <w:r w:rsidRPr="002406F6" w:rsidDel="00204A2E">
          <w:rPr>
            <w:szCs w:val="26"/>
          </w:rPr>
          <w:delText xml:space="preserve">Bảng </w:delText>
        </w:r>
        <w:r w:rsidRPr="002406F6" w:rsidDel="00204A2E">
          <w:rPr>
            <w:i w:val="0"/>
            <w:iCs w:val="0"/>
            <w:szCs w:val="26"/>
          </w:rPr>
          <w:fldChar w:fldCharType="begin"/>
        </w:r>
        <w:r w:rsidRPr="002406F6" w:rsidDel="00204A2E">
          <w:rPr>
            <w:szCs w:val="26"/>
          </w:rPr>
          <w:delInstrText xml:space="preserve"> SEQ chap \c </w:delInstrText>
        </w:r>
        <w:r w:rsidRPr="002406F6" w:rsidDel="00204A2E">
          <w:rPr>
            <w:i w:val="0"/>
            <w:iCs w:val="0"/>
            <w:szCs w:val="26"/>
          </w:rPr>
          <w:fldChar w:fldCharType="separate"/>
        </w:r>
        <w:r w:rsidRPr="002406F6" w:rsidDel="00204A2E">
          <w:rPr>
            <w:szCs w:val="26"/>
          </w:rPr>
          <w:delText>5</w:delText>
        </w:r>
        <w:r w:rsidRPr="002406F6" w:rsidDel="00204A2E">
          <w:rPr>
            <w:i w:val="0"/>
            <w:iCs w:val="0"/>
            <w:szCs w:val="26"/>
          </w:rPr>
          <w:fldChar w:fldCharType="end"/>
        </w:r>
        <w:r w:rsidRPr="002406F6" w:rsidDel="00204A2E">
          <w:rPr>
            <w:szCs w:val="26"/>
          </w:rPr>
          <w:delText>.</w:delText>
        </w:r>
        <w:r w:rsidRPr="002406F6" w:rsidDel="00204A2E">
          <w:rPr>
            <w:i w:val="0"/>
            <w:iCs w:val="0"/>
            <w:szCs w:val="26"/>
          </w:rPr>
          <w:fldChar w:fldCharType="begin"/>
        </w:r>
        <w:r w:rsidRPr="002406F6" w:rsidDel="00204A2E">
          <w:rPr>
            <w:szCs w:val="26"/>
          </w:rPr>
          <w:delInstrText xml:space="preserve"> SEQ Bảng \* ARABIC \s 1 </w:delInstrText>
        </w:r>
        <w:r w:rsidRPr="002406F6" w:rsidDel="00204A2E">
          <w:rPr>
            <w:i w:val="0"/>
            <w:iCs w:val="0"/>
            <w:szCs w:val="26"/>
          </w:rPr>
          <w:fldChar w:fldCharType="separate"/>
        </w:r>
        <w:r w:rsidRPr="002406F6" w:rsidDel="00204A2E">
          <w:rPr>
            <w:szCs w:val="26"/>
          </w:rPr>
          <w:delText>2</w:delText>
        </w:r>
        <w:r w:rsidRPr="002406F6" w:rsidDel="00204A2E">
          <w:rPr>
            <w:i w:val="0"/>
            <w:iCs w:val="0"/>
            <w:szCs w:val="26"/>
          </w:rPr>
          <w:fldChar w:fldCharType="end"/>
        </w:r>
        <w:r w:rsidRPr="002406F6" w:rsidDel="00204A2E">
          <w:rPr>
            <w:szCs w:val="26"/>
          </w:rPr>
          <w:delText xml:space="preserve"> Chỉ số NSE của mô hình LSTM trên một số hồ chứa lưu vực Vu Gia – Thu Bồn</w:delText>
        </w:r>
        <w:bookmarkStart w:id="1495" w:name="_Toc234189806"/>
        <w:bookmarkStart w:id="1496" w:name="_Toc234189980"/>
        <w:bookmarkStart w:id="1497" w:name="_Toc234253233"/>
        <w:bookmarkStart w:id="1498" w:name="_Toc234272435"/>
        <w:bookmarkStart w:id="1499" w:name="_Toc234274103"/>
        <w:bookmarkEnd w:id="1495"/>
        <w:bookmarkEnd w:id="1496"/>
        <w:bookmarkEnd w:id="1497"/>
        <w:bookmarkEnd w:id="1498"/>
        <w:bookmarkEnd w:id="1499"/>
      </w:del>
    </w:p>
    <w:tbl>
      <w:tblPr>
        <w:tblW w:w="8600" w:type="dxa"/>
        <w:tblBorders>
          <w:top w:val="single" w:sz="4" w:space="0" w:color="8090B0"/>
          <w:left w:val="single" w:sz="4" w:space="0" w:color="8090B0"/>
          <w:bottom w:val="single" w:sz="4" w:space="0" w:color="8090B0"/>
          <w:right w:val="single" w:sz="4" w:space="0" w:color="8090B0"/>
          <w:insideH w:val="single" w:sz="2" w:space="0" w:color="AAB4C8"/>
          <w:insideV w:val="single" w:sz="2" w:space="0" w:color="AAB4C8"/>
        </w:tblBorders>
        <w:tblCellMar>
          <w:left w:w="10" w:type="dxa"/>
          <w:right w:w="10" w:type="dxa"/>
        </w:tblCellMar>
        <w:tblLook w:val="04A0" w:firstRow="1" w:lastRow="0" w:firstColumn="1" w:lastColumn="0" w:noHBand="0" w:noVBand="1"/>
      </w:tblPr>
      <w:tblGrid>
        <w:gridCol w:w="3200"/>
        <w:gridCol w:w="2400"/>
        <w:gridCol w:w="3000"/>
      </w:tblGrid>
      <w:tr w:rsidR="00902EB5" w:rsidRPr="002406F6" w:rsidDel="00204A2E" w14:paraId="39DC3543" w14:textId="77777777" w:rsidTr="00902EB5">
        <w:trPr>
          <w:tblHeader/>
          <w:del w:id="1500" w:author="ACER" w:date="2026-07-05T23:59:00Z"/>
        </w:trPr>
        <w:tc>
          <w:tcPr>
            <w:tcW w:w="3200" w:type="dxa"/>
            <w:tcMar>
              <w:top w:w="60" w:type="dxa"/>
              <w:left w:w="90" w:type="dxa"/>
              <w:bottom w:w="60" w:type="dxa"/>
              <w:right w:w="90" w:type="dxa"/>
            </w:tcMar>
            <w:vAlign w:val="center"/>
          </w:tcPr>
          <w:p w14:paraId="083C4790" w14:textId="77777777" w:rsidR="00902EB5" w:rsidRPr="002406F6" w:rsidDel="00204A2E" w:rsidRDefault="00902EB5">
            <w:pPr>
              <w:keepNext/>
              <w:keepLines/>
              <w:numPr>
                <w:ilvl w:val="1"/>
                <w:numId w:val="25"/>
              </w:numPr>
              <w:spacing w:before="120" w:after="120" w:line="312" w:lineRule="auto"/>
              <w:jc w:val="both"/>
              <w:rPr>
                <w:del w:id="1501" w:author="ACER" w:date="2026-07-05T23:59:00Z"/>
                <w:sz w:val="26"/>
                <w:szCs w:val="26"/>
              </w:rPr>
              <w:pPrChange w:id="1502" w:author="ACER" w:date="2026-07-05T23:59:00Z">
                <w:pPr>
                  <w:spacing w:line="264" w:lineRule="auto"/>
                  <w:jc w:val="center"/>
                </w:pPr>
              </w:pPrChange>
            </w:pPr>
            <w:del w:id="1503" w:author="ACER" w:date="2026-07-05T23:59:00Z">
              <w:r w:rsidRPr="002406F6" w:rsidDel="00204A2E">
                <w:rPr>
                  <w:b/>
                  <w:bCs/>
                  <w:sz w:val="26"/>
                  <w:szCs w:val="26"/>
                </w:rPr>
                <w:delText>Hồ chứa</w:delText>
              </w:r>
              <w:bookmarkStart w:id="1504" w:name="_Toc234189807"/>
              <w:bookmarkStart w:id="1505" w:name="_Toc234189981"/>
              <w:bookmarkStart w:id="1506" w:name="_Toc234253234"/>
              <w:bookmarkStart w:id="1507" w:name="_Toc234272436"/>
              <w:bookmarkStart w:id="1508" w:name="_Toc234274104"/>
              <w:bookmarkEnd w:id="1504"/>
              <w:bookmarkEnd w:id="1505"/>
              <w:bookmarkEnd w:id="1506"/>
              <w:bookmarkEnd w:id="1507"/>
              <w:bookmarkEnd w:id="1508"/>
            </w:del>
          </w:p>
        </w:tc>
        <w:tc>
          <w:tcPr>
            <w:tcW w:w="2400" w:type="dxa"/>
            <w:tcMar>
              <w:top w:w="60" w:type="dxa"/>
              <w:left w:w="90" w:type="dxa"/>
              <w:bottom w:w="60" w:type="dxa"/>
              <w:right w:w="90" w:type="dxa"/>
            </w:tcMar>
            <w:vAlign w:val="center"/>
          </w:tcPr>
          <w:p w14:paraId="0B921C88" w14:textId="77777777" w:rsidR="00902EB5" w:rsidRPr="002406F6" w:rsidDel="00204A2E" w:rsidRDefault="00902EB5" w:rsidP="00902EB5">
            <w:pPr>
              <w:keepNext/>
              <w:keepLines/>
              <w:numPr>
                <w:ilvl w:val="1"/>
                <w:numId w:val="25"/>
              </w:numPr>
              <w:spacing w:before="120" w:after="120" w:line="312" w:lineRule="auto"/>
              <w:jc w:val="center"/>
              <w:rPr>
                <w:del w:id="1509" w:author="ACER" w:date="2026-07-05T23:59:00Z"/>
                <w:sz w:val="26"/>
                <w:szCs w:val="26"/>
              </w:rPr>
            </w:pPr>
            <w:del w:id="1510" w:author="ACER" w:date="2026-07-05T23:59:00Z">
              <w:r w:rsidRPr="002406F6" w:rsidDel="00204A2E">
                <w:rPr>
                  <w:b/>
                  <w:bCs/>
                  <w:sz w:val="26"/>
                  <w:szCs w:val="26"/>
                </w:rPr>
                <w:delText>NSE</w:delText>
              </w:r>
              <w:bookmarkStart w:id="1511" w:name="_Toc234189808"/>
              <w:bookmarkStart w:id="1512" w:name="_Toc234189982"/>
              <w:bookmarkStart w:id="1513" w:name="_Toc234253235"/>
              <w:bookmarkStart w:id="1514" w:name="_Toc234272437"/>
              <w:bookmarkStart w:id="1515" w:name="_Toc234274105"/>
              <w:bookmarkEnd w:id="1511"/>
              <w:bookmarkEnd w:id="1512"/>
              <w:bookmarkEnd w:id="1513"/>
              <w:bookmarkEnd w:id="1514"/>
              <w:bookmarkEnd w:id="1515"/>
            </w:del>
          </w:p>
        </w:tc>
        <w:tc>
          <w:tcPr>
            <w:tcW w:w="3000" w:type="dxa"/>
            <w:tcMar>
              <w:top w:w="60" w:type="dxa"/>
              <w:left w:w="90" w:type="dxa"/>
              <w:bottom w:w="60" w:type="dxa"/>
              <w:right w:w="90" w:type="dxa"/>
            </w:tcMar>
            <w:vAlign w:val="center"/>
          </w:tcPr>
          <w:p w14:paraId="7F5D503D" w14:textId="77777777" w:rsidR="00902EB5" w:rsidRPr="002406F6" w:rsidDel="00204A2E" w:rsidRDefault="00902EB5" w:rsidP="00902EB5">
            <w:pPr>
              <w:keepNext/>
              <w:keepLines/>
              <w:numPr>
                <w:ilvl w:val="1"/>
                <w:numId w:val="25"/>
              </w:numPr>
              <w:spacing w:before="120" w:after="120" w:line="312" w:lineRule="auto"/>
              <w:jc w:val="center"/>
              <w:rPr>
                <w:del w:id="1516" w:author="ACER" w:date="2026-07-05T23:59:00Z"/>
                <w:sz w:val="26"/>
                <w:szCs w:val="26"/>
              </w:rPr>
            </w:pPr>
            <w:del w:id="1517" w:author="ACER" w:date="2026-07-05T23:59:00Z">
              <w:r w:rsidRPr="002406F6" w:rsidDel="00204A2E">
                <w:rPr>
                  <w:b/>
                  <w:bCs/>
                  <w:sz w:val="26"/>
                  <w:szCs w:val="26"/>
                </w:rPr>
                <w:delText>Đánh giá</w:delText>
              </w:r>
              <w:bookmarkStart w:id="1518" w:name="_Toc234189809"/>
              <w:bookmarkStart w:id="1519" w:name="_Toc234189983"/>
              <w:bookmarkStart w:id="1520" w:name="_Toc234253236"/>
              <w:bookmarkStart w:id="1521" w:name="_Toc234272438"/>
              <w:bookmarkStart w:id="1522" w:name="_Toc234274106"/>
              <w:bookmarkEnd w:id="1518"/>
              <w:bookmarkEnd w:id="1519"/>
              <w:bookmarkEnd w:id="1520"/>
              <w:bookmarkEnd w:id="1521"/>
              <w:bookmarkEnd w:id="1522"/>
            </w:del>
          </w:p>
        </w:tc>
        <w:bookmarkStart w:id="1523" w:name="_Toc234189810"/>
        <w:bookmarkStart w:id="1524" w:name="_Toc234189984"/>
        <w:bookmarkStart w:id="1525" w:name="_Toc234253237"/>
        <w:bookmarkStart w:id="1526" w:name="_Toc234272439"/>
        <w:bookmarkStart w:id="1527" w:name="_Toc234274107"/>
        <w:bookmarkEnd w:id="1523"/>
        <w:bookmarkEnd w:id="1524"/>
        <w:bookmarkEnd w:id="1525"/>
        <w:bookmarkEnd w:id="1526"/>
        <w:bookmarkEnd w:id="1527"/>
      </w:tr>
      <w:tr w:rsidR="00902EB5" w:rsidRPr="002406F6" w:rsidDel="00204A2E" w14:paraId="3B22E241" w14:textId="77777777" w:rsidTr="00902EB5">
        <w:trPr>
          <w:del w:id="1528" w:author="ACER" w:date="2026-07-05T23:59:00Z"/>
        </w:trPr>
        <w:tc>
          <w:tcPr>
            <w:tcW w:w="3200" w:type="dxa"/>
            <w:tcMar>
              <w:top w:w="60" w:type="dxa"/>
              <w:left w:w="90" w:type="dxa"/>
              <w:bottom w:w="60" w:type="dxa"/>
              <w:right w:w="90" w:type="dxa"/>
            </w:tcMar>
            <w:vAlign w:val="center"/>
          </w:tcPr>
          <w:p w14:paraId="4FF423FB" w14:textId="77777777" w:rsidR="00902EB5" w:rsidRPr="002406F6" w:rsidDel="00204A2E" w:rsidRDefault="00902EB5" w:rsidP="00902EB5">
            <w:pPr>
              <w:keepNext/>
              <w:keepLines/>
              <w:numPr>
                <w:ilvl w:val="1"/>
                <w:numId w:val="25"/>
              </w:numPr>
              <w:spacing w:before="120" w:after="120" w:line="312" w:lineRule="auto"/>
              <w:jc w:val="center"/>
              <w:rPr>
                <w:del w:id="1529" w:author="ACER" w:date="2026-07-05T23:59:00Z"/>
                <w:sz w:val="26"/>
                <w:szCs w:val="26"/>
              </w:rPr>
            </w:pPr>
            <w:del w:id="1530" w:author="ACER" w:date="2026-07-05T23:59:00Z">
              <w:r w:rsidRPr="002406F6" w:rsidDel="00204A2E">
                <w:rPr>
                  <w:sz w:val="26"/>
                  <w:szCs w:val="26"/>
                </w:rPr>
                <w:delText>Đắk Mi 4</w:delText>
              </w:r>
              <w:bookmarkStart w:id="1531" w:name="_Toc234189811"/>
              <w:bookmarkStart w:id="1532" w:name="_Toc234189985"/>
              <w:bookmarkStart w:id="1533" w:name="_Toc234253238"/>
              <w:bookmarkStart w:id="1534" w:name="_Toc234272440"/>
              <w:bookmarkStart w:id="1535" w:name="_Toc234274108"/>
              <w:bookmarkEnd w:id="1531"/>
              <w:bookmarkEnd w:id="1532"/>
              <w:bookmarkEnd w:id="1533"/>
              <w:bookmarkEnd w:id="1534"/>
              <w:bookmarkEnd w:id="1535"/>
            </w:del>
          </w:p>
        </w:tc>
        <w:tc>
          <w:tcPr>
            <w:tcW w:w="2400" w:type="dxa"/>
            <w:tcMar>
              <w:top w:w="60" w:type="dxa"/>
              <w:left w:w="90" w:type="dxa"/>
              <w:bottom w:w="60" w:type="dxa"/>
              <w:right w:w="90" w:type="dxa"/>
            </w:tcMar>
            <w:vAlign w:val="center"/>
          </w:tcPr>
          <w:p w14:paraId="64152973" w14:textId="77777777" w:rsidR="00902EB5" w:rsidRPr="002406F6" w:rsidDel="00204A2E" w:rsidRDefault="00902EB5" w:rsidP="00902EB5">
            <w:pPr>
              <w:keepNext/>
              <w:keepLines/>
              <w:numPr>
                <w:ilvl w:val="1"/>
                <w:numId w:val="25"/>
              </w:numPr>
              <w:spacing w:before="120" w:after="120" w:line="312" w:lineRule="auto"/>
              <w:jc w:val="center"/>
              <w:rPr>
                <w:del w:id="1536" w:author="ACER" w:date="2026-07-05T23:59:00Z"/>
                <w:sz w:val="26"/>
                <w:szCs w:val="26"/>
              </w:rPr>
            </w:pPr>
            <w:del w:id="1537" w:author="ACER" w:date="2026-07-05T23:59:00Z">
              <w:r w:rsidRPr="002406F6" w:rsidDel="00204A2E">
                <w:rPr>
                  <w:sz w:val="26"/>
                  <w:szCs w:val="26"/>
                </w:rPr>
                <w:delText>0,868</w:delText>
              </w:r>
              <w:bookmarkStart w:id="1538" w:name="_Toc234189812"/>
              <w:bookmarkStart w:id="1539" w:name="_Toc234189986"/>
              <w:bookmarkStart w:id="1540" w:name="_Toc234253239"/>
              <w:bookmarkStart w:id="1541" w:name="_Toc234272441"/>
              <w:bookmarkStart w:id="1542" w:name="_Toc234274109"/>
              <w:bookmarkEnd w:id="1538"/>
              <w:bookmarkEnd w:id="1539"/>
              <w:bookmarkEnd w:id="1540"/>
              <w:bookmarkEnd w:id="1541"/>
              <w:bookmarkEnd w:id="1542"/>
            </w:del>
          </w:p>
        </w:tc>
        <w:tc>
          <w:tcPr>
            <w:tcW w:w="3000" w:type="dxa"/>
            <w:tcMar>
              <w:top w:w="60" w:type="dxa"/>
              <w:left w:w="90" w:type="dxa"/>
              <w:bottom w:w="60" w:type="dxa"/>
              <w:right w:w="90" w:type="dxa"/>
            </w:tcMar>
            <w:vAlign w:val="center"/>
          </w:tcPr>
          <w:p w14:paraId="1AE415BE" w14:textId="77777777" w:rsidR="00902EB5" w:rsidRPr="002406F6" w:rsidDel="00204A2E" w:rsidRDefault="00902EB5" w:rsidP="00902EB5">
            <w:pPr>
              <w:keepNext/>
              <w:keepLines/>
              <w:numPr>
                <w:ilvl w:val="1"/>
                <w:numId w:val="25"/>
              </w:numPr>
              <w:spacing w:before="120" w:after="120" w:line="312" w:lineRule="auto"/>
              <w:jc w:val="center"/>
              <w:rPr>
                <w:del w:id="1543" w:author="ACER" w:date="2026-07-05T23:59:00Z"/>
                <w:sz w:val="26"/>
                <w:szCs w:val="26"/>
              </w:rPr>
            </w:pPr>
            <w:del w:id="1544" w:author="ACER" w:date="2026-07-05T23:59:00Z">
              <w:r w:rsidRPr="002406F6" w:rsidDel="00204A2E">
                <w:rPr>
                  <w:sz w:val="26"/>
                  <w:szCs w:val="26"/>
                </w:rPr>
                <w:delText>Rất tốt</w:delText>
              </w:r>
              <w:bookmarkStart w:id="1545" w:name="_Toc234189813"/>
              <w:bookmarkStart w:id="1546" w:name="_Toc234189987"/>
              <w:bookmarkStart w:id="1547" w:name="_Toc234253240"/>
              <w:bookmarkStart w:id="1548" w:name="_Toc234272442"/>
              <w:bookmarkStart w:id="1549" w:name="_Toc234274110"/>
              <w:bookmarkEnd w:id="1545"/>
              <w:bookmarkEnd w:id="1546"/>
              <w:bookmarkEnd w:id="1547"/>
              <w:bookmarkEnd w:id="1548"/>
              <w:bookmarkEnd w:id="1549"/>
            </w:del>
          </w:p>
        </w:tc>
        <w:bookmarkStart w:id="1550" w:name="_Toc234189814"/>
        <w:bookmarkStart w:id="1551" w:name="_Toc234189988"/>
        <w:bookmarkStart w:id="1552" w:name="_Toc234253241"/>
        <w:bookmarkStart w:id="1553" w:name="_Toc234272443"/>
        <w:bookmarkStart w:id="1554" w:name="_Toc234274111"/>
        <w:bookmarkEnd w:id="1550"/>
        <w:bookmarkEnd w:id="1551"/>
        <w:bookmarkEnd w:id="1552"/>
        <w:bookmarkEnd w:id="1553"/>
        <w:bookmarkEnd w:id="1554"/>
      </w:tr>
      <w:tr w:rsidR="00902EB5" w:rsidRPr="002406F6" w:rsidDel="00204A2E" w14:paraId="04759D6A" w14:textId="77777777" w:rsidTr="00902EB5">
        <w:trPr>
          <w:del w:id="1555" w:author="ACER" w:date="2026-07-05T23:59:00Z"/>
        </w:trPr>
        <w:tc>
          <w:tcPr>
            <w:tcW w:w="3200" w:type="dxa"/>
            <w:tcMar>
              <w:top w:w="60" w:type="dxa"/>
              <w:left w:w="90" w:type="dxa"/>
              <w:bottom w:w="60" w:type="dxa"/>
              <w:right w:w="90" w:type="dxa"/>
            </w:tcMar>
            <w:vAlign w:val="center"/>
          </w:tcPr>
          <w:p w14:paraId="444EB559" w14:textId="77777777" w:rsidR="00902EB5" w:rsidRPr="002406F6" w:rsidDel="00204A2E" w:rsidRDefault="00902EB5" w:rsidP="00902EB5">
            <w:pPr>
              <w:keepNext/>
              <w:keepLines/>
              <w:numPr>
                <w:ilvl w:val="1"/>
                <w:numId w:val="25"/>
              </w:numPr>
              <w:spacing w:before="120" w:after="120" w:line="312" w:lineRule="auto"/>
              <w:jc w:val="center"/>
              <w:rPr>
                <w:del w:id="1556" w:author="ACER" w:date="2026-07-05T23:59:00Z"/>
                <w:sz w:val="26"/>
                <w:szCs w:val="26"/>
              </w:rPr>
            </w:pPr>
            <w:del w:id="1557" w:author="ACER" w:date="2026-07-05T23:59:00Z">
              <w:r w:rsidRPr="002406F6" w:rsidDel="00204A2E">
                <w:rPr>
                  <w:sz w:val="26"/>
                  <w:szCs w:val="26"/>
                </w:rPr>
                <w:delText>Sông Tranh 3</w:delText>
              </w:r>
              <w:bookmarkStart w:id="1558" w:name="_Toc234189815"/>
              <w:bookmarkStart w:id="1559" w:name="_Toc234189989"/>
              <w:bookmarkStart w:id="1560" w:name="_Toc234253242"/>
              <w:bookmarkStart w:id="1561" w:name="_Toc234272444"/>
              <w:bookmarkStart w:id="1562" w:name="_Toc234274112"/>
              <w:bookmarkEnd w:id="1558"/>
              <w:bookmarkEnd w:id="1559"/>
              <w:bookmarkEnd w:id="1560"/>
              <w:bookmarkEnd w:id="1561"/>
              <w:bookmarkEnd w:id="1562"/>
            </w:del>
          </w:p>
        </w:tc>
        <w:tc>
          <w:tcPr>
            <w:tcW w:w="2400" w:type="dxa"/>
            <w:tcMar>
              <w:top w:w="60" w:type="dxa"/>
              <w:left w:w="90" w:type="dxa"/>
              <w:bottom w:w="60" w:type="dxa"/>
              <w:right w:w="90" w:type="dxa"/>
            </w:tcMar>
            <w:vAlign w:val="center"/>
          </w:tcPr>
          <w:p w14:paraId="1A8FFA17" w14:textId="77777777" w:rsidR="00902EB5" w:rsidRPr="002406F6" w:rsidDel="00204A2E" w:rsidRDefault="00902EB5" w:rsidP="00902EB5">
            <w:pPr>
              <w:keepNext/>
              <w:keepLines/>
              <w:numPr>
                <w:ilvl w:val="1"/>
                <w:numId w:val="25"/>
              </w:numPr>
              <w:spacing w:before="120" w:after="120" w:line="312" w:lineRule="auto"/>
              <w:jc w:val="center"/>
              <w:rPr>
                <w:del w:id="1563" w:author="ACER" w:date="2026-07-05T23:59:00Z"/>
                <w:sz w:val="26"/>
                <w:szCs w:val="26"/>
              </w:rPr>
            </w:pPr>
            <w:del w:id="1564" w:author="ACER" w:date="2026-07-05T23:59:00Z">
              <w:r w:rsidRPr="002406F6" w:rsidDel="00204A2E">
                <w:rPr>
                  <w:sz w:val="26"/>
                  <w:szCs w:val="26"/>
                </w:rPr>
                <w:delText>0,856</w:delText>
              </w:r>
              <w:bookmarkStart w:id="1565" w:name="_Toc234189816"/>
              <w:bookmarkStart w:id="1566" w:name="_Toc234189990"/>
              <w:bookmarkStart w:id="1567" w:name="_Toc234253243"/>
              <w:bookmarkStart w:id="1568" w:name="_Toc234272445"/>
              <w:bookmarkStart w:id="1569" w:name="_Toc234274113"/>
              <w:bookmarkEnd w:id="1565"/>
              <w:bookmarkEnd w:id="1566"/>
              <w:bookmarkEnd w:id="1567"/>
              <w:bookmarkEnd w:id="1568"/>
              <w:bookmarkEnd w:id="1569"/>
            </w:del>
          </w:p>
        </w:tc>
        <w:tc>
          <w:tcPr>
            <w:tcW w:w="3000" w:type="dxa"/>
            <w:tcMar>
              <w:top w:w="60" w:type="dxa"/>
              <w:left w:w="90" w:type="dxa"/>
              <w:bottom w:w="60" w:type="dxa"/>
              <w:right w:w="90" w:type="dxa"/>
            </w:tcMar>
            <w:vAlign w:val="center"/>
          </w:tcPr>
          <w:p w14:paraId="207A0745" w14:textId="77777777" w:rsidR="00902EB5" w:rsidRPr="002406F6" w:rsidDel="00204A2E" w:rsidRDefault="00902EB5" w:rsidP="00902EB5">
            <w:pPr>
              <w:keepNext/>
              <w:keepLines/>
              <w:numPr>
                <w:ilvl w:val="1"/>
                <w:numId w:val="25"/>
              </w:numPr>
              <w:spacing w:before="120" w:after="120" w:line="312" w:lineRule="auto"/>
              <w:jc w:val="center"/>
              <w:rPr>
                <w:del w:id="1570" w:author="ACER" w:date="2026-07-05T23:59:00Z"/>
                <w:sz w:val="26"/>
                <w:szCs w:val="26"/>
              </w:rPr>
            </w:pPr>
            <w:del w:id="1571" w:author="ACER" w:date="2026-07-05T23:59:00Z">
              <w:r w:rsidRPr="002406F6" w:rsidDel="00204A2E">
                <w:rPr>
                  <w:sz w:val="26"/>
                  <w:szCs w:val="26"/>
                </w:rPr>
                <w:delText>Rất tốt</w:delText>
              </w:r>
              <w:bookmarkStart w:id="1572" w:name="_Toc234189817"/>
              <w:bookmarkStart w:id="1573" w:name="_Toc234189991"/>
              <w:bookmarkStart w:id="1574" w:name="_Toc234253244"/>
              <w:bookmarkStart w:id="1575" w:name="_Toc234272446"/>
              <w:bookmarkStart w:id="1576" w:name="_Toc234274114"/>
              <w:bookmarkEnd w:id="1572"/>
              <w:bookmarkEnd w:id="1573"/>
              <w:bookmarkEnd w:id="1574"/>
              <w:bookmarkEnd w:id="1575"/>
              <w:bookmarkEnd w:id="1576"/>
            </w:del>
          </w:p>
        </w:tc>
        <w:bookmarkStart w:id="1577" w:name="_Toc234189818"/>
        <w:bookmarkStart w:id="1578" w:name="_Toc234189992"/>
        <w:bookmarkStart w:id="1579" w:name="_Toc234253245"/>
        <w:bookmarkStart w:id="1580" w:name="_Toc234272447"/>
        <w:bookmarkStart w:id="1581" w:name="_Toc234274115"/>
        <w:bookmarkEnd w:id="1577"/>
        <w:bookmarkEnd w:id="1578"/>
        <w:bookmarkEnd w:id="1579"/>
        <w:bookmarkEnd w:id="1580"/>
        <w:bookmarkEnd w:id="1581"/>
      </w:tr>
      <w:tr w:rsidR="00902EB5" w:rsidRPr="002406F6" w:rsidDel="00204A2E" w14:paraId="4A56A7EC" w14:textId="77777777" w:rsidTr="00902EB5">
        <w:trPr>
          <w:del w:id="1582" w:author="ACER" w:date="2026-07-05T23:59:00Z"/>
        </w:trPr>
        <w:tc>
          <w:tcPr>
            <w:tcW w:w="3200" w:type="dxa"/>
            <w:tcMar>
              <w:top w:w="60" w:type="dxa"/>
              <w:left w:w="90" w:type="dxa"/>
              <w:bottom w:w="60" w:type="dxa"/>
              <w:right w:w="90" w:type="dxa"/>
            </w:tcMar>
            <w:vAlign w:val="center"/>
          </w:tcPr>
          <w:p w14:paraId="2F249997" w14:textId="77777777" w:rsidR="00902EB5" w:rsidRPr="002406F6" w:rsidDel="00204A2E" w:rsidRDefault="00902EB5" w:rsidP="00902EB5">
            <w:pPr>
              <w:keepNext/>
              <w:keepLines/>
              <w:numPr>
                <w:ilvl w:val="1"/>
                <w:numId w:val="25"/>
              </w:numPr>
              <w:spacing w:before="120" w:after="120" w:line="312" w:lineRule="auto"/>
              <w:jc w:val="center"/>
              <w:rPr>
                <w:del w:id="1583" w:author="ACER" w:date="2026-07-05T23:59:00Z"/>
                <w:sz w:val="26"/>
                <w:szCs w:val="26"/>
              </w:rPr>
            </w:pPr>
            <w:del w:id="1584" w:author="ACER" w:date="2026-07-05T23:59:00Z">
              <w:r w:rsidRPr="002406F6" w:rsidDel="00204A2E">
                <w:rPr>
                  <w:sz w:val="26"/>
                  <w:szCs w:val="26"/>
                </w:rPr>
                <w:delText>Sông Bung 2</w:delText>
              </w:r>
              <w:bookmarkStart w:id="1585" w:name="_Toc234189819"/>
              <w:bookmarkStart w:id="1586" w:name="_Toc234189993"/>
              <w:bookmarkStart w:id="1587" w:name="_Toc234253246"/>
              <w:bookmarkStart w:id="1588" w:name="_Toc234272448"/>
              <w:bookmarkStart w:id="1589" w:name="_Toc234274116"/>
              <w:bookmarkEnd w:id="1585"/>
              <w:bookmarkEnd w:id="1586"/>
              <w:bookmarkEnd w:id="1587"/>
              <w:bookmarkEnd w:id="1588"/>
              <w:bookmarkEnd w:id="1589"/>
            </w:del>
          </w:p>
        </w:tc>
        <w:tc>
          <w:tcPr>
            <w:tcW w:w="2400" w:type="dxa"/>
            <w:tcMar>
              <w:top w:w="60" w:type="dxa"/>
              <w:left w:w="90" w:type="dxa"/>
              <w:bottom w:w="60" w:type="dxa"/>
              <w:right w:w="90" w:type="dxa"/>
            </w:tcMar>
            <w:vAlign w:val="center"/>
          </w:tcPr>
          <w:p w14:paraId="2A250488" w14:textId="77777777" w:rsidR="00902EB5" w:rsidRPr="002406F6" w:rsidDel="00204A2E" w:rsidRDefault="00902EB5" w:rsidP="00902EB5">
            <w:pPr>
              <w:keepNext/>
              <w:keepLines/>
              <w:numPr>
                <w:ilvl w:val="1"/>
                <w:numId w:val="25"/>
              </w:numPr>
              <w:spacing w:before="120" w:after="120" w:line="312" w:lineRule="auto"/>
              <w:jc w:val="center"/>
              <w:rPr>
                <w:del w:id="1590" w:author="ACER" w:date="2026-07-05T23:59:00Z"/>
                <w:sz w:val="26"/>
                <w:szCs w:val="26"/>
              </w:rPr>
            </w:pPr>
            <w:del w:id="1591" w:author="ACER" w:date="2026-07-05T23:59:00Z">
              <w:r w:rsidRPr="002406F6" w:rsidDel="00204A2E">
                <w:rPr>
                  <w:sz w:val="26"/>
                  <w:szCs w:val="26"/>
                </w:rPr>
                <w:delText>0,839</w:delText>
              </w:r>
              <w:bookmarkStart w:id="1592" w:name="_Toc234189820"/>
              <w:bookmarkStart w:id="1593" w:name="_Toc234189994"/>
              <w:bookmarkStart w:id="1594" w:name="_Toc234253247"/>
              <w:bookmarkStart w:id="1595" w:name="_Toc234272449"/>
              <w:bookmarkStart w:id="1596" w:name="_Toc234274117"/>
              <w:bookmarkEnd w:id="1592"/>
              <w:bookmarkEnd w:id="1593"/>
              <w:bookmarkEnd w:id="1594"/>
              <w:bookmarkEnd w:id="1595"/>
              <w:bookmarkEnd w:id="1596"/>
            </w:del>
          </w:p>
        </w:tc>
        <w:tc>
          <w:tcPr>
            <w:tcW w:w="3000" w:type="dxa"/>
            <w:tcMar>
              <w:top w:w="60" w:type="dxa"/>
              <w:left w:w="90" w:type="dxa"/>
              <w:bottom w:w="60" w:type="dxa"/>
              <w:right w:w="90" w:type="dxa"/>
            </w:tcMar>
            <w:vAlign w:val="center"/>
          </w:tcPr>
          <w:p w14:paraId="692BA49A" w14:textId="77777777" w:rsidR="00902EB5" w:rsidRPr="002406F6" w:rsidDel="00204A2E" w:rsidRDefault="00902EB5" w:rsidP="00902EB5">
            <w:pPr>
              <w:keepNext/>
              <w:keepLines/>
              <w:numPr>
                <w:ilvl w:val="1"/>
                <w:numId w:val="25"/>
              </w:numPr>
              <w:spacing w:before="120" w:after="120" w:line="312" w:lineRule="auto"/>
              <w:jc w:val="center"/>
              <w:rPr>
                <w:del w:id="1597" w:author="ACER" w:date="2026-07-05T23:59:00Z"/>
                <w:sz w:val="26"/>
                <w:szCs w:val="26"/>
              </w:rPr>
            </w:pPr>
            <w:del w:id="1598" w:author="ACER" w:date="2026-07-05T23:59:00Z">
              <w:r w:rsidRPr="002406F6" w:rsidDel="00204A2E">
                <w:rPr>
                  <w:sz w:val="26"/>
                  <w:szCs w:val="26"/>
                </w:rPr>
                <w:delText>Rất tốt</w:delText>
              </w:r>
              <w:bookmarkStart w:id="1599" w:name="_Toc234189821"/>
              <w:bookmarkStart w:id="1600" w:name="_Toc234189995"/>
              <w:bookmarkStart w:id="1601" w:name="_Toc234253248"/>
              <w:bookmarkStart w:id="1602" w:name="_Toc234272450"/>
              <w:bookmarkStart w:id="1603" w:name="_Toc234274118"/>
              <w:bookmarkEnd w:id="1599"/>
              <w:bookmarkEnd w:id="1600"/>
              <w:bookmarkEnd w:id="1601"/>
              <w:bookmarkEnd w:id="1602"/>
              <w:bookmarkEnd w:id="1603"/>
            </w:del>
          </w:p>
        </w:tc>
        <w:bookmarkStart w:id="1604" w:name="_Toc234189822"/>
        <w:bookmarkStart w:id="1605" w:name="_Toc234189996"/>
        <w:bookmarkStart w:id="1606" w:name="_Toc234253249"/>
        <w:bookmarkStart w:id="1607" w:name="_Toc234272451"/>
        <w:bookmarkStart w:id="1608" w:name="_Toc234274119"/>
        <w:bookmarkEnd w:id="1604"/>
        <w:bookmarkEnd w:id="1605"/>
        <w:bookmarkEnd w:id="1606"/>
        <w:bookmarkEnd w:id="1607"/>
        <w:bookmarkEnd w:id="1608"/>
      </w:tr>
      <w:tr w:rsidR="00902EB5" w:rsidRPr="002406F6" w:rsidDel="00204A2E" w14:paraId="429E195B" w14:textId="77777777" w:rsidTr="00902EB5">
        <w:trPr>
          <w:del w:id="1609" w:author="ACER" w:date="2026-07-05T23:59:00Z"/>
        </w:trPr>
        <w:tc>
          <w:tcPr>
            <w:tcW w:w="3200" w:type="dxa"/>
            <w:tcMar>
              <w:top w:w="60" w:type="dxa"/>
              <w:left w:w="90" w:type="dxa"/>
              <w:bottom w:w="60" w:type="dxa"/>
              <w:right w:w="90" w:type="dxa"/>
            </w:tcMar>
            <w:vAlign w:val="center"/>
          </w:tcPr>
          <w:p w14:paraId="7974EBDC" w14:textId="77777777" w:rsidR="00902EB5" w:rsidRPr="002406F6" w:rsidDel="00204A2E" w:rsidRDefault="00902EB5" w:rsidP="00902EB5">
            <w:pPr>
              <w:keepNext/>
              <w:keepLines/>
              <w:numPr>
                <w:ilvl w:val="1"/>
                <w:numId w:val="25"/>
              </w:numPr>
              <w:spacing w:before="120" w:after="120" w:line="312" w:lineRule="auto"/>
              <w:jc w:val="center"/>
              <w:rPr>
                <w:del w:id="1610" w:author="ACER" w:date="2026-07-05T23:59:00Z"/>
                <w:sz w:val="26"/>
                <w:szCs w:val="26"/>
              </w:rPr>
            </w:pPr>
            <w:del w:id="1611" w:author="ACER" w:date="2026-07-05T23:59:00Z">
              <w:r w:rsidRPr="002406F6" w:rsidDel="00204A2E">
                <w:rPr>
                  <w:sz w:val="26"/>
                  <w:szCs w:val="26"/>
                </w:rPr>
                <w:delText>A Vương</w:delText>
              </w:r>
              <w:bookmarkStart w:id="1612" w:name="_Toc234189823"/>
              <w:bookmarkStart w:id="1613" w:name="_Toc234189997"/>
              <w:bookmarkStart w:id="1614" w:name="_Toc234253250"/>
              <w:bookmarkStart w:id="1615" w:name="_Toc234272452"/>
              <w:bookmarkStart w:id="1616" w:name="_Toc234274120"/>
              <w:bookmarkEnd w:id="1612"/>
              <w:bookmarkEnd w:id="1613"/>
              <w:bookmarkEnd w:id="1614"/>
              <w:bookmarkEnd w:id="1615"/>
              <w:bookmarkEnd w:id="1616"/>
            </w:del>
          </w:p>
        </w:tc>
        <w:tc>
          <w:tcPr>
            <w:tcW w:w="2400" w:type="dxa"/>
            <w:tcMar>
              <w:top w:w="60" w:type="dxa"/>
              <w:left w:w="90" w:type="dxa"/>
              <w:bottom w:w="60" w:type="dxa"/>
              <w:right w:w="90" w:type="dxa"/>
            </w:tcMar>
            <w:vAlign w:val="center"/>
          </w:tcPr>
          <w:p w14:paraId="1589630A" w14:textId="77777777" w:rsidR="00902EB5" w:rsidRPr="002406F6" w:rsidDel="00204A2E" w:rsidRDefault="00902EB5" w:rsidP="00902EB5">
            <w:pPr>
              <w:keepNext/>
              <w:keepLines/>
              <w:numPr>
                <w:ilvl w:val="1"/>
                <w:numId w:val="25"/>
              </w:numPr>
              <w:spacing w:before="120" w:after="120" w:line="312" w:lineRule="auto"/>
              <w:jc w:val="center"/>
              <w:rPr>
                <w:del w:id="1617" w:author="ACER" w:date="2026-07-05T23:59:00Z"/>
                <w:sz w:val="26"/>
                <w:szCs w:val="26"/>
              </w:rPr>
            </w:pPr>
            <w:del w:id="1618" w:author="ACER" w:date="2026-07-05T23:59:00Z">
              <w:r w:rsidRPr="002406F6" w:rsidDel="00204A2E">
                <w:rPr>
                  <w:sz w:val="26"/>
                  <w:szCs w:val="26"/>
                </w:rPr>
                <w:delText>0,804</w:delText>
              </w:r>
              <w:bookmarkStart w:id="1619" w:name="_Toc234189824"/>
              <w:bookmarkStart w:id="1620" w:name="_Toc234189998"/>
              <w:bookmarkStart w:id="1621" w:name="_Toc234253251"/>
              <w:bookmarkStart w:id="1622" w:name="_Toc234272453"/>
              <w:bookmarkStart w:id="1623" w:name="_Toc234274121"/>
              <w:bookmarkEnd w:id="1619"/>
              <w:bookmarkEnd w:id="1620"/>
              <w:bookmarkEnd w:id="1621"/>
              <w:bookmarkEnd w:id="1622"/>
              <w:bookmarkEnd w:id="1623"/>
            </w:del>
          </w:p>
        </w:tc>
        <w:tc>
          <w:tcPr>
            <w:tcW w:w="3000" w:type="dxa"/>
            <w:tcMar>
              <w:top w:w="60" w:type="dxa"/>
              <w:left w:w="90" w:type="dxa"/>
              <w:bottom w:w="60" w:type="dxa"/>
              <w:right w:w="90" w:type="dxa"/>
            </w:tcMar>
            <w:vAlign w:val="center"/>
          </w:tcPr>
          <w:p w14:paraId="52A943E2" w14:textId="77777777" w:rsidR="00902EB5" w:rsidRPr="002406F6" w:rsidDel="00204A2E" w:rsidRDefault="00902EB5" w:rsidP="00902EB5">
            <w:pPr>
              <w:keepNext/>
              <w:keepLines/>
              <w:numPr>
                <w:ilvl w:val="1"/>
                <w:numId w:val="25"/>
              </w:numPr>
              <w:spacing w:before="120" w:after="120" w:line="312" w:lineRule="auto"/>
              <w:jc w:val="center"/>
              <w:rPr>
                <w:del w:id="1624" w:author="ACER" w:date="2026-07-05T23:59:00Z"/>
                <w:sz w:val="26"/>
                <w:szCs w:val="26"/>
              </w:rPr>
            </w:pPr>
            <w:del w:id="1625" w:author="ACER" w:date="2026-07-05T23:59:00Z">
              <w:r w:rsidRPr="002406F6" w:rsidDel="00204A2E">
                <w:rPr>
                  <w:sz w:val="26"/>
                  <w:szCs w:val="26"/>
                </w:rPr>
                <w:delText>Tốt</w:delText>
              </w:r>
              <w:bookmarkStart w:id="1626" w:name="_Toc234189825"/>
              <w:bookmarkStart w:id="1627" w:name="_Toc234189999"/>
              <w:bookmarkStart w:id="1628" w:name="_Toc234253252"/>
              <w:bookmarkStart w:id="1629" w:name="_Toc234272454"/>
              <w:bookmarkStart w:id="1630" w:name="_Toc234274122"/>
              <w:bookmarkEnd w:id="1626"/>
              <w:bookmarkEnd w:id="1627"/>
              <w:bookmarkEnd w:id="1628"/>
              <w:bookmarkEnd w:id="1629"/>
              <w:bookmarkEnd w:id="1630"/>
            </w:del>
          </w:p>
        </w:tc>
        <w:bookmarkStart w:id="1631" w:name="_Toc234189826"/>
        <w:bookmarkStart w:id="1632" w:name="_Toc234190000"/>
        <w:bookmarkStart w:id="1633" w:name="_Toc234253253"/>
        <w:bookmarkStart w:id="1634" w:name="_Toc234272455"/>
        <w:bookmarkStart w:id="1635" w:name="_Toc234274123"/>
        <w:bookmarkEnd w:id="1631"/>
        <w:bookmarkEnd w:id="1632"/>
        <w:bookmarkEnd w:id="1633"/>
        <w:bookmarkEnd w:id="1634"/>
        <w:bookmarkEnd w:id="1635"/>
      </w:tr>
      <w:tr w:rsidR="00902EB5" w:rsidRPr="002406F6" w:rsidDel="00204A2E" w14:paraId="235668BF" w14:textId="77777777" w:rsidTr="00902EB5">
        <w:trPr>
          <w:del w:id="1636" w:author="ACER" w:date="2026-07-05T23:59:00Z"/>
        </w:trPr>
        <w:tc>
          <w:tcPr>
            <w:tcW w:w="3200" w:type="dxa"/>
            <w:tcMar>
              <w:top w:w="60" w:type="dxa"/>
              <w:left w:w="90" w:type="dxa"/>
              <w:bottom w:w="60" w:type="dxa"/>
              <w:right w:w="90" w:type="dxa"/>
            </w:tcMar>
            <w:vAlign w:val="center"/>
          </w:tcPr>
          <w:p w14:paraId="463F933F" w14:textId="77777777" w:rsidR="00902EB5" w:rsidRPr="002406F6" w:rsidDel="00204A2E" w:rsidRDefault="00902EB5" w:rsidP="00902EB5">
            <w:pPr>
              <w:keepNext/>
              <w:keepLines/>
              <w:numPr>
                <w:ilvl w:val="1"/>
                <w:numId w:val="25"/>
              </w:numPr>
              <w:spacing w:before="120" w:after="120" w:line="312" w:lineRule="auto"/>
              <w:jc w:val="center"/>
              <w:rPr>
                <w:del w:id="1637" w:author="ACER" w:date="2026-07-05T23:59:00Z"/>
                <w:sz w:val="26"/>
                <w:szCs w:val="26"/>
              </w:rPr>
            </w:pPr>
            <w:del w:id="1638" w:author="ACER" w:date="2026-07-05T23:59:00Z">
              <w:r w:rsidRPr="002406F6" w:rsidDel="00204A2E">
                <w:rPr>
                  <w:sz w:val="26"/>
                  <w:szCs w:val="26"/>
                </w:rPr>
                <w:delText>Sông Bung 4</w:delText>
              </w:r>
              <w:bookmarkStart w:id="1639" w:name="_Toc234189827"/>
              <w:bookmarkStart w:id="1640" w:name="_Toc234190001"/>
              <w:bookmarkStart w:id="1641" w:name="_Toc234253254"/>
              <w:bookmarkStart w:id="1642" w:name="_Toc234272456"/>
              <w:bookmarkStart w:id="1643" w:name="_Toc234274124"/>
              <w:bookmarkEnd w:id="1639"/>
              <w:bookmarkEnd w:id="1640"/>
              <w:bookmarkEnd w:id="1641"/>
              <w:bookmarkEnd w:id="1642"/>
              <w:bookmarkEnd w:id="1643"/>
            </w:del>
          </w:p>
        </w:tc>
        <w:tc>
          <w:tcPr>
            <w:tcW w:w="2400" w:type="dxa"/>
            <w:tcMar>
              <w:top w:w="60" w:type="dxa"/>
              <w:left w:w="90" w:type="dxa"/>
              <w:bottom w:w="60" w:type="dxa"/>
              <w:right w:w="90" w:type="dxa"/>
            </w:tcMar>
            <w:vAlign w:val="center"/>
          </w:tcPr>
          <w:p w14:paraId="1000B3E7" w14:textId="77777777" w:rsidR="00902EB5" w:rsidRPr="002406F6" w:rsidDel="00204A2E" w:rsidRDefault="00902EB5" w:rsidP="00902EB5">
            <w:pPr>
              <w:keepNext/>
              <w:keepLines/>
              <w:numPr>
                <w:ilvl w:val="1"/>
                <w:numId w:val="25"/>
              </w:numPr>
              <w:spacing w:before="120" w:after="120" w:line="312" w:lineRule="auto"/>
              <w:jc w:val="center"/>
              <w:rPr>
                <w:del w:id="1644" w:author="ACER" w:date="2026-07-05T23:59:00Z"/>
                <w:sz w:val="26"/>
                <w:szCs w:val="26"/>
              </w:rPr>
            </w:pPr>
            <w:del w:id="1645" w:author="ACER" w:date="2026-07-05T23:59:00Z">
              <w:r w:rsidRPr="002406F6" w:rsidDel="00204A2E">
                <w:rPr>
                  <w:sz w:val="26"/>
                  <w:szCs w:val="26"/>
                </w:rPr>
                <w:delText>0,757</w:delText>
              </w:r>
              <w:bookmarkStart w:id="1646" w:name="_Toc234189828"/>
              <w:bookmarkStart w:id="1647" w:name="_Toc234190002"/>
              <w:bookmarkStart w:id="1648" w:name="_Toc234253255"/>
              <w:bookmarkStart w:id="1649" w:name="_Toc234272457"/>
              <w:bookmarkStart w:id="1650" w:name="_Toc234274125"/>
              <w:bookmarkEnd w:id="1646"/>
              <w:bookmarkEnd w:id="1647"/>
              <w:bookmarkEnd w:id="1648"/>
              <w:bookmarkEnd w:id="1649"/>
              <w:bookmarkEnd w:id="1650"/>
            </w:del>
          </w:p>
        </w:tc>
        <w:tc>
          <w:tcPr>
            <w:tcW w:w="3000" w:type="dxa"/>
            <w:tcMar>
              <w:top w:w="60" w:type="dxa"/>
              <w:left w:w="90" w:type="dxa"/>
              <w:bottom w:w="60" w:type="dxa"/>
              <w:right w:w="90" w:type="dxa"/>
            </w:tcMar>
            <w:vAlign w:val="center"/>
          </w:tcPr>
          <w:p w14:paraId="06025A7F" w14:textId="77777777" w:rsidR="00902EB5" w:rsidRPr="002406F6" w:rsidDel="00204A2E" w:rsidRDefault="00902EB5" w:rsidP="00902EB5">
            <w:pPr>
              <w:keepNext/>
              <w:keepLines/>
              <w:numPr>
                <w:ilvl w:val="1"/>
                <w:numId w:val="25"/>
              </w:numPr>
              <w:spacing w:before="120" w:after="120" w:line="312" w:lineRule="auto"/>
              <w:jc w:val="center"/>
              <w:rPr>
                <w:del w:id="1651" w:author="ACER" w:date="2026-07-05T23:59:00Z"/>
                <w:sz w:val="26"/>
                <w:szCs w:val="26"/>
              </w:rPr>
            </w:pPr>
            <w:del w:id="1652" w:author="ACER" w:date="2026-07-05T23:59:00Z">
              <w:r w:rsidRPr="002406F6" w:rsidDel="00204A2E">
                <w:rPr>
                  <w:sz w:val="26"/>
                  <w:szCs w:val="26"/>
                </w:rPr>
                <w:delText>Tốt</w:delText>
              </w:r>
              <w:bookmarkStart w:id="1653" w:name="_Toc234189829"/>
              <w:bookmarkStart w:id="1654" w:name="_Toc234190003"/>
              <w:bookmarkStart w:id="1655" w:name="_Toc234253256"/>
              <w:bookmarkStart w:id="1656" w:name="_Toc234272458"/>
              <w:bookmarkStart w:id="1657" w:name="_Toc234274126"/>
              <w:bookmarkEnd w:id="1653"/>
              <w:bookmarkEnd w:id="1654"/>
              <w:bookmarkEnd w:id="1655"/>
              <w:bookmarkEnd w:id="1656"/>
              <w:bookmarkEnd w:id="1657"/>
            </w:del>
          </w:p>
        </w:tc>
        <w:bookmarkStart w:id="1658" w:name="_Toc234189830"/>
        <w:bookmarkStart w:id="1659" w:name="_Toc234190004"/>
        <w:bookmarkStart w:id="1660" w:name="_Toc234253257"/>
        <w:bookmarkStart w:id="1661" w:name="_Toc234272459"/>
        <w:bookmarkStart w:id="1662" w:name="_Toc234274127"/>
        <w:bookmarkEnd w:id="1658"/>
        <w:bookmarkEnd w:id="1659"/>
        <w:bookmarkEnd w:id="1660"/>
        <w:bookmarkEnd w:id="1661"/>
        <w:bookmarkEnd w:id="1662"/>
      </w:tr>
      <w:tr w:rsidR="00902EB5" w:rsidRPr="002406F6" w:rsidDel="00204A2E" w14:paraId="4B4747E3" w14:textId="77777777" w:rsidTr="00902EB5">
        <w:trPr>
          <w:del w:id="1663" w:author="ACER" w:date="2026-07-05T23:59:00Z"/>
        </w:trPr>
        <w:tc>
          <w:tcPr>
            <w:tcW w:w="3200" w:type="dxa"/>
            <w:tcMar>
              <w:top w:w="60" w:type="dxa"/>
              <w:left w:w="90" w:type="dxa"/>
              <w:bottom w:w="60" w:type="dxa"/>
              <w:right w:w="90" w:type="dxa"/>
            </w:tcMar>
            <w:vAlign w:val="center"/>
          </w:tcPr>
          <w:p w14:paraId="44FD1A1D" w14:textId="77777777" w:rsidR="00902EB5" w:rsidRPr="002406F6" w:rsidDel="00204A2E" w:rsidRDefault="00902EB5" w:rsidP="00902EB5">
            <w:pPr>
              <w:keepNext/>
              <w:keepLines/>
              <w:numPr>
                <w:ilvl w:val="1"/>
                <w:numId w:val="25"/>
              </w:numPr>
              <w:spacing w:before="120" w:after="120" w:line="312" w:lineRule="auto"/>
              <w:jc w:val="center"/>
              <w:rPr>
                <w:del w:id="1664" w:author="ACER" w:date="2026-07-05T23:59:00Z"/>
                <w:sz w:val="26"/>
                <w:szCs w:val="26"/>
              </w:rPr>
            </w:pPr>
            <w:del w:id="1665" w:author="ACER" w:date="2026-07-05T23:59:00Z">
              <w:r w:rsidRPr="002406F6" w:rsidDel="00204A2E">
                <w:rPr>
                  <w:sz w:val="26"/>
                  <w:szCs w:val="26"/>
                </w:rPr>
                <w:delText>Sông Tranh 2</w:delText>
              </w:r>
              <w:bookmarkStart w:id="1666" w:name="_Toc234189831"/>
              <w:bookmarkStart w:id="1667" w:name="_Toc234190005"/>
              <w:bookmarkStart w:id="1668" w:name="_Toc234253258"/>
              <w:bookmarkStart w:id="1669" w:name="_Toc234272460"/>
              <w:bookmarkStart w:id="1670" w:name="_Toc234274128"/>
              <w:bookmarkEnd w:id="1666"/>
              <w:bookmarkEnd w:id="1667"/>
              <w:bookmarkEnd w:id="1668"/>
              <w:bookmarkEnd w:id="1669"/>
              <w:bookmarkEnd w:id="1670"/>
            </w:del>
          </w:p>
        </w:tc>
        <w:tc>
          <w:tcPr>
            <w:tcW w:w="2400" w:type="dxa"/>
            <w:tcMar>
              <w:top w:w="60" w:type="dxa"/>
              <w:left w:w="90" w:type="dxa"/>
              <w:bottom w:w="60" w:type="dxa"/>
              <w:right w:w="90" w:type="dxa"/>
            </w:tcMar>
            <w:vAlign w:val="center"/>
          </w:tcPr>
          <w:p w14:paraId="3CDFA340" w14:textId="77777777" w:rsidR="00902EB5" w:rsidRPr="002406F6" w:rsidDel="00204A2E" w:rsidRDefault="00902EB5" w:rsidP="00902EB5">
            <w:pPr>
              <w:keepNext/>
              <w:keepLines/>
              <w:numPr>
                <w:ilvl w:val="1"/>
                <w:numId w:val="25"/>
              </w:numPr>
              <w:spacing w:before="120" w:after="120" w:line="312" w:lineRule="auto"/>
              <w:jc w:val="center"/>
              <w:rPr>
                <w:del w:id="1671" w:author="ACER" w:date="2026-07-05T23:59:00Z"/>
                <w:sz w:val="26"/>
                <w:szCs w:val="26"/>
              </w:rPr>
            </w:pPr>
            <w:del w:id="1672" w:author="ACER" w:date="2026-07-05T23:59:00Z">
              <w:r w:rsidRPr="002406F6" w:rsidDel="00204A2E">
                <w:rPr>
                  <w:sz w:val="26"/>
                  <w:szCs w:val="26"/>
                </w:rPr>
                <w:delText>0,849</w:delText>
              </w:r>
              <w:bookmarkStart w:id="1673" w:name="_Toc234189832"/>
              <w:bookmarkStart w:id="1674" w:name="_Toc234190006"/>
              <w:bookmarkStart w:id="1675" w:name="_Toc234253259"/>
              <w:bookmarkStart w:id="1676" w:name="_Toc234272461"/>
              <w:bookmarkStart w:id="1677" w:name="_Toc234274129"/>
              <w:bookmarkEnd w:id="1673"/>
              <w:bookmarkEnd w:id="1674"/>
              <w:bookmarkEnd w:id="1675"/>
              <w:bookmarkEnd w:id="1676"/>
              <w:bookmarkEnd w:id="1677"/>
            </w:del>
          </w:p>
        </w:tc>
        <w:tc>
          <w:tcPr>
            <w:tcW w:w="3000" w:type="dxa"/>
            <w:tcMar>
              <w:top w:w="60" w:type="dxa"/>
              <w:left w:w="90" w:type="dxa"/>
              <w:bottom w:w="60" w:type="dxa"/>
              <w:right w:w="90" w:type="dxa"/>
            </w:tcMar>
            <w:vAlign w:val="center"/>
          </w:tcPr>
          <w:p w14:paraId="6A86AA7C" w14:textId="77777777" w:rsidR="00902EB5" w:rsidRPr="002406F6" w:rsidDel="00204A2E" w:rsidRDefault="00902EB5" w:rsidP="00902EB5">
            <w:pPr>
              <w:keepNext/>
              <w:keepLines/>
              <w:numPr>
                <w:ilvl w:val="1"/>
                <w:numId w:val="25"/>
              </w:numPr>
              <w:spacing w:before="120" w:after="120" w:line="312" w:lineRule="auto"/>
              <w:jc w:val="center"/>
              <w:rPr>
                <w:del w:id="1678" w:author="ACER" w:date="2026-07-05T23:59:00Z"/>
                <w:sz w:val="26"/>
                <w:szCs w:val="26"/>
              </w:rPr>
            </w:pPr>
            <w:del w:id="1679" w:author="ACER" w:date="2026-07-05T23:59:00Z">
              <w:r w:rsidRPr="002406F6" w:rsidDel="00204A2E">
                <w:rPr>
                  <w:sz w:val="26"/>
                  <w:szCs w:val="26"/>
                </w:rPr>
                <w:delText>Rất tốt</w:delText>
              </w:r>
              <w:bookmarkStart w:id="1680" w:name="_Toc234189833"/>
              <w:bookmarkStart w:id="1681" w:name="_Toc234190007"/>
              <w:bookmarkStart w:id="1682" w:name="_Toc234253260"/>
              <w:bookmarkStart w:id="1683" w:name="_Toc234272462"/>
              <w:bookmarkStart w:id="1684" w:name="_Toc234274130"/>
              <w:bookmarkEnd w:id="1680"/>
              <w:bookmarkEnd w:id="1681"/>
              <w:bookmarkEnd w:id="1682"/>
              <w:bookmarkEnd w:id="1683"/>
              <w:bookmarkEnd w:id="1684"/>
            </w:del>
          </w:p>
        </w:tc>
        <w:bookmarkStart w:id="1685" w:name="_Toc234189834"/>
        <w:bookmarkStart w:id="1686" w:name="_Toc234190008"/>
        <w:bookmarkStart w:id="1687" w:name="_Toc234253261"/>
        <w:bookmarkStart w:id="1688" w:name="_Toc234272463"/>
        <w:bookmarkStart w:id="1689" w:name="_Toc234274131"/>
        <w:bookmarkEnd w:id="1685"/>
        <w:bookmarkEnd w:id="1686"/>
        <w:bookmarkEnd w:id="1687"/>
        <w:bookmarkEnd w:id="1688"/>
        <w:bookmarkEnd w:id="1689"/>
      </w:tr>
      <w:tr w:rsidR="00902EB5" w:rsidRPr="002406F6" w:rsidDel="00204A2E" w14:paraId="02E0D34F" w14:textId="77777777" w:rsidTr="00902EB5">
        <w:trPr>
          <w:del w:id="1690" w:author="ACER" w:date="2026-07-05T23:59:00Z"/>
        </w:trPr>
        <w:tc>
          <w:tcPr>
            <w:tcW w:w="3200" w:type="dxa"/>
            <w:tcMar>
              <w:top w:w="60" w:type="dxa"/>
              <w:left w:w="90" w:type="dxa"/>
              <w:bottom w:w="60" w:type="dxa"/>
              <w:right w:w="90" w:type="dxa"/>
            </w:tcMar>
            <w:vAlign w:val="center"/>
          </w:tcPr>
          <w:p w14:paraId="089DBE70" w14:textId="77777777" w:rsidR="00902EB5" w:rsidRPr="002406F6" w:rsidDel="00204A2E" w:rsidRDefault="00902EB5" w:rsidP="00902EB5">
            <w:pPr>
              <w:keepNext/>
              <w:keepLines/>
              <w:numPr>
                <w:ilvl w:val="1"/>
                <w:numId w:val="25"/>
              </w:numPr>
              <w:spacing w:before="120" w:after="120" w:line="312" w:lineRule="auto"/>
              <w:jc w:val="center"/>
              <w:rPr>
                <w:del w:id="1691" w:author="ACER" w:date="2026-07-05T23:59:00Z"/>
                <w:sz w:val="26"/>
                <w:szCs w:val="26"/>
              </w:rPr>
            </w:pPr>
            <w:del w:id="1692" w:author="ACER" w:date="2026-07-05T23:59:00Z">
              <w:r w:rsidRPr="002406F6" w:rsidDel="00204A2E">
                <w:rPr>
                  <w:sz w:val="26"/>
                  <w:szCs w:val="26"/>
                </w:rPr>
                <w:delText>Trung bình toàn lưu vực</w:delText>
              </w:r>
              <w:bookmarkStart w:id="1693" w:name="_Toc234189835"/>
              <w:bookmarkStart w:id="1694" w:name="_Toc234190009"/>
              <w:bookmarkStart w:id="1695" w:name="_Toc234253262"/>
              <w:bookmarkStart w:id="1696" w:name="_Toc234272464"/>
              <w:bookmarkStart w:id="1697" w:name="_Toc234274132"/>
              <w:bookmarkEnd w:id="1693"/>
              <w:bookmarkEnd w:id="1694"/>
              <w:bookmarkEnd w:id="1695"/>
              <w:bookmarkEnd w:id="1696"/>
              <w:bookmarkEnd w:id="1697"/>
            </w:del>
          </w:p>
        </w:tc>
        <w:tc>
          <w:tcPr>
            <w:tcW w:w="2400" w:type="dxa"/>
            <w:tcMar>
              <w:top w:w="60" w:type="dxa"/>
              <w:left w:w="90" w:type="dxa"/>
              <w:bottom w:w="60" w:type="dxa"/>
              <w:right w:w="90" w:type="dxa"/>
            </w:tcMar>
            <w:vAlign w:val="center"/>
          </w:tcPr>
          <w:p w14:paraId="269F828A" w14:textId="77777777" w:rsidR="00902EB5" w:rsidRPr="002406F6" w:rsidDel="00204A2E" w:rsidRDefault="00902EB5" w:rsidP="00902EB5">
            <w:pPr>
              <w:keepNext/>
              <w:keepLines/>
              <w:numPr>
                <w:ilvl w:val="1"/>
                <w:numId w:val="25"/>
              </w:numPr>
              <w:spacing w:before="120" w:after="120" w:line="312" w:lineRule="auto"/>
              <w:jc w:val="center"/>
              <w:rPr>
                <w:del w:id="1698" w:author="ACER" w:date="2026-07-05T23:59:00Z"/>
                <w:sz w:val="26"/>
                <w:szCs w:val="26"/>
              </w:rPr>
            </w:pPr>
            <w:del w:id="1699" w:author="ACER" w:date="2026-07-05T23:59:00Z">
              <w:r w:rsidRPr="002406F6" w:rsidDel="00204A2E">
                <w:rPr>
                  <w:sz w:val="26"/>
                  <w:szCs w:val="26"/>
                </w:rPr>
                <w:delText>0,63 – 0,70</w:delText>
              </w:r>
              <w:bookmarkStart w:id="1700" w:name="_Toc234189836"/>
              <w:bookmarkStart w:id="1701" w:name="_Toc234190010"/>
              <w:bookmarkStart w:id="1702" w:name="_Toc234253263"/>
              <w:bookmarkStart w:id="1703" w:name="_Toc234272465"/>
              <w:bookmarkStart w:id="1704" w:name="_Toc234274133"/>
              <w:bookmarkEnd w:id="1700"/>
              <w:bookmarkEnd w:id="1701"/>
              <w:bookmarkEnd w:id="1702"/>
              <w:bookmarkEnd w:id="1703"/>
              <w:bookmarkEnd w:id="1704"/>
            </w:del>
          </w:p>
        </w:tc>
        <w:tc>
          <w:tcPr>
            <w:tcW w:w="3000" w:type="dxa"/>
            <w:tcMar>
              <w:top w:w="60" w:type="dxa"/>
              <w:left w:w="90" w:type="dxa"/>
              <w:bottom w:w="60" w:type="dxa"/>
              <w:right w:w="90" w:type="dxa"/>
            </w:tcMar>
            <w:vAlign w:val="center"/>
          </w:tcPr>
          <w:p w14:paraId="505FB648" w14:textId="77777777" w:rsidR="00902EB5" w:rsidRPr="002406F6" w:rsidDel="00204A2E" w:rsidRDefault="00902EB5" w:rsidP="00902EB5">
            <w:pPr>
              <w:keepNext/>
              <w:keepLines/>
              <w:numPr>
                <w:ilvl w:val="1"/>
                <w:numId w:val="25"/>
              </w:numPr>
              <w:spacing w:before="120" w:after="120" w:line="312" w:lineRule="auto"/>
              <w:jc w:val="center"/>
              <w:rPr>
                <w:del w:id="1705" w:author="ACER" w:date="2026-07-05T23:59:00Z"/>
                <w:sz w:val="26"/>
                <w:szCs w:val="26"/>
              </w:rPr>
            </w:pPr>
            <w:del w:id="1706" w:author="ACER" w:date="2026-07-05T23:59:00Z">
              <w:r w:rsidRPr="002406F6" w:rsidDel="00204A2E">
                <w:rPr>
                  <w:sz w:val="26"/>
                  <w:szCs w:val="26"/>
                </w:rPr>
                <w:delText>Tốt</w:delText>
              </w:r>
              <w:bookmarkStart w:id="1707" w:name="_Toc234189837"/>
              <w:bookmarkStart w:id="1708" w:name="_Toc234190011"/>
              <w:bookmarkStart w:id="1709" w:name="_Toc234253264"/>
              <w:bookmarkStart w:id="1710" w:name="_Toc234272466"/>
              <w:bookmarkStart w:id="1711" w:name="_Toc234274134"/>
              <w:bookmarkEnd w:id="1707"/>
              <w:bookmarkEnd w:id="1708"/>
              <w:bookmarkEnd w:id="1709"/>
              <w:bookmarkEnd w:id="1710"/>
              <w:bookmarkEnd w:id="1711"/>
            </w:del>
          </w:p>
        </w:tc>
        <w:bookmarkStart w:id="1712" w:name="_Toc234189838"/>
        <w:bookmarkStart w:id="1713" w:name="_Toc234190012"/>
        <w:bookmarkStart w:id="1714" w:name="_Toc234253265"/>
        <w:bookmarkStart w:id="1715" w:name="_Toc234272467"/>
        <w:bookmarkStart w:id="1716" w:name="_Toc234274135"/>
        <w:bookmarkEnd w:id="1712"/>
        <w:bookmarkEnd w:id="1713"/>
        <w:bookmarkEnd w:id="1714"/>
        <w:bookmarkEnd w:id="1715"/>
        <w:bookmarkEnd w:id="1716"/>
      </w:tr>
    </w:tbl>
    <w:p w14:paraId="06172770" w14:textId="77777777" w:rsidR="00902EB5" w:rsidRPr="002406F6" w:rsidDel="00204A2E" w:rsidRDefault="00902EB5">
      <w:pPr>
        <w:keepNext/>
        <w:keepLines/>
        <w:numPr>
          <w:ilvl w:val="1"/>
          <w:numId w:val="25"/>
        </w:numPr>
        <w:spacing w:before="120" w:after="120" w:line="312" w:lineRule="auto"/>
        <w:rPr>
          <w:del w:id="1717" w:author="ACER" w:date="2026-07-05T23:59:00Z"/>
          <w:sz w:val="26"/>
          <w:szCs w:val="26"/>
        </w:rPr>
        <w:pPrChange w:id="1718" w:author="ACER" w:date="2026-07-05T23:59:00Z">
          <w:pPr>
            <w:keepNext/>
          </w:pPr>
        </w:pPrChange>
      </w:pPr>
      <w:del w:id="1719" w:author="ACER" w:date="2026-07-05T23:59:00Z">
        <w:r w:rsidRPr="002406F6" w:rsidDel="00204A2E">
          <w:rPr>
            <w:sz w:val="26"/>
            <w:szCs w:val="26"/>
            <w:lang w:val="en-US"/>
            <w14:ligatures w14:val="standardContextual"/>
          </w:rPr>
          <w:drawing>
            <wp:inline distT="0" distB="0" distL="0" distR="0" wp14:anchorId="3EFDFC94" wp14:editId="30CF83CC">
              <wp:extent cx="5579745" cy="3907790"/>
              <wp:effectExtent l="0" t="0" r="1905" b="0"/>
              <wp:docPr id="26788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7652" name="Picture 26788765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79745" cy="3907790"/>
                      </a:xfrm>
                      <a:prstGeom prst="rect">
                        <a:avLst/>
                      </a:prstGeom>
                    </pic:spPr>
                  </pic:pic>
                </a:graphicData>
              </a:graphic>
            </wp:inline>
          </w:drawing>
        </w:r>
        <w:bookmarkStart w:id="1720" w:name="_Toc234189839"/>
        <w:bookmarkStart w:id="1721" w:name="_Toc234190013"/>
        <w:bookmarkStart w:id="1722" w:name="_Toc234253266"/>
        <w:bookmarkStart w:id="1723" w:name="_Toc234272468"/>
        <w:bookmarkStart w:id="1724" w:name="_Toc234274136"/>
        <w:bookmarkEnd w:id="1720"/>
        <w:bookmarkEnd w:id="1721"/>
        <w:bookmarkEnd w:id="1722"/>
        <w:bookmarkEnd w:id="1723"/>
        <w:bookmarkEnd w:id="1724"/>
      </w:del>
    </w:p>
    <w:p w14:paraId="4150ADD6" w14:textId="77777777" w:rsidR="00902EB5" w:rsidRPr="002406F6" w:rsidDel="00204A2E" w:rsidRDefault="00902EB5">
      <w:pPr>
        <w:pStyle w:val="Caption"/>
        <w:keepNext/>
        <w:keepLines/>
        <w:numPr>
          <w:ilvl w:val="1"/>
          <w:numId w:val="25"/>
        </w:numPr>
        <w:tabs>
          <w:tab w:val="left" w:pos="888"/>
        </w:tabs>
        <w:spacing w:before="120" w:after="120" w:line="312" w:lineRule="auto"/>
        <w:jc w:val="both"/>
        <w:rPr>
          <w:del w:id="1725" w:author="ACER" w:date="2026-07-06T00:00:00Z"/>
          <w:szCs w:val="26"/>
        </w:rPr>
        <w:pPrChange w:id="1726" w:author="ACER" w:date="2026-07-05T23:59:00Z">
          <w:pPr>
            <w:pStyle w:val="Caption"/>
          </w:pPr>
        </w:pPrChange>
      </w:pPr>
      <w:del w:id="1727" w:author="ACER" w:date="2026-07-05T23:59:00Z">
        <w:r w:rsidRPr="002406F6" w:rsidDel="00204A2E">
          <w:rPr>
            <w:szCs w:val="26"/>
          </w:rPr>
          <w:delText xml:space="preserve">Hình </w:delText>
        </w:r>
        <w:r w:rsidRPr="002406F6" w:rsidDel="00204A2E">
          <w:rPr>
            <w:i w:val="0"/>
            <w:iCs w:val="0"/>
            <w:szCs w:val="26"/>
          </w:rPr>
          <w:fldChar w:fldCharType="begin"/>
        </w:r>
        <w:r w:rsidRPr="002406F6" w:rsidDel="00204A2E">
          <w:rPr>
            <w:szCs w:val="26"/>
          </w:rPr>
          <w:delInstrText xml:space="preserve"> SEQ chap \c </w:delInstrText>
        </w:r>
        <w:r w:rsidRPr="002406F6" w:rsidDel="00204A2E">
          <w:rPr>
            <w:i w:val="0"/>
            <w:iCs w:val="0"/>
            <w:szCs w:val="26"/>
          </w:rPr>
          <w:fldChar w:fldCharType="separate"/>
        </w:r>
        <w:r w:rsidRPr="002406F6" w:rsidDel="00204A2E">
          <w:rPr>
            <w:szCs w:val="26"/>
          </w:rPr>
          <w:delText>5</w:delText>
        </w:r>
        <w:r w:rsidRPr="002406F6" w:rsidDel="00204A2E">
          <w:rPr>
            <w:i w:val="0"/>
            <w:iCs w:val="0"/>
            <w:szCs w:val="26"/>
          </w:rPr>
          <w:fldChar w:fldCharType="end"/>
        </w:r>
        <w:r w:rsidRPr="002406F6" w:rsidDel="00204A2E">
          <w:rPr>
            <w:szCs w:val="26"/>
          </w:rPr>
          <w:delText>.</w:delText>
        </w:r>
        <w:r w:rsidRPr="002406F6" w:rsidDel="00204A2E">
          <w:rPr>
            <w:i w:val="0"/>
            <w:iCs w:val="0"/>
            <w:szCs w:val="26"/>
          </w:rPr>
          <w:fldChar w:fldCharType="begin"/>
        </w:r>
        <w:r w:rsidRPr="002406F6" w:rsidDel="00204A2E">
          <w:rPr>
            <w:szCs w:val="26"/>
          </w:rPr>
          <w:delInstrText xml:space="preserve"> SEQ Hình \* ARABIC \s 1 </w:delInstrText>
        </w:r>
        <w:r w:rsidRPr="002406F6" w:rsidDel="00204A2E">
          <w:rPr>
            <w:i w:val="0"/>
            <w:iCs w:val="0"/>
            <w:szCs w:val="26"/>
          </w:rPr>
          <w:fldChar w:fldCharType="separate"/>
        </w:r>
        <w:r w:rsidRPr="002406F6" w:rsidDel="00204A2E">
          <w:rPr>
            <w:szCs w:val="26"/>
          </w:rPr>
          <w:delText>2</w:delText>
        </w:r>
        <w:r w:rsidRPr="002406F6" w:rsidDel="00204A2E">
          <w:rPr>
            <w:i w:val="0"/>
            <w:iCs w:val="0"/>
            <w:szCs w:val="26"/>
          </w:rPr>
          <w:fldChar w:fldCharType="end"/>
        </w:r>
        <w:r w:rsidRPr="002406F6" w:rsidDel="00204A2E">
          <w:rPr>
            <w:szCs w:val="26"/>
          </w:rPr>
          <w:delText xml:space="preserve"> Chỉ số NSE của mô hình LSTM sau tinh chỉnh trên 16 hồ chứa lưu vực Vu Gia – Thu Bồn (tập kiểm tra mùa lũ 2025).</w:delText>
        </w:r>
      </w:del>
      <w:bookmarkStart w:id="1728" w:name="_Toc234189840"/>
      <w:bookmarkStart w:id="1729" w:name="_Toc234190014"/>
      <w:bookmarkStart w:id="1730" w:name="_Toc234253267"/>
      <w:bookmarkStart w:id="1731" w:name="_Toc234272469"/>
      <w:bookmarkStart w:id="1732" w:name="_Toc234274137"/>
      <w:bookmarkEnd w:id="1728"/>
      <w:bookmarkEnd w:id="1729"/>
      <w:bookmarkEnd w:id="1730"/>
      <w:bookmarkEnd w:id="1731"/>
      <w:bookmarkEnd w:id="1732"/>
    </w:p>
    <w:p w14:paraId="4F29B36A" w14:textId="77777777" w:rsidR="00902EB5" w:rsidRPr="002406F6" w:rsidRDefault="00902EB5" w:rsidP="00902EB5">
      <w:pPr>
        <w:pStyle w:val="Heading2"/>
        <w:keepNext/>
        <w:keepLines/>
        <w:widowControl/>
        <w:numPr>
          <w:ilvl w:val="1"/>
          <w:numId w:val="25"/>
        </w:numPr>
        <w:autoSpaceDE/>
        <w:autoSpaceDN/>
        <w:spacing w:before="120" w:after="120" w:line="312" w:lineRule="auto"/>
        <w:rPr>
          <w:ins w:id="1733" w:author="ACER" w:date="2026-07-06T00:00:00Z"/>
          <w:sz w:val="26"/>
          <w:szCs w:val="26"/>
        </w:rPr>
      </w:pPr>
      <w:bookmarkStart w:id="1734" w:name="_Toc234274138"/>
      <w:ins w:id="1735" w:author="ACER" w:date="2026-07-06T00:00:00Z">
        <w:r w:rsidRPr="002406F6">
          <w:rPr>
            <w:sz w:val="26"/>
            <w:szCs w:val="26"/>
          </w:rPr>
          <w:t>Ứng dụng Di động (React Native/Expo) — kênh cảnh báo và hỗ trợ trực tiếp cho người dân</w:t>
        </w:r>
        <w:bookmarkEnd w:id="1734"/>
      </w:ins>
    </w:p>
    <w:p w14:paraId="0DD4BB68" w14:textId="77777777" w:rsidR="00902EB5" w:rsidRPr="002406F6" w:rsidRDefault="00902EB5">
      <w:pPr>
        <w:pStyle w:val="Heading3"/>
        <w:numPr>
          <w:ilvl w:val="2"/>
          <w:numId w:val="25"/>
        </w:numPr>
        <w:rPr>
          <w:ins w:id="1736" w:author="ACER" w:date="2026-07-06T00:01:00Z"/>
          <w:szCs w:val="26"/>
        </w:rPr>
        <w:pPrChange w:id="1737" w:author="ACER" w:date="2026-07-06T00:00:00Z">
          <w:pPr>
            <w:pStyle w:val="Heading2"/>
          </w:pPr>
        </w:pPrChange>
      </w:pPr>
      <w:bookmarkStart w:id="1738" w:name="_Toc234274139"/>
      <w:ins w:id="1739" w:author="ACER" w:date="2026-07-06T00:00:00Z">
        <w:r w:rsidRPr="002406F6">
          <w:rPr>
            <w:szCs w:val="26"/>
          </w:rPr>
          <w:t>Mục tiêu và đối tượng người dùng</w:t>
        </w:r>
        <w:bookmarkEnd w:id="1738"/>
        <w:r w:rsidRPr="002406F6" w:rsidDel="00E9263F">
          <w:rPr>
            <w:szCs w:val="26"/>
          </w:rPr>
          <w:t xml:space="preserve"> </w:t>
        </w:r>
      </w:ins>
    </w:p>
    <w:p w14:paraId="35264CB7" w14:textId="77777777" w:rsidR="00902EB5" w:rsidRPr="002406F6" w:rsidRDefault="00902EB5" w:rsidP="00902EB5">
      <w:pPr>
        <w:rPr>
          <w:ins w:id="1740" w:author="ACER" w:date="2026-07-06T00:01:00Z"/>
          <w:sz w:val="26"/>
          <w:szCs w:val="26"/>
        </w:rPr>
      </w:pPr>
      <w:ins w:id="1741" w:author="ACER" w:date="2026-07-06T00:01:00Z">
        <w:r w:rsidRPr="002406F6">
          <w:rPr>
            <w:sz w:val="26"/>
            <w:szCs w:val="26"/>
          </w:rPr>
          <w:t>Ứng dụng di động được phát triển bằng React Native trên nền Expo SDK, là hợp phần lấy người dân làm trung tâm của hệ thống. Ứng dụng phục vụ ba nhóm người dùng cuối: (1) lực lượng cứu hộ cứu nạn cần định vị điểm ngập, tìm đường sơ tán và xác định nơi trú ẩn an toàn; (2) người dân cần theo dõi tình trạng ngập quanh nhà và nhận cảnh báo sớm; (3) người dùng đóng góp dữ liệu bằng cách chụp ảnh và báo cáo điểm ngập. Nền tảng di động được lựa chọn nhờ các lợi thế mà web không thể thực hiện tốt: định vị GPS, camera và thông báo đẩy (push notification).</w:t>
        </w:r>
      </w:ins>
    </w:p>
    <w:p w14:paraId="1959CA58" w14:textId="77777777" w:rsidR="00902EB5" w:rsidRPr="002406F6" w:rsidRDefault="00902EB5">
      <w:pPr>
        <w:pStyle w:val="Heading3"/>
        <w:numPr>
          <w:ilvl w:val="2"/>
          <w:numId w:val="25"/>
        </w:numPr>
        <w:rPr>
          <w:ins w:id="1742" w:author="ACER" w:date="2026-07-06T00:01:00Z"/>
          <w:szCs w:val="26"/>
        </w:rPr>
        <w:pPrChange w:id="1743" w:author="ACER" w:date="2026-07-06T00:01:00Z">
          <w:pPr>
            <w:pStyle w:val="Heading2"/>
          </w:pPr>
        </w:pPrChange>
      </w:pPr>
      <w:bookmarkStart w:id="1744" w:name="_Toc234274140"/>
      <w:ins w:id="1745" w:author="ACER" w:date="2026-07-06T00:01:00Z">
        <w:r w:rsidRPr="002406F6">
          <w:rPr>
            <w:szCs w:val="26"/>
          </w:rPr>
          <w:t>Xử lý ảnh AI: ước lượng mức ngập từ ảnh (YOLO Pose)</w:t>
        </w:r>
        <w:bookmarkEnd w:id="1744"/>
      </w:ins>
    </w:p>
    <w:p w14:paraId="24B45ED9" w14:textId="77777777" w:rsidR="00902EB5" w:rsidRPr="002406F6" w:rsidRDefault="00902EB5" w:rsidP="00902EB5">
      <w:pPr>
        <w:rPr>
          <w:ins w:id="1746" w:author="ACER" w:date="2026-07-06T00:02:00Z"/>
          <w:sz w:val="26"/>
          <w:szCs w:val="26"/>
        </w:rPr>
      </w:pPr>
      <w:ins w:id="1747" w:author="ACER" w:date="2026-07-06T00:02:00Z">
        <w:r w:rsidRPr="002406F6">
          <w:rPr>
            <w:sz w:val="26"/>
            <w:szCs w:val="26"/>
          </w:rPr>
          <w:t>Điểm sáng tạo của ứng dụng là mô-đun AI xử lý ảnh dựa trên mô hình YOLO Pose. Khi người dùng chụp ảnh biển báo ngập (cột thước đo nước), mô hình phát hiện ba điểm mốc trên ảnh: P1 — đỉnh biển báo, P2 — đáy biển báo và P3 — bề mặt nước. Chiều sâu ngập được tính theo công thức tỷ lệ pixel dựa trên kích thước thực đã biết của biển báo:</w:t>
        </w:r>
      </w:ins>
    </w:p>
    <w:p w14:paraId="36A76C3F" w14:textId="77777777" w:rsidR="00902EB5" w:rsidRPr="002406F6" w:rsidRDefault="00902EB5" w:rsidP="00902EB5">
      <w:pPr>
        <w:spacing w:after="40" w:line="300" w:lineRule="auto"/>
        <w:jc w:val="center"/>
        <w:rPr>
          <w:ins w:id="1748" w:author="ACER" w:date="2026-07-06T00:02:00Z"/>
          <w:sz w:val="26"/>
          <w:szCs w:val="26"/>
        </w:rPr>
      </w:pPr>
      <w:ins w:id="1749" w:author="ACER" w:date="2026-07-06T00:02:00Z">
        <w:r w:rsidRPr="002406F6">
          <w:rPr>
            <w:i/>
            <w:iCs/>
            <w:sz w:val="26"/>
            <w:szCs w:val="26"/>
          </w:rPr>
          <w:t>ab = dist(P1, P2)  [pixel];   bc = dist(P2, P3)  [pixel]</w:t>
        </w:r>
      </w:ins>
    </w:p>
    <w:p w14:paraId="4FF07651" w14:textId="77777777" w:rsidR="00902EB5" w:rsidRPr="002406F6" w:rsidRDefault="00902EB5" w:rsidP="00902EB5">
      <w:pPr>
        <w:spacing w:after="40" w:line="300" w:lineRule="auto"/>
        <w:jc w:val="center"/>
        <w:rPr>
          <w:ins w:id="1750" w:author="ACER" w:date="2026-07-06T00:02:00Z"/>
          <w:sz w:val="26"/>
          <w:szCs w:val="26"/>
        </w:rPr>
      </w:pPr>
      <w:ins w:id="1751" w:author="ACER" w:date="2026-07-06T00:02:00Z">
        <w:r w:rsidRPr="002406F6">
          <w:rPr>
            <w:i/>
            <w:iCs/>
            <w:sz w:val="26"/>
            <w:szCs w:val="26"/>
          </w:rPr>
          <w:t>BC = AB × (bc / ab)  [cm],  với AB = 70 cm (chiều cao thực của biển báo)</w:t>
        </w:r>
      </w:ins>
    </w:p>
    <w:p w14:paraId="56F7DB90" w14:textId="77777777" w:rsidR="00902EB5" w:rsidRPr="002406F6" w:rsidRDefault="00902EB5" w:rsidP="00902EB5">
      <w:pPr>
        <w:spacing w:after="40" w:line="300" w:lineRule="auto"/>
        <w:jc w:val="center"/>
        <w:rPr>
          <w:ins w:id="1752" w:author="ACER" w:date="2026-07-06T00:02:00Z"/>
          <w:sz w:val="26"/>
          <w:szCs w:val="26"/>
        </w:rPr>
      </w:pPr>
      <w:ins w:id="1753" w:author="ACER" w:date="2026-07-06T00:02:00Z">
        <w:r w:rsidRPr="002406F6">
          <w:rPr>
            <w:i/>
            <w:iCs/>
            <w:sz w:val="26"/>
            <w:szCs w:val="26"/>
          </w:rPr>
          <w:t>CD = BD − BC  [cm],  với BD = 200 cm (chiều cao từ mặt đất đến đỉnh biển báo)</w:t>
        </w:r>
      </w:ins>
    </w:p>
    <w:p w14:paraId="7DAF10DB" w14:textId="77777777" w:rsidR="00902EB5" w:rsidRPr="002406F6" w:rsidRDefault="00902EB5" w:rsidP="00902EB5">
      <w:pPr>
        <w:spacing w:after="40" w:line="300" w:lineRule="auto"/>
        <w:jc w:val="center"/>
        <w:rPr>
          <w:ins w:id="1754" w:author="ACER" w:date="2026-07-06T00:02:00Z"/>
          <w:sz w:val="26"/>
          <w:szCs w:val="26"/>
        </w:rPr>
      </w:pPr>
      <w:ins w:id="1755" w:author="ACER" w:date="2026-07-06T00:02:00Z">
        <w:r w:rsidRPr="002406F6">
          <w:rPr>
            <w:i/>
            <w:iCs/>
            <w:sz w:val="26"/>
            <w:szCs w:val="26"/>
          </w:rPr>
          <w:t>Mức ngập = CD</w:t>
        </w:r>
      </w:ins>
    </w:p>
    <w:p w14:paraId="402690D4" w14:textId="77777777" w:rsidR="00902EB5" w:rsidRPr="002406F6" w:rsidRDefault="00902EB5" w:rsidP="00902EB5">
      <w:pPr>
        <w:rPr>
          <w:ins w:id="1756" w:author="ACER" w:date="2026-07-06T00:02:00Z"/>
          <w:sz w:val="26"/>
          <w:szCs w:val="26"/>
        </w:rPr>
      </w:pPr>
      <w:ins w:id="1757" w:author="ACER" w:date="2026-07-06T00:02:00Z">
        <w:r w:rsidRPr="002406F6">
          <w:rPr>
            <w:sz w:val="26"/>
            <w:szCs w:val="26"/>
          </w:rPr>
          <w:lastRenderedPageBreak/>
          <w:t>Kết quả tính toán được đối chiếu với ngưỡng để tự động phân loại mức ngập và quyết định quy trình duyệt bài, giúp vừa tăng độ chính xác của dữ liệu cộng đồng, vừa rút ngắn thời gian phát cảnh báo (Bảng 4).</w:t>
        </w:r>
      </w:ins>
    </w:p>
    <w:p w14:paraId="228EE4D1" w14:textId="77777777" w:rsidR="00902EB5" w:rsidRPr="002406F6" w:rsidRDefault="00902EB5" w:rsidP="00902EB5">
      <w:pPr>
        <w:pStyle w:val="Caption"/>
        <w:rPr>
          <w:ins w:id="1758" w:author="ACER" w:date="2026-07-06T00:02:00Z"/>
          <w:szCs w:val="26"/>
        </w:rPr>
      </w:pPr>
      <w:bookmarkStart w:id="1759" w:name="_Toc234253318"/>
      <w:bookmarkStart w:id="1760" w:name="_Toc234253381"/>
      <w:bookmarkStart w:id="1761" w:name="_Toc234182143"/>
      <w:bookmarkStart w:id="1762" w:name="_Toc234274197"/>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4</w:t>
      </w:r>
      <w:r w:rsidRPr="002406F6">
        <w:rPr>
          <w:szCs w:val="26"/>
        </w:rPr>
        <w:fldChar w:fldCharType="end"/>
      </w:r>
      <w:r w:rsidRPr="002406F6">
        <w:rPr>
          <w:szCs w:val="26"/>
        </w:rPr>
        <w:t xml:space="preserve">. </w:t>
      </w:r>
      <w:ins w:id="1763" w:author="ACER" w:date="2026-07-06T00:02:00Z">
        <w:r w:rsidRPr="002406F6">
          <w:rPr>
            <w:szCs w:val="26"/>
          </w:rPr>
          <w:t>Phân loại mức ngập bằng YOLO Pose và quy tắc tự động duyệt bài đăng.</w:t>
        </w:r>
        <w:bookmarkEnd w:id="1759"/>
        <w:bookmarkEnd w:id="1760"/>
        <w:bookmarkEnd w:id="1761"/>
        <w:bookmarkEnd w:id="1762"/>
      </w:ins>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1764" w:author="ACER" w:date="2026-07-06T00:04:00Z">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986"/>
        <w:gridCol w:w="1880"/>
        <w:gridCol w:w="2080"/>
        <w:gridCol w:w="3054"/>
        <w:tblGridChange w:id="1765">
          <w:tblGrid>
            <w:gridCol w:w="1900"/>
            <w:gridCol w:w="86"/>
            <w:gridCol w:w="1814"/>
            <w:gridCol w:w="66"/>
            <w:gridCol w:w="2034"/>
            <w:gridCol w:w="46"/>
            <w:gridCol w:w="3054"/>
          </w:tblGrid>
        </w:tblGridChange>
      </w:tblGrid>
      <w:tr w:rsidR="00902EB5" w:rsidRPr="002406F6" w14:paraId="616AE449" w14:textId="77777777" w:rsidTr="00902EB5">
        <w:trPr>
          <w:tblHeader/>
          <w:jc w:val="center"/>
          <w:ins w:id="1766" w:author="ACER" w:date="2026-07-06T00:02:00Z"/>
          <w:trPrChange w:id="1767" w:author="ACER" w:date="2026-07-06T00:04:00Z">
            <w:trPr>
              <w:tblHeader/>
            </w:trPr>
          </w:trPrChange>
        </w:trPr>
        <w:tc>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768" w:author="ACER" w:date="2026-07-06T00:04:00Z">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5EECEA8F" w14:textId="77777777" w:rsidR="00902EB5" w:rsidRPr="002406F6" w:rsidRDefault="00902EB5" w:rsidP="00902EB5">
            <w:pPr>
              <w:pStyle w:val="TableText"/>
              <w:jc w:val="center"/>
              <w:rPr>
                <w:ins w:id="1769" w:author="ACER" w:date="2026-07-06T00:02:00Z"/>
                <w:color w:val="000000" w:themeColor="text1"/>
                <w:sz w:val="26"/>
                <w:szCs w:val="26"/>
                <w:rPrChange w:id="1770" w:author="ACER" w:date="2026-07-06T00:03:00Z">
                  <w:rPr>
                    <w:ins w:id="1771" w:author="ACER" w:date="2026-07-06T00:02:00Z"/>
                  </w:rPr>
                </w:rPrChange>
              </w:rPr>
            </w:pPr>
            <w:ins w:id="1772" w:author="ACER" w:date="2026-07-06T00:02:00Z">
              <w:r w:rsidRPr="002406F6">
                <w:rPr>
                  <w:b/>
                  <w:bCs/>
                  <w:color w:val="000000" w:themeColor="text1"/>
                  <w:sz w:val="26"/>
                  <w:szCs w:val="26"/>
                  <w:rPrChange w:id="1773" w:author="ACER" w:date="2026-07-06T00:03:00Z">
                    <w:rPr>
                      <w:b/>
                      <w:bCs/>
                      <w:color w:val="1F3864"/>
                    </w:rPr>
                  </w:rPrChange>
                </w:rPr>
                <w:t>Nhãn</w:t>
              </w:r>
            </w:ins>
          </w:p>
        </w:tc>
        <w:tc>
          <w:tcPr>
            <w:tcW w:w="19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774" w:author="ACER" w:date="2026-07-06T00:04:00Z">
              <w:tcPr>
                <w:tcW w:w="1900" w:type="dxa"/>
                <w:gridSpan w:val="2"/>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41EF5879" w14:textId="77777777" w:rsidR="00902EB5" w:rsidRPr="002406F6" w:rsidRDefault="00902EB5" w:rsidP="00902EB5">
            <w:pPr>
              <w:pStyle w:val="TableText"/>
              <w:jc w:val="center"/>
              <w:rPr>
                <w:ins w:id="1775" w:author="ACER" w:date="2026-07-06T00:02:00Z"/>
                <w:color w:val="000000" w:themeColor="text1"/>
                <w:sz w:val="26"/>
                <w:szCs w:val="26"/>
                <w:rPrChange w:id="1776" w:author="ACER" w:date="2026-07-06T00:03:00Z">
                  <w:rPr>
                    <w:ins w:id="1777" w:author="ACER" w:date="2026-07-06T00:02:00Z"/>
                  </w:rPr>
                </w:rPrChange>
              </w:rPr>
            </w:pPr>
            <w:ins w:id="1778" w:author="ACER" w:date="2026-07-06T00:02:00Z">
              <w:r w:rsidRPr="002406F6">
                <w:rPr>
                  <w:b/>
                  <w:bCs/>
                  <w:color w:val="000000" w:themeColor="text1"/>
                  <w:sz w:val="26"/>
                  <w:szCs w:val="26"/>
                  <w:rPrChange w:id="1779" w:author="ACER" w:date="2026-07-06T00:03:00Z">
                    <w:rPr>
                      <w:b/>
                      <w:bCs/>
                      <w:color w:val="1F3864"/>
                    </w:rPr>
                  </w:rPrChange>
                </w:rPr>
                <w:t>Mức ngập (cm)</w:t>
              </w:r>
            </w:ins>
          </w:p>
        </w:tc>
        <w:tc>
          <w:tcPr>
            <w:tcW w:w="21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780" w:author="ACER" w:date="2026-07-06T00:04:00Z">
              <w:tcPr>
                <w:tcW w:w="2100" w:type="dxa"/>
                <w:gridSpan w:val="2"/>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162202B6" w14:textId="77777777" w:rsidR="00902EB5" w:rsidRPr="002406F6" w:rsidRDefault="00902EB5" w:rsidP="00902EB5">
            <w:pPr>
              <w:pStyle w:val="TableText"/>
              <w:jc w:val="center"/>
              <w:rPr>
                <w:ins w:id="1781" w:author="ACER" w:date="2026-07-06T00:02:00Z"/>
                <w:color w:val="000000" w:themeColor="text1"/>
                <w:sz w:val="26"/>
                <w:szCs w:val="26"/>
                <w:rPrChange w:id="1782" w:author="ACER" w:date="2026-07-06T00:03:00Z">
                  <w:rPr>
                    <w:ins w:id="1783" w:author="ACER" w:date="2026-07-06T00:02:00Z"/>
                  </w:rPr>
                </w:rPrChange>
              </w:rPr>
            </w:pPr>
            <w:ins w:id="1784" w:author="ACER" w:date="2026-07-06T00:02:00Z">
              <w:r w:rsidRPr="002406F6">
                <w:rPr>
                  <w:b/>
                  <w:bCs/>
                  <w:color w:val="000000" w:themeColor="text1"/>
                  <w:sz w:val="26"/>
                  <w:szCs w:val="26"/>
                  <w:rPrChange w:id="1785" w:author="ACER" w:date="2026-07-06T00:03:00Z">
                    <w:rPr>
                      <w:b/>
                      <w:bCs/>
                      <w:color w:val="1F3864"/>
                    </w:rPr>
                  </w:rPrChange>
                </w:rPr>
                <w:t>Ngưỡng cảnh báo</w:t>
              </w:r>
            </w:ins>
          </w:p>
        </w:tc>
        <w:tc>
          <w:tcPr>
            <w:tcW w:w="31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1786" w:author="ACER" w:date="2026-07-06T00:04:00Z">
              <w:tcPr>
                <w:tcW w:w="3100" w:type="dxa"/>
                <w:gridSpan w:val="2"/>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31CEB10C" w14:textId="77777777" w:rsidR="00902EB5" w:rsidRPr="002406F6" w:rsidRDefault="00902EB5" w:rsidP="00902EB5">
            <w:pPr>
              <w:pStyle w:val="TableText"/>
              <w:jc w:val="center"/>
              <w:rPr>
                <w:ins w:id="1787" w:author="ACER" w:date="2026-07-06T00:02:00Z"/>
                <w:color w:val="000000" w:themeColor="text1"/>
                <w:sz w:val="26"/>
                <w:szCs w:val="26"/>
                <w:rPrChange w:id="1788" w:author="ACER" w:date="2026-07-06T00:03:00Z">
                  <w:rPr>
                    <w:ins w:id="1789" w:author="ACER" w:date="2026-07-06T00:02:00Z"/>
                  </w:rPr>
                </w:rPrChange>
              </w:rPr>
            </w:pPr>
            <w:ins w:id="1790" w:author="ACER" w:date="2026-07-06T00:02:00Z">
              <w:r w:rsidRPr="002406F6">
                <w:rPr>
                  <w:b/>
                  <w:bCs/>
                  <w:color w:val="000000" w:themeColor="text1"/>
                  <w:sz w:val="26"/>
                  <w:szCs w:val="26"/>
                  <w:rPrChange w:id="1791" w:author="ACER" w:date="2026-07-06T00:03:00Z">
                    <w:rPr>
                      <w:b/>
                      <w:bCs/>
                      <w:color w:val="1F3864"/>
                    </w:rPr>
                  </w:rPrChange>
                </w:rPr>
                <w:t>Xử lý</w:t>
              </w:r>
            </w:ins>
          </w:p>
        </w:tc>
      </w:tr>
      <w:tr w:rsidR="00902EB5" w:rsidRPr="002406F6" w14:paraId="1024A3D8" w14:textId="77777777" w:rsidTr="00902EB5">
        <w:trPr>
          <w:jc w:val="center"/>
          <w:ins w:id="1792"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793"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CC4B6EF" w14:textId="77777777" w:rsidR="00902EB5" w:rsidRPr="002406F6" w:rsidRDefault="00902EB5" w:rsidP="00902EB5">
            <w:pPr>
              <w:pStyle w:val="TableText"/>
              <w:rPr>
                <w:ins w:id="1794" w:author="ACER" w:date="2026-07-06T00:02:00Z"/>
                <w:color w:val="000000" w:themeColor="text1"/>
                <w:sz w:val="26"/>
                <w:szCs w:val="26"/>
                <w:rPrChange w:id="1795" w:author="ACER" w:date="2026-07-06T00:03:00Z">
                  <w:rPr>
                    <w:ins w:id="1796" w:author="ACER" w:date="2026-07-06T00:02:00Z"/>
                  </w:rPr>
                </w:rPrChange>
              </w:rPr>
            </w:pPr>
            <w:ins w:id="1797" w:author="ACER" w:date="2026-07-06T00:02:00Z">
              <w:r w:rsidRPr="002406F6">
                <w:rPr>
                  <w:b/>
                  <w:bCs/>
                  <w:color w:val="000000" w:themeColor="text1"/>
                  <w:sz w:val="26"/>
                  <w:szCs w:val="26"/>
                  <w:rPrChange w:id="1798" w:author="ACER" w:date="2026-07-06T00:03:00Z">
                    <w:rPr>
                      <w:b/>
                      <w:bCs/>
                    </w:rPr>
                  </w:rPrChange>
                </w:rPr>
                <w:t>SAFE</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799" w:author="ACER" w:date="2026-07-06T00:04:00Z">
              <w:tcPr>
                <w:tcW w:w="19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1AAD6AE" w14:textId="77777777" w:rsidR="00902EB5" w:rsidRPr="002406F6" w:rsidRDefault="00902EB5" w:rsidP="00902EB5">
            <w:pPr>
              <w:pStyle w:val="TableText"/>
              <w:jc w:val="center"/>
              <w:rPr>
                <w:ins w:id="1800" w:author="ACER" w:date="2026-07-06T00:02:00Z"/>
                <w:color w:val="000000" w:themeColor="text1"/>
                <w:sz w:val="26"/>
                <w:szCs w:val="26"/>
                <w:rPrChange w:id="1801" w:author="ACER" w:date="2026-07-06T00:03:00Z">
                  <w:rPr>
                    <w:ins w:id="1802" w:author="ACER" w:date="2026-07-06T00:02:00Z"/>
                  </w:rPr>
                </w:rPrChange>
              </w:rPr>
            </w:pPr>
            <w:ins w:id="1803" w:author="ACER" w:date="2026-07-06T00:02:00Z">
              <w:r w:rsidRPr="002406F6">
                <w:rPr>
                  <w:color w:val="000000" w:themeColor="text1"/>
                  <w:sz w:val="26"/>
                  <w:szCs w:val="26"/>
                  <w:rPrChange w:id="1804" w:author="ACER" w:date="2026-07-06T00:03:00Z">
                    <w:rPr/>
                  </w:rPrChange>
                </w:rPr>
                <w:t>≤ 5</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05" w:author="ACER" w:date="2026-07-06T00:04:00Z">
              <w:tcPr>
                <w:tcW w:w="2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1FA7B40" w14:textId="77777777" w:rsidR="00902EB5" w:rsidRPr="002406F6" w:rsidRDefault="00902EB5" w:rsidP="00902EB5">
            <w:pPr>
              <w:pStyle w:val="TableText"/>
              <w:jc w:val="center"/>
              <w:rPr>
                <w:ins w:id="1806" w:author="ACER" w:date="2026-07-06T00:02:00Z"/>
                <w:color w:val="000000" w:themeColor="text1"/>
                <w:sz w:val="26"/>
                <w:szCs w:val="26"/>
                <w:rPrChange w:id="1807" w:author="ACER" w:date="2026-07-06T00:03:00Z">
                  <w:rPr>
                    <w:ins w:id="1808" w:author="ACER" w:date="2026-07-06T00:02:00Z"/>
                  </w:rPr>
                </w:rPrChange>
              </w:rPr>
            </w:pPr>
            <w:ins w:id="1809" w:author="ACER" w:date="2026-07-06T00:02:00Z">
              <w:r w:rsidRPr="002406F6">
                <w:rPr>
                  <w:color w:val="000000" w:themeColor="text1"/>
                  <w:sz w:val="26"/>
                  <w:szCs w:val="26"/>
                  <w:rPrChange w:id="1810" w:author="ACER" w:date="2026-07-06T00:03:00Z">
                    <w:rPr/>
                  </w:rPrChange>
                </w:rPr>
                <w:t>Không</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11" w:author="ACER" w:date="2026-07-06T00:04:00Z">
              <w:tcPr>
                <w:tcW w:w="3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156F5E8" w14:textId="77777777" w:rsidR="00902EB5" w:rsidRPr="002406F6" w:rsidRDefault="00902EB5" w:rsidP="00902EB5">
            <w:pPr>
              <w:pStyle w:val="TableText"/>
              <w:rPr>
                <w:ins w:id="1812" w:author="ACER" w:date="2026-07-06T00:02:00Z"/>
                <w:color w:val="000000" w:themeColor="text1"/>
                <w:sz w:val="26"/>
                <w:szCs w:val="26"/>
                <w:rPrChange w:id="1813" w:author="ACER" w:date="2026-07-06T00:03:00Z">
                  <w:rPr>
                    <w:ins w:id="1814" w:author="ACER" w:date="2026-07-06T00:02:00Z"/>
                  </w:rPr>
                </w:rPrChange>
              </w:rPr>
            </w:pPr>
            <w:ins w:id="1815" w:author="ACER" w:date="2026-07-06T00:02:00Z">
              <w:r w:rsidRPr="002406F6">
                <w:rPr>
                  <w:color w:val="000000" w:themeColor="text1"/>
                  <w:sz w:val="26"/>
                  <w:szCs w:val="26"/>
                  <w:rPrChange w:id="1816" w:author="ACER" w:date="2026-07-06T00:03:00Z">
                    <w:rPr/>
                  </w:rPrChange>
                </w:rPr>
                <w:t>Chờ quản trị viên duyệt</w:t>
              </w:r>
            </w:ins>
          </w:p>
        </w:tc>
      </w:tr>
      <w:tr w:rsidR="00902EB5" w:rsidRPr="002406F6" w14:paraId="0B5A96D1" w14:textId="77777777" w:rsidTr="00902EB5">
        <w:trPr>
          <w:jc w:val="center"/>
          <w:ins w:id="1817"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18"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8AE51C9" w14:textId="77777777" w:rsidR="00902EB5" w:rsidRPr="002406F6" w:rsidRDefault="00902EB5" w:rsidP="00902EB5">
            <w:pPr>
              <w:pStyle w:val="TableText"/>
              <w:rPr>
                <w:ins w:id="1819" w:author="ACER" w:date="2026-07-06T00:02:00Z"/>
                <w:color w:val="000000" w:themeColor="text1"/>
                <w:sz w:val="26"/>
                <w:szCs w:val="26"/>
                <w:rPrChange w:id="1820" w:author="ACER" w:date="2026-07-06T00:03:00Z">
                  <w:rPr>
                    <w:ins w:id="1821" w:author="ACER" w:date="2026-07-06T00:02:00Z"/>
                  </w:rPr>
                </w:rPrChange>
              </w:rPr>
            </w:pPr>
            <w:ins w:id="1822" w:author="ACER" w:date="2026-07-06T00:02:00Z">
              <w:r w:rsidRPr="002406F6">
                <w:rPr>
                  <w:b/>
                  <w:bCs/>
                  <w:color w:val="000000" w:themeColor="text1"/>
                  <w:sz w:val="26"/>
                  <w:szCs w:val="26"/>
                  <w:rPrChange w:id="1823" w:author="ACER" w:date="2026-07-06T00:03:00Z">
                    <w:rPr>
                      <w:b/>
                      <w:bCs/>
                    </w:rPr>
                  </w:rPrChange>
                </w:rPr>
                <w:t>HIGH</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24" w:author="ACER" w:date="2026-07-06T00:04:00Z">
              <w:tcPr>
                <w:tcW w:w="19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2846E54" w14:textId="77777777" w:rsidR="00902EB5" w:rsidRPr="002406F6" w:rsidRDefault="00902EB5" w:rsidP="00902EB5">
            <w:pPr>
              <w:pStyle w:val="TableText"/>
              <w:jc w:val="center"/>
              <w:rPr>
                <w:ins w:id="1825" w:author="ACER" w:date="2026-07-06T00:02:00Z"/>
                <w:color w:val="000000" w:themeColor="text1"/>
                <w:sz w:val="26"/>
                <w:szCs w:val="26"/>
                <w:rPrChange w:id="1826" w:author="ACER" w:date="2026-07-06T00:03:00Z">
                  <w:rPr>
                    <w:ins w:id="1827" w:author="ACER" w:date="2026-07-06T00:02:00Z"/>
                  </w:rPr>
                </w:rPrChange>
              </w:rPr>
            </w:pPr>
            <w:ins w:id="1828" w:author="ACER" w:date="2026-07-06T00:02:00Z">
              <w:r w:rsidRPr="002406F6">
                <w:rPr>
                  <w:color w:val="000000" w:themeColor="text1"/>
                  <w:sz w:val="26"/>
                  <w:szCs w:val="26"/>
                  <w:rPrChange w:id="1829" w:author="ACER" w:date="2026-07-06T00:03:00Z">
                    <w:rPr/>
                  </w:rPrChange>
                </w:rPr>
                <w:t>≤ 15</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30" w:author="ACER" w:date="2026-07-06T00:04:00Z">
              <w:tcPr>
                <w:tcW w:w="2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D894BFB" w14:textId="77777777" w:rsidR="00902EB5" w:rsidRPr="002406F6" w:rsidRDefault="00902EB5" w:rsidP="00902EB5">
            <w:pPr>
              <w:pStyle w:val="TableText"/>
              <w:jc w:val="center"/>
              <w:rPr>
                <w:ins w:id="1831" w:author="ACER" w:date="2026-07-06T00:02:00Z"/>
                <w:color w:val="000000" w:themeColor="text1"/>
                <w:sz w:val="26"/>
                <w:szCs w:val="26"/>
                <w:rPrChange w:id="1832" w:author="ACER" w:date="2026-07-06T00:03:00Z">
                  <w:rPr>
                    <w:ins w:id="1833" w:author="ACER" w:date="2026-07-06T00:02:00Z"/>
                  </w:rPr>
                </w:rPrChange>
              </w:rPr>
            </w:pPr>
            <w:ins w:id="1834" w:author="ACER" w:date="2026-07-06T00:02:00Z">
              <w:r w:rsidRPr="002406F6">
                <w:rPr>
                  <w:color w:val="000000" w:themeColor="text1"/>
                  <w:sz w:val="26"/>
                  <w:szCs w:val="26"/>
                  <w:rPrChange w:id="1835" w:author="ACER" w:date="2026-07-06T00:03:00Z">
                    <w:rPr/>
                  </w:rPrChange>
                </w:rPr>
                <w:t>Có (≥ 10 cm)</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36" w:author="ACER" w:date="2026-07-06T00:04:00Z">
              <w:tcPr>
                <w:tcW w:w="3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734B042" w14:textId="77777777" w:rsidR="00902EB5" w:rsidRPr="002406F6" w:rsidRDefault="00902EB5" w:rsidP="00902EB5">
            <w:pPr>
              <w:pStyle w:val="TableText"/>
              <w:rPr>
                <w:ins w:id="1837" w:author="ACER" w:date="2026-07-06T00:02:00Z"/>
                <w:color w:val="000000" w:themeColor="text1"/>
                <w:sz w:val="26"/>
                <w:szCs w:val="26"/>
                <w:rPrChange w:id="1838" w:author="ACER" w:date="2026-07-06T00:03:00Z">
                  <w:rPr>
                    <w:ins w:id="1839" w:author="ACER" w:date="2026-07-06T00:02:00Z"/>
                  </w:rPr>
                </w:rPrChange>
              </w:rPr>
            </w:pPr>
            <w:ins w:id="1840" w:author="ACER" w:date="2026-07-06T00:02:00Z">
              <w:r w:rsidRPr="002406F6">
                <w:rPr>
                  <w:color w:val="000000" w:themeColor="text1"/>
                  <w:sz w:val="26"/>
                  <w:szCs w:val="26"/>
                  <w:rPrChange w:id="1841" w:author="ACER" w:date="2026-07-06T00:03:00Z">
                    <w:rPr/>
                  </w:rPrChange>
                </w:rPr>
                <w:t>Tự động duyệt</w:t>
              </w:r>
            </w:ins>
          </w:p>
        </w:tc>
      </w:tr>
      <w:tr w:rsidR="00902EB5" w:rsidRPr="002406F6" w14:paraId="5A601F37" w14:textId="77777777" w:rsidTr="00902EB5">
        <w:trPr>
          <w:jc w:val="center"/>
          <w:ins w:id="1842"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43"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D58844D" w14:textId="77777777" w:rsidR="00902EB5" w:rsidRPr="002406F6" w:rsidRDefault="00902EB5" w:rsidP="00902EB5">
            <w:pPr>
              <w:pStyle w:val="TableText"/>
              <w:rPr>
                <w:ins w:id="1844" w:author="ACER" w:date="2026-07-06T00:02:00Z"/>
                <w:color w:val="000000" w:themeColor="text1"/>
                <w:sz w:val="26"/>
                <w:szCs w:val="26"/>
                <w:rPrChange w:id="1845" w:author="ACER" w:date="2026-07-06T00:03:00Z">
                  <w:rPr>
                    <w:ins w:id="1846" w:author="ACER" w:date="2026-07-06T00:02:00Z"/>
                  </w:rPr>
                </w:rPrChange>
              </w:rPr>
            </w:pPr>
            <w:ins w:id="1847" w:author="ACER" w:date="2026-07-06T00:02:00Z">
              <w:r w:rsidRPr="002406F6">
                <w:rPr>
                  <w:b/>
                  <w:bCs/>
                  <w:color w:val="000000" w:themeColor="text1"/>
                  <w:sz w:val="26"/>
                  <w:szCs w:val="26"/>
                  <w:rPrChange w:id="1848" w:author="ACER" w:date="2026-07-06T00:03:00Z">
                    <w:rPr>
                      <w:b/>
                      <w:bCs/>
                    </w:rPr>
                  </w:rPrChange>
                </w:rPr>
                <w:t>DEEP</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49" w:author="ACER" w:date="2026-07-06T00:04:00Z">
              <w:tcPr>
                <w:tcW w:w="19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7D8568A" w14:textId="77777777" w:rsidR="00902EB5" w:rsidRPr="002406F6" w:rsidRDefault="00902EB5" w:rsidP="00902EB5">
            <w:pPr>
              <w:pStyle w:val="TableText"/>
              <w:jc w:val="center"/>
              <w:rPr>
                <w:ins w:id="1850" w:author="ACER" w:date="2026-07-06T00:02:00Z"/>
                <w:color w:val="000000" w:themeColor="text1"/>
                <w:sz w:val="26"/>
                <w:szCs w:val="26"/>
                <w:rPrChange w:id="1851" w:author="ACER" w:date="2026-07-06T00:03:00Z">
                  <w:rPr>
                    <w:ins w:id="1852" w:author="ACER" w:date="2026-07-06T00:02:00Z"/>
                  </w:rPr>
                </w:rPrChange>
              </w:rPr>
            </w:pPr>
            <w:ins w:id="1853" w:author="ACER" w:date="2026-07-06T00:02:00Z">
              <w:r w:rsidRPr="002406F6">
                <w:rPr>
                  <w:color w:val="000000" w:themeColor="text1"/>
                  <w:sz w:val="26"/>
                  <w:szCs w:val="26"/>
                  <w:rPrChange w:id="1854" w:author="ACER" w:date="2026-07-06T00:03:00Z">
                    <w:rPr/>
                  </w:rPrChange>
                </w:rPr>
                <w:t>≤ 30</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55" w:author="ACER" w:date="2026-07-06T00:04:00Z">
              <w:tcPr>
                <w:tcW w:w="2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17CBA70" w14:textId="77777777" w:rsidR="00902EB5" w:rsidRPr="002406F6" w:rsidRDefault="00902EB5" w:rsidP="00902EB5">
            <w:pPr>
              <w:pStyle w:val="TableText"/>
              <w:jc w:val="center"/>
              <w:rPr>
                <w:ins w:id="1856" w:author="ACER" w:date="2026-07-06T00:02:00Z"/>
                <w:color w:val="000000" w:themeColor="text1"/>
                <w:sz w:val="26"/>
                <w:szCs w:val="26"/>
                <w:rPrChange w:id="1857" w:author="ACER" w:date="2026-07-06T00:03:00Z">
                  <w:rPr>
                    <w:ins w:id="1858" w:author="ACER" w:date="2026-07-06T00:02:00Z"/>
                  </w:rPr>
                </w:rPrChange>
              </w:rPr>
            </w:pPr>
            <w:ins w:id="1859" w:author="ACER" w:date="2026-07-06T00:02:00Z">
              <w:r w:rsidRPr="002406F6">
                <w:rPr>
                  <w:color w:val="000000" w:themeColor="text1"/>
                  <w:sz w:val="26"/>
                  <w:szCs w:val="26"/>
                  <w:rPrChange w:id="1860" w:author="ACER" w:date="2026-07-06T00:03:00Z">
                    <w:rPr/>
                  </w:rPrChange>
                </w:rPr>
                <w:t>Có</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61" w:author="ACER" w:date="2026-07-06T00:04:00Z">
              <w:tcPr>
                <w:tcW w:w="3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909070C" w14:textId="77777777" w:rsidR="00902EB5" w:rsidRPr="002406F6" w:rsidRDefault="00902EB5" w:rsidP="00902EB5">
            <w:pPr>
              <w:pStyle w:val="TableText"/>
              <w:rPr>
                <w:ins w:id="1862" w:author="ACER" w:date="2026-07-06T00:02:00Z"/>
                <w:color w:val="000000" w:themeColor="text1"/>
                <w:sz w:val="26"/>
                <w:szCs w:val="26"/>
                <w:rPrChange w:id="1863" w:author="ACER" w:date="2026-07-06T00:03:00Z">
                  <w:rPr>
                    <w:ins w:id="1864" w:author="ACER" w:date="2026-07-06T00:02:00Z"/>
                  </w:rPr>
                </w:rPrChange>
              </w:rPr>
            </w:pPr>
            <w:ins w:id="1865" w:author="ACER" w:date="2026-07-06T00:02:00Z">
              <w:r w:rsidRPr="002406F6">
                <w:rPr>
                  <w:color w:val="000000" w:themeColor="text1"/>
                  <w:sz w:val="26"/>
                  <w:szCs w:val="26"/>
                  <w:rPrChange w:id="1866" w:author="ACER" w:date="2026-07-06T00:03:00Z">
                    <w:rPr/>
                  </w:rPrChange>
                </w:rPr>
                <w:t>Tự động duyệt + phát cảnh báo</w:t>
              </w:r>
            </w:ins>
          </w:p>
        </w:tc>
      </w:tr>
      <w:tr w:rsidR="00902EB5" w:rsidRPr="002406F6" w14:paraId="682136B6" w14:textId="77777777" w:rsidTr="00902EB5">
        <w:trPr>
          <w:jc w:val="center"/>
          <w:ins w:id="1867"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68"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49A6DBD" w14:textId="77777777" w:rsidR="00902EB5" w:rsidRPr="002406F6" w:rsidRDefault="00902EB5" w:rsidP="00902EB5">
            <w:pPr>
              <w:pStyle w:val="TableText"/>
              <w:rPr>
                <w:ins w:id="1869" w:author="ACER" w:date="2026-07-06T00:02:00Z"/>
                <w:color w:val="000000" w:themeColor="text1"/>
                <w:sz w:val="26"/>
                <w:szCs w:val="26"/>
                <w:rPrChange w:id="1870" w:author="ACER" w:date="2026-07-06T00:03:00Z">
                  <w:rPr>
                    <w:ins w:id="1871" w:author="ACER" w:date="2026-07-06T00:02:00Z"/>
                  </w:rPr>
                </w:rPrChange>
              </w:rPr>
            </w:pPr>
            <w:ins w:id="1872" w:author="ACER" w:date="2026-07-06T00:02:00Z">
              <w:r w:rsidRPr="002406F6">
                <w:rPr>
                  <w:b/>
                  <w:bCs/>
                  <w:color w:val="000000" w:themeColor="text1"/>
                  <w:sz w:val="26"/>
                  <w:szCs w:val="26"/>
                  <w:rPrChange w:id="1873" w:author="ACER" w:date="2026-07-06T00:03:00Z">
                    <w:rPr>
                      <w:b/>
                      <w:bCs/>
                    </w:rPr>
                  </w:rPrChange>
                </w:rPr>
                <w:t>DANGEROUS</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74" w:author="ACER" w:date="2026-07-06T00:04:00Z">
              <w:tcPr>
                <w:tcW w:w="19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370CB45" w14:textId="77777777" w:rsidR="00902EB5" w:rsidRPr="002406F6" w:rsidRDefault="00902EB5" w:rsidP="00902EB5">
            <w:pPr>
              <w:pStyle w:val="TableText"/>
              <w:jc w:val="center"/>
              <w:rPr>
                <w:ins w:id="1875" w:author="ACER" w:date="2026-07-06T00:02:00Z"/>
                <w:color w:val="000000" w:themeColor="text1"/>
                <w:sz w:val="26"/>
                <w:szCs w:val="26"/>
                <w:rPrChange w:id="1876" w:author="ACER" w:date="2026-07-06T00:03:00Z">
                  <w:rPr>
                    <w:ins w:id="1877" w:author="ACER" w:date="2026-07-06T00:02:00Z"/>
                  </w:rPr>
                </w:rPrChange>
              </w:rPr>
            </w:pPr>
            <w:ins w:id="1878" w:author="ACER" w:date="2026-07-06T00:02:00Z">
              <w:r w:rsidRPr="002406F6">
                <w:rPr>
                  <w:color w:val="000000" w:themeColor="text1"/>
                  <w:sz w:val="26"/>
                  <w:szCs w:val="26"/>
                  <w:rPrChange w:id="1879" w:author="ACER" w:date="2026-07-06T00:03:00Z">
                    <w:rPr/>
                  </w:rPrChange>
                </w:rPr>
                <w:t>&gt; 30</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80" w:author="ACER" w:date="2026-07-06T00:04:00Z">
              <w:tcPr>
                <w:tcW w:w="2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932E737" w14:textId="77777777" w:rsidR="00902EB5" w:rsidRPr="002406F6" w:rsidRDefault="00902EB5" w:rsidP="00902EB5">
            <w:pPr>
              <w:pStyle w:val="TableText"/>
              <w:jc w:val="center"/>
              <w:rPr>
                <w:ins w:id="1881" w:author="ACER" w:date="2026-07-06T00:02:00Z"/>
                <w:color w:val="000000" w:themeColor="text1"/>
                <w:sz w:val="26"/>
                <w:szCs w:val="26"/>
                <w:rPrChange w:id="1882" w:author="ACER" w:date="2026-07-06T00:03:00Z">
                  <w:rPr>
                    <w:ins w:id="1883" w:author="ACER" w:date="2026-07-06T00:02:00Z"/>
                  </w:rPr>
                </w:rPrChange>
              </w:rPr>
            </w:pPr>
            <w:ins w:id="1884" w:author="ACER" w:date="2026-07-06T00:02:00Z">
              <w:r w:rsidRPr="002406F6">
                <w:rPr>
                  <w:color w:val="000000" w:themeColor="text1"/>
                  <w:sz w:val="26"/>
                  <w:szCs w:val="26"/>
                  <w:rPrChange w:id="1885" w:author="ACER" w:date="2026-07-06T00:03:00Z">
                    <w:rPr/>
                  </w:rPrChange>
                </w:rPr>
                <w:t>Có</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86" w:author="ACER" w:date="2026-07-06T00:04:00Z">
              <w:tcPr>
                <w:tcW w:w="3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0DCF7F4" w14:textId="77777777" w:rsidR="00902EB5" w:rsidRPr="002406F6" w:rsidRDefault="00902EB5" w:rsidP="00902EB5">
            <w:pPr>
              <w:pStyle w:val="TableText"/>
              <w:rPr>
                <w:ins w:id="1887" w:author="ACER" w:date="2026-07-06T00:02:00Z"/>
                <w:color w:val="000000" w:themeColor="text1"/>
                <w:sz w:val="26"/>
                <w:szCs w:val="26"/>
                <w:rPrChange w:id="1888" w:author="ACER" w:date="2026-07-06T00:03:00Z">
                  <w:rPr>
                    <w:ins w:id="1889" w:author="ACER" w:date="2026-07-06T00:02:00Z"/>
                  </w:rPr>
                </w:rPrChange>
              </w:rPr>
            </w:pPr>
            <w:ins w:id="1890" w:author="ACER" w:date="2026-07-06T00:02:00Z">
              <w:r w:rsidRPr="002406F6">
                <w:rPr>
                  <w:color w:val="000000" w:themeColor="text1"/>
                  <w:sz w:val="26"/>
                  <w:szCs w:val="26"/>
                  <w:rPrChange w:id="1891" w:author="ACER" w:date="2026-07-06T00:03:00Z">
                    <w:rPr/>
                  </w:rPrChange>
                </w:rPr>
                <w:t>Tự động duyệt + cảnh báo khẩn cấp</w:t>
              </w:r>
            </w:ins>
          </w:p>
        </w:tc>
      </w:tr>
      <w:tr w:rsidR="00902EB5" w:rsidRPr="002406F6" w14:paraId="62ACFB30" w14:textId="77777777" w:rsidTr="00902EB5">
        <w:trPr>
          <w:jc w:val="center"/>
          <w:ins w:id="1892" w:author="ACER" w:date="2026-07-06T00:02:00Z"/>
        </w:trPr>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93" w:author="ACER" w:date="2026-07-06T00:04:00Z">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D3CD3AF" w14:textId="77777777" w:rsidR="00902EB5" w:rsidRPr="002406F6" w:rsidRDefault="00902EB5" w:rsidP="00902EB5">
            <w:pPr>
              <w:pStyle w:val="TableText"/>
              <w:rPr>
                <w:ins w:id="1894" w:author="ACER" w:date="2026-07-06T00:02:00Z"/>
                <w:color w:val="000000" w:themeColor="text1"/>
                <w:sz w:val="26"/>
                <w:szCs w:val="26"/>
                <w:rPrChange w:id="1895" w:author="ACER" w:date="2026-07-06T00:03:00Z">
                  <w:rPr>
                    <w:ins w:id="1896" w:author="ACER" w:date="2026-07-06T00:02:00Z"/>
                  </w:rPr>
                </w:rPrChange>
              </w:rPr>
            </w:pPr>
            <w:ins w:id="1897" w:author="ACER" w:date="2026-07-06T00:02:00Z">
              <w:r w:rsidRPr="002406F6">
                <w:rPr>
                  <w:b/>
                  <w:bCs/>
                  <w:color w:val="000000" w:themeColor="text1"/>
                  <w:sz w:val="26"/>
                  <w:szCs w:val="26"/>
                  <w:rPrChange w:id="1898" w:author="ACER" w:date="2026-07-06T00:03:00Z">
                    <w:rPr>
                      <w:b/>
                      <w:bCs/>
                    </w:rPr>
                  </w:rPrChange>
                </w:rPr>
                <w:t>UNDETECTED</w:t>
              </w:r>
            </w:ins>
          </w:p>
        </w:tc>
        <w:tc>
          <w:tcPr>
            <w:tcW w:w="19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899" w:author="ACER" w:date="2026-07-06T00:04:00Z">
              <w:tcPr>
                <w:tcW w:w="19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191CC2D" w14:textId="77777777" w:rsidR="00902EB5" w:rsidRPr="002406F6" w:rsidRDefault="00902EB5" w:rsidP="00902EB5">
            <w:pPr>
              <w:pStyle w:val="TableText"/>
              <w:jc w:val="center"/>
              <w:rPr>
                <w:ins w:id="1900" w:author="ACER" w:date="2026-07-06T00:02:00Z"/>
                <w:color w:val="000000" w:themeColor="text1"/>
                <w:sz w:val="26"/>
                <w:szCs w:val="26"/>
                <w:rPrChange w:id="1901" w:author="ACER" w:date="2026-07-06T00:03:00Z">
                  <w:rPr>
                    <w:ins w:id="1902" w:author="ACER" w:date="2026-07-06T00:02:00Z"/>
                  </w:rPr>
                </w:rPrChange>
              </w:rPr>
            </w:pPr>
            <w:ins w:id="1903" w:author="ACER" w:date="2026-07-06T00:02:00Z">
              <w:r w:rsidRPr="002406F6">
                <w:rPr>
                  <w:color w:val="000000" w:themeColor="text1"/>
                  <w:sz w:val="26"/>
                  <w:szCs w:val="26"/>
                  <w:rPrChange w:id="1904" w:author="ACER" w:date="2026-07-06T00:03:00Z">
                    <w:rPr/>
                  </w:rPrChange>
                </w:rPr>
                <w:t>Không xác định</w:t>
              </w:r>
            </w:ins>
          </w:p>
        </w:tc>
        <w:tc>
          <w:tcPr>
            <w:tcW w:w="2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905" w:author="ACER" w:date="2026-07-06T00:04:00Z">
              <w:tcPr>
                <w:tcW w:w="2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51528787" w14:textId="77777777" w:rsidR="00902EB5" w:rsidRPr="002406F6" w:rsidRDefault="00902EB5" w:rsidP="00902EB5">
            <w:pPr>
              <w:pStyle w:val="TableText"/>
              <w:jc w:val="center"/>
              <w:rPr>
                <w:ins w:id="1906" w:author="ACER" w:date="2026-07-06T00:02:00Z"/>
                <w:color w:val="000000" w:themeColor="text1"/>
                <w:sz w:val="26"/>
                <w:szCs w:val="26"/>
                <w:rPrChange w:id="1907" w:author="ACER" w:date="2026-07-06T00:03:00Z">
                  <w:rPr>
                    <w:ins w:id="1908" w:author="ACER" w:date="2026-07-06T00:02:00Z"/>
                  </w:rPr>
                </w:rPrChange>
              </w:rPr>
            </w:pPr>
            <w:ins w:id="1909" w:author="ACER" w:date="2026-07-06T00:02:00Z">
              <w:r w:rsidRPr="002406F6">
                <w:rPr>
                  <w:color w:val="000000" w:themeColor="text1"/>
                  <w:sz w:val="26"/>
                  <w:szCs w:val="26"/>
                  <w:rPrChange w:id="1910" w:author="ACER" w:date="2026-07-06T00:03:00Z">
                    <w:rPr/>
                  </w:rPrChange>
                </w:rPr>
                <w:t>Không</w:t>
              </w:r>
            </w:ins>
          </w:p>
        </w:tc>
        <w:tc>
          <w:tcPr>
            <w:tcW w:w="31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1911" w:author="ACER" w:date="2026-07-06T00:04:00Z">
              <w:tcPr>
                <w:tcW w:w="3100" w:type="dxa"/>
                <w:gridSpan w:val="2"/>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6263430" w14:textId="77777777" w:rsidR="00902EB5" w:rsidRPr="002406F6" w:rsidRDefault="00902EB5" w:rsidP="00902EB5">
            <w:pPr>
              <w:pStyle w:val="TableText"/>
              <w:rPr>
                <w:ins w:id="1912" w:author="ACER" w:date="2026-07-06T00:02:00Z"/>
                <w:color w:val="000000" w:themeColor="text1"/>
                <w:sz w:val="26"/>
                <w:szCs w:val="26"/>
                <w:rPrChange w:id="1913" w:author="ACER" w:date="2026-07-06T00:03:00Z">
                  <w:rPr>
                    <w:ins w:id="1914" w:author="ACER" w:date="2026-07-06T00:02:00Z"/>
                  </w:rPr>
                </w:rPrChange>
              </w:rPr>
            </w:pPr>
            <w:ins w:id="1915" w:author="ACER" w:date="2026-07-06T00:02:00Z">
              <w:r w:rsidRPr="002406F6">
                <w:rPr>
                  <w:color w:val="000000" w:themeColor="text1"/>
                  <w:sz w:val="26"/>
                  <w:szCs w:val="26"/>
                  <w:rPrChange w:id="1916" w:author="ACER" w:date="2026-07-06T00:03:00Z">
                    <w:rPr/>
                  </w:rPrChange>
                </w:rPr>
                <w:t>Chờ quản trị viên duyệt thủ công</w:t>
              </w:r>
            </w:ins>
          </w:p>
        </w:tc>
      </w:tr>
    </w:tbl>
    <w:p w14:paraId="212D53E7" w14:textId="77777777" w:rsidR="00902EB5" w:rsidRPr="002406F6" w:rsidRDefault="00902EB5" w:rsidP="00902EB5">
      <w:pPr>
        <w:keepNext/>
        <w:spacing w:before="100" w:after="40"/>
        <w:jc w:val="center"/>
        <w:rPr>
          <w:ins w:id="1917" w:author="ACER" w:date="2026-07-06T00:02:00Z"/>
          <w:sz w:val="26"/>
          <w:szCs w:val="26"/>
        </w:rPr>
      </w:pPr>
      <w:ins w:id="1918" w:author="ACER" w:date="2026-07-06T00:02:00Z">
        <w:r w:rsidRPr="002406F6">
          <w:rPr>
            <w:sz w:val="26"/>
            <w:szCs w:val="26"/>
            <w:lang w:val="en-US"/>
          </w:rPr>
          <w:lastRenderedPageBreak/>
          <w:drawing>
            <wp:inline distT="0" distB="0" distL="0" distR="0" wp14:anchorId="23FFEE45" wp14:editId="2C6499A5">
              <wp:extent cx="5760000" cy="804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0000" cy="8044800"/>
                      </a:xfrm>
                      <a:prstGeom prst="rect">
                        <a:avLst/>
                      </a:prstGeom>
                    </pic:spPr>
                  </pic:pic>
                </a:graphicData>
              </a:graphic>
            </wp:inline>
          </w:drawing>
        </w:r>
      </w:ins>
    </w:p>
    <w:p w14:paraId="62F89B3C" w14:textId="77777777" w:rsidR="00902EB5" w:rsidRPr="002406F6" w:rsidRDefault="00902EB5" w:rsidP="00902EB5">
      <w:pPr>
        <w:pStyle w:val="Caption"/>
        <w:rPr>
          <w:szCs w:val="26"/>
        </w:rPr>
      </w:pPr>
      <w:bookmarkStart w:id="1919" w:name="_Toc234182136"/>
      <w:bookmarkStart w:id="1920" w:name="_Toc234274181"/>
      <w:r w:rsidRPr="002406F6">
        <w:rPr>
          <w:szCs w:val="26"/>
        </w:rPr>
        <w:lastRenderedPageBreak/>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8</w:t>
      </w:r>
      <w:r w:rsidRPr="002406F6">
        <w:rPr>
          <w:szCs w:val="26"/>
        </w:rPr>
        <w:fldChar w:fldCharType="end"/>
      </w:r>
      <w:r w:rsidRPr="002406F6">
        <w:rPr>
          <w:szCs w:val="26"/>
        </w:rPr>
        <w:t xml:space="preserve">. </w:t>
      </w:r>
      <w:ins w:id="1921" w:author="ACER" w:date="2026-07-06T00:02:00Z">
        <w:r w:rsidRPr="002406F6">
          <w:rPr>
            <w:szCs w:val="26"/>
          </w:rPr>
          <w:t>Quy trình xử lý ảnh AI YOLO Pose: phát hiện 3 điểm mốc → tính mức ngập → phân loại → phát cảnh báo.</w:t>
        </w:r>
      </w:ins>
      <w:bookmarkEnd w:id="1919"/>
      <w:bookmarkEnd w:id="1920"/>
    </w:p>
    <w:p w14:paraId="76683039" w14:textId="77777777" w:rsidR="00902EB5" w:rsidRPr="002406F6" w:rsidRDefault="00902EB5" w:rsidP="00902EB5">
      <w:pPr>
        <w:keepNext/>
        <w:jc w:val="center"/>
        <w:rPr>
          <w:sz w:val="26"/>
          <w:szCs w:val="26"/>
        </w:rPr>
      </w:pPr>
      <w:r w:rsidRPr="002406F6">
        <w:rPr>
          <w:sz w:val="26"/>
          <w:szCs w:val="26"/>
          <w:lang w:val="en-US"/>
        </w:rPr>
        <w:drawing>
          <wp:inline distT="0" distB="0" distL="0" distR="0" wp14:anchorId="2A671AD8" wp14:editId="507DAA62">
            <wp:extent cx="5760085" cy="3580765"/>
            <wp:effectExtent l="0" t="0" r="0" b="635"/>
            <wp:docPr id="52746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67387" name=""/>
                    <pic:cNvPicPr/>
                  </pic:nvPicPr>
                  <pic:blipFill>
                    <a:blip r:embed="rId40"/>
                    <a:stretch>
                      <a:fillRect/>
                    </a:stretch>
                  </pic:blipFill>
                  <pic:spPr>
                    <a:xfrm>
                      <a:off x="0" y="0"/>
                      <a:ext cx="5760085" cy="3580765"/>
                    </a:xfrm>
                    <a:prstGeom prst="rect">
                      <a:avLst/>
                    </a:prstGeom>
                  </pic:spPr>
                </pic:pic>
              </a:graphicData>
            </a:graphic>
          </wp:inline>
        </w:drawing>
      </w:r>
    </w:p>
    <w:p w14:paraId="160EFC56" w14:textId="77777777" w:rsidR="00902EB5" w:rsidRPr="002406F6" w:rsidRDefault="00902EB5" w:rsidP="00902EB5">
      <w:pPr>
        <w:pStyle w:val="Caption"/>
        <w:rPr>
          <w:ins w:id="1922" w:author="ACER" w:date="2026-07-06T00:04:00Z"/>
          <w:szCs w:val="26"/>
        </w:rPr>
      </w:pPr>
      <w:bookmarkStart w:id="1923" w:name="_Toc234274182"/>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9</w:t>
      </w:r>
      <w:r w:rsidRPr="002406F6">
        <w:rPr>
          <w:szCs w:val="26"/>
        </w:rPr>
        <w:fldChar w:fldCharType="end"/>
      </w:r>
      <w:r w:rsidRPr="002406F6">
        <w:rPr>
          <w:szCs w:val="26"/>
        </w:rPr>
        <w:t>. Thông số kiểm tra xử lý mức ngập tại khu vực (nguồn bài báo Application of traffic signs image processing in urban flood monitoring).</w:t>
      </w:r>
      <w:bookmarkEnd w:id="1923"/>
    </w:p>
    <w:p w14:paraId="57F32C02" w14:textId="77777777" w:rsidR="00902EB5" w:rsidRPr="002406F6" w:rsidRDefault="00902EB5">
      <w:pPr>
        <w:pStyle w:val="Heading3"/>
        <w:numPr>
          <w:ilvl w:val="2"/>
          <w:numId w:val="25"/>
        </w:numPr>
        <w:rPr>
          <w:ins w:id="1924" w:author="ACER" w:date="2026-07-06T00:04:00Z"/>
          <w:szCs w:val="26"/>
        </w:rPr>
        <w:pPrChange w:id="1925" w:author="ACER" w:date="2026-07-06T00:04:00Z">
          <w:pPr>
            <w:pStyle w:val="Caption"/>
            <w:spacing w:before="60" w:after="160"/>
          </w:pPr>
        </w:pPrChange>
      </w:pPr>
      <w:bookmarkStart w:id="1926" w:name="_Toc234274141"/>
      <w:ins w:id="1927" w:author="ACER" w:date="2026-07-06T00:04:00Z">
        <w:r w:rsidRPr="002406F6">
          <w:rPr>
            <w:szCs w:val="26"/>
          </w:rPr>
          <w:t>Bản đồ thời gian thực và cảnh báo tiếp cận</w:t>
        </w:r>
        <w:bookmarkEnd w:id="1926"/>
      </w:ins>
    </w:p>
    <w:p w14:paraId="26EC2E7B" w14:textId="77777777" w:rsidR="00902EB5" w:rsidRPr="002406F6" w:rsidRDefault="00902EB5" w:rsidP="00902EB5">
      <w:pPr>
        <w:rPr>
          <w:ins w:id="1928" w:author="ACER" w:date="2026-07-06T00:05:00Z"/>
          <w:sz w:val="26"/>
          <w:szCs w:val="26"/>
        </w:rPr>
      </w:pPr>
      <w:ins w:id="1929" w:author="ACER" w:date="2026-07-06T00:05:00Z">
        <w:r w:rsidRPr="002406F6">
          <w:rPr>
            <w:sz w:val="26"/>
            <w:szCs w:val="26"/>
          </w:rPr>
          <w:t>Bản đồ chính của ứng dụng di động sử dụng nền Google Maps với định vị GPS theo dõi liên tục (cập nhật mỗi 5 giây hoặc mỗi 10 mét di chuyển), hiển thị vị trí các hồ chứa, trạm đo mưa và điểm ngập do cộng đồng báo cáo. Ứng dụng tự động kiểm tra điều kiện cảnh báo mỗi 60 giây theo ba quy tắc:</w:t>
        </w:r>
      </w:ins>
    </w:p>
    <w:p w14:paraId="4DBFF1C9" w14:textId="77777777" w:rsidR="00902EB5" w:rsidRPr="002406F6" w:rsidRDefault="00902EB5" w:rsidP="00902EB5">
      <w:pPr>
        <w:pStyle w:val="ListParagraph"/>
        <w:numPr>
          <w:ilvl w:val="0"/>
          <w:numId w:val="33"/>
        </w:numPr>
        <w:spacing w:after="90" w:line="340" w:lineRule="auto"/>
        <w:contextualSpacing w:val="0"/>
        <w:jc w:val="both"/>
        <w:rPr>
          <w:ins w:id="1930" w:author="ACER" w:date="2026-07-06T00:05:00Z"/>
          <w:sz w:val="26"/>
          <w:szCs w:val="26"/>
        </w:rPr>
      </w:pPr>
      <w:ins w:id="1931" w:author="ACER" w:date="2026-07-06T00:05:00Z">
        <w:r w:rsidRPr="002406F6">
          <w:rPr>
            <w:b/>
            <w:bCs/>
            <w:sz w:val="26"/>
            <w:szCs w:val="26"/>
          </w:rPr>
          <w:t xml:space="preserve">Cảnh báo ngập tiếp cận: </w:t>
        </w:r>
        <w:r w:rsidRPr="002406F6">
          <w:rPr>
            <w:sz w:val="26"/>
            <w:szCs w:val="26"/>
          </w:rPr>
          <w:t>khi có bài đăng ngập từ 30 cm trở lên, hoặc khu vực thường ngập, nằm trong bán kính 300 m quanh vị trí hiện tại của người dùng.</w:t>
        </w:r>
      </w:ins>
    </w:p>
    <w:p w14:paraId="57AB8256" w14:textId="77777777" w:rsidR="00902EB5" w:rsidRPr="002406F6" w:rsidRDefault="00902EB5" w:rsidP="00902EB5">
      <w:pPr>
        <w:pStyle w:val="ListParagraph"/>
        <w:numPr>
          <w:ilvl w:val="0"/>
          <w:numId w:val="33"/>
        </w:numPr>
        <w:spacing w:after="90" w:line="340" w:lineRule="auto"/>
        <w:contextualSpacing w:val="0"/>
        <w:jc w:val="both"/>
        <w:rPr>
          <w:ins w:id="1932" w:author="ACER" w:date="2026-07-06T00:05:00Z"/>
          <w:sz w:val="26"/>
          <w:szCs w:val="26"/>
        </w:rPr>
      </w:pPr>
      <w:ins w:id="1933" w:author="ACER" w:date="2026-07-06T00:05:00Z">
        <w:r w:rsidRPr="002406F6">
          <w:rPr>
            <w:b/>
            <w:bCs/>
            <w:sz w:val="26"/>
            <w:szCs w:val="26"/>
          </w:rPr>
          <w:t xml:space="preserve">Cảnh báo mưa cực đoan: </w:t>
        </w:r>
        <w:r w:rsidRPr="002406F6">
          <w:rPr>
            <w:sz w:val="26"/>
            <w:szCs w:val="26"/>
          </w:rPr>
          <w:t>khi một trạm mưa trong bán kính 5 km ghi nhận từ 50 mm/h trở lên.</w:t>
        </w:r>
      </w:ins>
    </w:p>
    <w:p w14:paraId="69B400AB" w14:textId="77777777" w:rsidR="00902EB5" w:rsidRPr="002406F6" w:rsidRDefault="00902EB5" w:rsidP="00902EB5">
      <w:pPr>
        <w:pStyle w:val="ListParagraph"/>
        <w:numPr>
          <w:ilvl w:val="0"/>
          <w:numId w:val="33"/>
        </w:numPr>
        <w:spacing w:after="90" w:line="340" w:lineRule="auto"/>
        <w:contextualSpacing w:val="0"/>
        <w:jc w:val="both"/>
        <w:rPr>
          <w:ins w:id="1934" w:author="ACER" w:date="2026-07-06T00:05:00Z"/>
          <w:sz w:val="26"/>
          <w:szCs w:val="26"/>
        </w:rPr>
      </w:pPr>
      <w:ins w:id="1935" w:author="ACER" w:date="2026-07-06T00:05:00Z">
        <w:r w:rsidRPr="002406F6">
          <w:rPr>
            <w:b/>
            <w:bCs/>
            <w:sz w:val="26"/>
            <w:szCs w:val="26"/>
          </w:rPr>
          <w:t xml:space="preserve">Chống trùng lặp và làm phiền: </w:t>
        </w:r>
        <w:r w:rsidRPr="002406F6">
          <w:rPr>
            <w:sz w:val="26"/>
            <w:szCs w:val="26"/>
          </w:rPr>
          <w:t>áp dụng cơ chế debounce 5 phút và cooldown 30 phút giữa các cảnh báo để tránh gửi thông báo dồn dập.</w:t>
        </w:r>
      </w:ins>
    </w:p>
    <w:p w14:paraId="398AA1BF" w14:textId="77777777" w:rsidR="00902EB5" w:rsidRPr="002406F6" w:rsidRDefault="00902EB5">
      <w:pPr>
        <w:rPr>
          <w:ins w:id="1936" w:author="ACER" w:date="2026-07-06T00:05:00Z"/>
          <w:sz w:val="26"/>
          <w:szCs w:val="26"/>
        </w:rPr>
      </w:pPr>
      <w:ins w:id="1937" w:author="ACER" w:date="2026-07-06T00:05:00Z">
        <w:r w:rsidRPr="002406F6">
          <w:rPr>
            <w:sz w:val="26"/>
            <w:szCs w:val="26"/>
          </w:rPr>
          <w:t>Hệ thống thông báo đẩy hoạt động theo ngữ cảnh — dựa trên ngưỡng mực nước, cường độ mưa và vị trí người dùng — giúp giảm đáng kể độ trễ thông tin so với các kênh truyền tin một chiều truyền thống.</w:t>
        </w:r>
      </w:ins>
    </w:p>
    <w:p w14:paraId="166BFF5F" w14:textId="77777777" w:rsidR="00902EB5" w:rsidRPr="002406F6" w:rsidRDefault="00902EB5" w:rsidP="00902EB5">
      <w:pPr>
        <w:keepNext/>
        <w:spacing w:before="100" w:after="40"/>
        <w:jc w:val="center"/>
        <w:rPr>
          <w:ins w:id="1938" w:author="ACER" w:date="2026-07-06T00:05:00Z"/>
          <w:sz w:val="26"/>
          <w:szCs w:val="26"/>
        </w:rPr>
      </w:pPr>
      <w:ins w:id="1939" w:author="ACER" w:date="2026-07-06T00:05:00Z">
        <w:r w:rsidRPr="002406F6">
          <w:rPr>
            <w:sz w:val="26"/>
            <w:szCs w:val="26"/>
            <w:lang w:val="en-US"/>
          </w:rPr>
          <w:lastRenderedPageBreak/>
          <w:drawing>
            <wp:inline distT="0" distB="0" distL="0" distR="0" wp14:anchorId="7FFE4A3D" wp14:editId="597301CA">
              <wp:extent cx="5760000" cy="8129362"/>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0000" cy="8129362"/>
                      </a:xfrm>
                      <a:prstGeom prst="rect">
                        <a:avLst/>
                      </a:prstGeom>
                    </pic:spPr>
                  </pic:pic>
                </a:graphicData>
              </a:graphic>
            </wp:inline>
          </w:drawing>
        </w:r>
      </w:ins>
    </w:p>
    <w:p w14:paraId="483090F7" w14:textId="77777777" w:rsidR="00902EB5" w:rsidRPr="002406F6" w:rsidRDefault="00902EB5">
      <w:pPr>
        <w:pStyle w:val="Caption"/>
        <w:rPr>
          <w:ins w:id="1940" w:author="ACER" w:date="2026-07-06T00:05:00Z"/>
          <w:szCs w:val="26"/>
        </w:rPr>
        <w:pPrChange w:id="1941" w:author="ACER" w:date="2026-07-06T00:06:00Z">
          <w:pPr/>
        </w:pPrChange>
      </w:pPr>
      <w:bookmarkStart w:id="1942" w:name="_Toc234182137"/>
      <w:bookmarkStart w:id="1943" w:name="_Toc234274183"/>
      <w:r w:rsidRPr="002406F6">
        <w:rPr>
          <w:szCs w:val="26"/>
        </w:rPr>
        <w:lastRenderedPageBreak/>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10</w:t>
      </w:r>
      <w:r w:rsidRPr="002406F6">
        <w:rPr>
          <w:szCs w:val="26"/>
        </w:rPr>
        <w:fldChar w:fldCharType="end"/>
      </w:r>
      <w:r w:rsidRPr="002406F6">
        <w:rPr>
          <w:szCs w:val="26"/>
        </w:rPr>
        <w:t xml:space="preserve">. </w:t>
      </w:r>
      <w:ins w:id="1944" w:author="ACER" w:date="2026-07-06T00:05:00Z">
        <w:r w:rsidRPr="002406F6">
          <w:rPr>
            <w:szCs w:val="26"/>
          </w:rPr>
          <w:t>Ứng dụng di động: bản đồ thời gian thực và cảnh báo tiếp cận hỗ trợ người dân, lực lượng cứu hộ</w:t>
        </w:r>
      </w:ins>
      <w:r w:rsidRPr="002406F6">
        <w:rPr>
          <w:szCs w:val="26"/>
        </w:rPr>
        <w:t xml:space="preserve"> ( nguồn: </w:t>
      </w:r>
      <w:r w:rsidRPr="002406F6">
        <w:rPr>
          <w:szCs w:val="26"/>
        </w:rPr>
        <w:fldChar w:fldCharType="begin"/>
      </w:r>
      <w:r w:rsidRPr="002406F6">
        <w:rPr>
          <w:szCs w:val="26"/>
        </w:rPr>
        <w:instrText xml:space="preserve"> HYPERLINK "https://github.com/NCKHTHXD22/BackEnd_NCKH/tree/main/mobile" </w:instrText>
      </w:r>
      <w:r w:rsidRPr="002406F6">
        <w:rPr>
          <w:szCs w:val="26"/>
        </w:rPr>
      </w:r>
      <w:r w:rsidRPr="002406F6">
        <w:rPr>
          <w:szCs w:val="26"/>
        </w:rPr>
        <w:fldChar w:fldCharType="separate"/>
      </w:r>
      <w:r w:rsidRPr="002406F6">
        <w:rPr>
          <w:rStyle w:val="Hyperlink"/>
          <w:szCs w:val="26"/>
        </w:rPr>
        <w:t>https://github.com/NCKHTHXD22/BackEnd_NCKH/tree/main/mobile</w:t>
      </w:r>
      <w:r w:rsidRPr="002406F6">
        <w:rPr>
          <w:szCs w:val="26"/>
        </w:rPr>
        <w:fldChar w:fldCharType="end"/>
      </w:r>
      <w:r w:rsidRPr="002406F6">
        <w:rPr>
          <w:szCs w:val="26"/>
        </w:rPr>
        <w:t xml:space="preserve"> )</w:t>
      </w:r>
      <w:ins w:id="1945" w:author="ACER" w:date="2026-07-06T00:05:00Z">
        <w:r w:rsidRPr="002406F6">
          <w:rPr>
            <w:szCs w:val="26"/>
          </w:rPr>
          <w:t>.</w:t>
        </w:r>
        <w:bookmarkEnd w:id="1942"/>
        <w:bookmarkEnd w:id="1943"/>
      </w:ins>
    </w:p>
    <w:p w14:paraId="0A362914" w14:textId="77777777" w:rsidR="00902EB5" w:rsidRPr="002406F6" w:rsidRDefault="00902EB5">
      <w:pPr>
        <w:pStyle w:val="Heading3"/>
        <w:numPr>
          <w:ilvl w:val="2"/>
          <w:numId w:val="25"/>
        </w:numPr>
        <w:rPr>
          <w:ins w:id="1946" w:author="ACER" w:date="2026-07-06T00:02:00Z"/>
          <w:szCs w:val="26"/>
        </w:rPr>
        <w:pPrChange w:id="1947" w:author="ACER" w:date="2026-07-06T00:05:00Z">
          <w:pPr>
            <w:pStyle w:val="Caption"/>
            <w:spacing w:before="60" w:after="160"/>
          </w:pPr>
        </w:pPrChange>
      </w:pPr>
      <w:bookmarkStart w:id="1948" w:name="_Toc234274142"/>
      <w:ins w:id="1949" w:author="ACER" w:date="2026-07-06T00:05:00Z">
        <w:r w:rsidRPr="002406F6">
          <w:rPr>
            <w:szCs w:val="26"/>
          </w:rPr>
          <w:t>Bộ công cụ hỗ trợ sơ tán và cứu hộ</w:t>
        </w:r>
      </w:ins>
      <w:bookmarkEnd w:id="1948"/>
    </w:p>
    <w:p w14:paraId="5AD29378" w14:textId="77777777" w:rsidR="00902EB5" w:rsidRPr="002406F6" w:rsidDel="0074399A" w:rsidRDefault="00902EB5">
      <w:pPr>
        <w:rPr>
          <w:del w:id="1950" w:author="ACER" w:date="2026-07-06T00:07:00Z"/>
          <w:sz w:val="26"/>
          <w:szCs w:val="26"/>
        </w:rPr>
        <w:pPrChange w:id="1951" w:author="ACER" w:date="2026-07-06T00:01:00Z">
          <w:pPr>
            <w:pStyle w:val="Heading2"/>
          </w:pPr>
        </w:pPrChange>
      </w:pPr>
      <w:del w:id="1952" w:author="ACER" w:date="2026-07-06T00:00:00Z">
        <w:r w:rsidRPr="002406F6" w:rsidDel="00E9263F">
          <w:rPr>
            <w:sz w:val="26"/>
            <w:szCs w:val="26"/>
            <w:rPrChange w:id="1953" w:author="ACER" w:date="2026-07-04T14:39:00Z">
              <w:rPr>
                <w:rFonts w:eastAsiaTheme="majorEastAsia" w:cstheme="majorBidi"/>
                <w:b w:val="0"/>
                <w:szCs w:val="32"/>
              </w:rPr>
            </w:rPrChange>
          </w:rPr>
          <w:delText>Hành vi kụ hỗ trợ sơ tán và cứu hộEnd_NCKH/tree/main/mobile</w:delText>
        </w:r>
      </w:del>
    </w:p>
    <w:p w14:paraId="5B704D11" w14:textId="77777777" w:rsidR="00902EB5" w:rsidRPr="002406F6" w:rsidDel="0074399A" w:rsidRDefault="00902EB5" w:rsidP="00902EB5">
      <w:pPr>
        <w:rPr>
          <w:del w:id="1954" w:author="ACER" w:date="2026-07-06T00:07:00Z"/>
          <w:sz w:val="26"/>
          <w:szCs w:val="26"/>
        </w:rPr>
      </w:pPr>
      <w:del w:id="1955" w:author="ACER" w:date="2026-07-06T00:07:00Z">
        <w:r w:rsidRPr="002406F6" w:rsidDel="0074399A">
          <w:rPr>
            <w:sz w:val="26"/>
            <w:szCs w:val="26"/>
          </w:rPr>
          <w:delText>Trong trận lũ tháng 10/2025 (lưu lượng đỉnh ≈ 4.800 m³/s), ARIMAX tạo ra một đỉnh lũ trơn tru, hơi trễ và bị làm giảm đôi chút, trong khi LSTM theo sát nhánh lên với dải độ không chắc chắn Q10–Q90 rõ ràng, ôm sát và định vị được đỉnh lũ quan trắc. Hai mẫu sai số phần lớn không tương quan với nhau — điều kiện cần thiết cho một mô hình tổ hợp hữu ích. Kết quả thực nghiệm xác nhận chiến lược kết hợp hai mô hình là phù hợp: ARIMAX vượt trội ở dự báo ngắn hạn nhờ tận dụng quán tính dòng chảy và tín hiệu mưa tức thời; LSTM cung cấp bức tranh tổng thể dài hạn cùng dải bất định phục vụ đánh giá kịch bản.</w:delText>
        </w:r>
      </w:del>
    </w:p>
    <w:p w14:paraId="7E496348" w14:textId="77777777" w:rsidR="00902EB5" w:rsidRPr="002406F6" w:rsidDel="0074399A" w:rsidRDefault="00902EB5" w:rsidP="00902EB5">
      <w:pPr>
        <w:pStyle w:val="Caption"/>
        <w:keepNext/>
        <w:rPr>
          <w:del w:id="1956" w:author="ACER" w:date="2026-07-06T00:07:00Z"/>
          <w:szCs w:val="26"/>
        </w:rPr>
      </w:pPr>
      <w:del w:id="1957" w:author="ACER" w:date="2026-07-06T00:07:00Z">
        <w:r w:rsidRPr="002406F6" w:rsidDel="0074399A">
          <w:rPr>
            <w:szCs w:val="26"/>
          </w:rPr>
          <w:delText xml:space="preserve">Bảng </w:delText>
        </w:r>
        <w:r w:rsidRPr="002406F6" w:rsidDel="0074399A">
          <w:rPr>
            <w:i w:val="0"/>
            <w:iCs w:val="0"/>
            <w:szCs w:val="26"/>
          </w:rPr>
          <w:fldChar w:fldCharType="begin"/>
        </w:r>
        <w:r w:rsidRPr="002406F6" w:rsidDel="0074399A">
          <w:rPr>
            <w:szCs w:val="26"/>
          </w:rPr>
          <w:delInstrText xml:space="preserve"> SEQ chap \c </w:delInstrText>
        </w:r>
        <w:r w:rsidRPr="002406F6" w:rsidDel="0074399A">
          <w:rPr>
            <w:i w:val="0"/>
            <w:iCs w:val="0"/>
            <w:szCs w:val="26"/>
          </w:rPr>
          <w:fldChar w:fldCharType="separate"/>
        </w:r>
        <w:r w:rsidRPr="002406F6" w:rsidDel="0074399A">
          <w:rPr>
            <w:szCs w:val="26"/>
          </w:rPr>
          <w:delText>5</w:delText>
        </w:r>
        <w:r w:rsidRPr="002406F6" w:rsidDel="0074399A">
          <w:rPr>
            <w:i w:val="0"/>
            <w:iCs w:val="0"/>
            <w:szCs w:val="26"/>
          </w:rPr>
          <w:fldChar w:fldCharType="end"/>
        </w:r>
        <w:r w:rsidRPr="002406F6" w:rsidDel="0074399A">
          <w:rPr>
            <w:szCs w:val="26"/>
          </w:rPr>
          <w:delText>.</w:delText>
        </w:r>
        <w:r w:rsidRPr="002406F6" w:rsidDel="0074399A">
          <w:rPr>
            <w:i w:val="0"/>
            <w:iCs w:val="0"/>
            <w:szCs w:val="26"/>
          </w:rPr>
          <w:fldChar w:fldCharType="begin"/>
        </w:r>
        <w:r w:rsidRPr="002406F6" w:rsidDel="0074399A">
          <w:rPr>
            <w:szCs w:val="26"/>
          </w:rPr>
          <w:delInstrText xml:space="preserve"> SEQ Bảng \* ARABIC \s 1 </w:delInstrText>
        </w:r>
        <w:r w:rsidRPr="002406F6" w:rsidDel="0074399A">
          <w:rPr>
            <w:i w:val="0"/>
            <w:iCs w:val="0"/>
            <w:szCs w:val="26"/>
          </w:rPr>
          <w:fldChar w:fldCharType="separate"/>
        </w:r>
        <w:r w:rsidRPr="002406F6" w:rsidDel="0074399A">
          <w:rPr>
            <w:szCs w:val="26"/>
          </w:rPr>
          <w:delText>3</w:delText>
        </w:r>
        <w:r w:rsidRPr="002406F6" w:rsidDel="0074399A">
          <w:rPr>
            <w:i w:val="0"/>
            <w:iCs w:val="0"/>
            <w:szCs w:val="26"/>
          </w:rPr>
          <w:fldChar w:fldCharType="end"/>
        </w:r>
        <w:r w:rsidRPr="002406F6" w:rsidDel="0074399A">
          <w:rPr>
            <w:szCs w:val="26"/>
          </w:rPr>
          <w:delText xml:space="preserve"> So sánh vai trò của hai mô hình trong hệ thống tích hợp</w:delText>
        </w:r>
      </w:del>
    </w:p>
    <w:tbl>
      <w:tblPr>
        <w:tblW w:w="8784" w:type="dxa"/>
        <w:jc w:val="center"/>
        <w:tblBorders>
          <w:top w:val="single" w:sz="4" w:space="0" w:color="8090B0"/>
          <w:left w:val="single" w:sz="4" w:space="0" w:color="8090B0"/>
          <w:bottom w:val="single" w:sz="4" w:space="0" w:color="8090B0"/>
          <w:right w:val="single" w:sz="4" w:space="0" w:color="8090B0"/>
          <w:insideH w:val="single" w:sz="2" w:space="0" w:color="AAB4C8"/>
          <w:insideV w:val="single" w:sz="2" w:space="0" w:color="AAB4C8"/>
        </w:tblBorders>
        <w:tblCellMar>
          <w:left w:w="10" w:type="dxa"/>
          <w:right w:w="10" w:type="dxa"/>
        </w:tblCellMar>
        <w:tblLook w:val="04A0" w:firstRow="1" w:lastRow="0" w:firstColumn="1" w:lastColumn="0" w:noHBand="0" w:noVBand="1"/>
      </w:tblPr>
      <w:tblGrid>
        <w:gridCol w:w="2400"/>
        <w:gridCol w:w="3100"/>
        <w:gridCol w:w="3284"/>
      </w:tblGrid>
      <w:tr w:rsidR="00902EB5" w:rsidRPr="002406F6" w:rsidDel="0074399A" w14:paraId="6A0BDAE2" w14:textId="77777777" w:rsidTr="00902EB5">
        <w:trPr>
          <w:trHeight w:val="20"/>
          <w:tblHeader/>
          <w:jc w:val="center"/>
          <w:del w:id="1958" w:author="ACER" w:date="2026-07-06T00:07:00Z"/>
        </w:trPr>
        <w:tc>
          <w:tcPr>
            <w:tcW w:w="2400" w:type="dxa"/>
            <w:tcMar>
              <w:top w:w="60" w:type="dxa"/>
              <w:left w:w="90" w:type="dxa"/>
              <w:bottom w:w="60" w:type="dxa"/>
              <w:right w:w="90" w:type="dxa"/>
            </w:tcMar>
            <w:vAlign w:val="center"/>
          </w:tcPr>
          <w:p w14:paraId="6072C6C0" w14:textId="77777777" w:rsidR="00902EB5" w:rsidRPr="002406F6" w:rsidDel="0074399A" w:rsidRDefault="00902EB5" w:rsidP="00902EB5">
            <w:pPr>
              <w:spacing w:line="264" w:lineRule="auto"/>
              <w:jc w:val="center"/>
              <w:rPr>
                <w:del w:id="1959" w:author="ACER" w:date="2026-07-06T00:07:00Z"/>
                <w:sz w:val="26"/>
                <w:szCs w:val="26"/>
              </w:rPr>
            </w:pPr>
            <w:del w:id="1960" w:author="ACER" w:date="2026-07-06T00:07:00Z">
              <w:r w:rsidRPr="002406F6" w:rsidDel="0074399A">
                <w:rPr>
                  <w:b/>
                  <w:bCs/>
                  <w:sz w:val="26"/>
                  <w:szCs w:val="26"/>
                </w:rPr>
                <w:delText>Tiêu chí</w:delText>
              </w:r>
            </w:del>
          </w:p>
        </w:tc>
        <w:tc>
          <w:tcPr>
            <w:tcW w:w="3100" w:type="dxa"/>
            <w:tcMar>
              <w:top w:w="60" w:type="dxa"/>
              <w:left w:w="90" w:type="dxa"/>
              <w:bottom w:w="60" w:type="dxa"/>
              <w:right w:w="90" w:type="dxa"/>
            </w:tcMar>
            <w:vAlign w:val="center"/>
          </w:tcPr>
          <w:p w14:paraId="2E3FAEDC" w14:textId="77777777" w:rsidR="00902EB5" w:rsidRPr="002406F6" w:rsidDel="0074399A" w:rsidRDefault="00902EB5" w:rsidP="00902EB5">
            <w:pPr>
              <w:spacing w:line="264" w:lineRule="auto"/>
              <w:jc w:val="center"/>
              <w:rPr>
                <w:del w:id="1961" w:author="ACER" w:date="2026-07-06T00:07:00Z"/>
                <w:sz w:val="26"/>
                <w:szCs w:val="26"/>
              </w:rPr>
            </w:pPr>
            <w:del w:id="1962" w:author="ACER" w:date="2026-07-06T00:07:00Z">
              <w:r w:rsidRPr="002406F6" w:rsidDel="0074399A">
                <w:rPr>
                  <w:b/>
                  <w:bCs/>
                  <w:sz w:val="26"/>
                  <w:szCs w:val="26"/>
                </w:rPr>
                <w:delText>ARIMAX</w:delText>
              </w:r>
            </w:del>
          </w:p>
        </w:tc>
        <w:tc>
          <w:tcPr>
            <w:tcW w:w="3284" w:type="dxa"/>
            <w:tcMar>
              <w:top w:w="60" w:type="dxa"/>
              <w:left w:w="90" w:type="dxa"/>
              <w:bottom w:w="60" w:type="dxa"/>
              <w:right w:w="90" w:type="dxa"/>
            </w:tcMar>
            <w:vAlign w:val="center"/>
          </w:tcPr>
          <w:p w14:paraId="5C23F21B" w14:textId="77777777" w:rsidR="00902EB5" w:rsidRPr="002406F6" w:rsidDel="0074399A" w:rsidRDefault="00902EB5" w:rsidP="00902EB5">
            <w:pPr>
              <w:spacing w:line="264" w:lineRule="auto"/>
              <w:jc w:val="center"/>
              <w:rPr>
                <w:del w:id="1963" w:author="ACER" w:date="2026-07-06T00:07:00Z"/>
                <w:sz w:val="26"/>
                <w:szCs w:val="26"/>
              </w:rPr>
            </w:pPr>
            <w:del w:id="1964" w:author="ACER" w:date="2026-07-06T00:07:00Z">
              <w:r w:rsidRPr="002406F6" w:rsidDel="0074399A">
                <w:rPr>
                  <w:b/>
                  <w:bCs/>
                  <w:sz w:val="26"/>
                  <w:szCs w:val="26"/>
                </w:rPr>
                <w:delText>LSTM Encoder–Decoder</w:delText>
              </w:r>
            </w:del>
          </w:p>
        </w:tc>
      </w:tr>
      <w:tr w:rsidR="00902EB5" w:rsidRPr="002406F6" w:rsidDel="0074399A" w14:paraId="2E82D092" w14:textId="77777777" w:rsidTr="00902EB5">
        <w:trPr>
          <w:trHeight w:val="20"/>
          <w:jc w:val="center"/>
          <w:del w:id="1965" w:author="ACER" w:date="2026-07-06T00:07:00Z"/>
        </w:trPr>
        <w:tc>
          <w:tcPr>
            <w:tcW w:w="2400" w:type="dxa"/>
            <w:tcMar>
              <w:top w:w="60" w:type="dxa"/>
              <w:left w:w="90" w:type="dxa"/>
              <w:bottom w:w="60" w:type="dxa"/>
              <w:right w:w="90" w:type="dxa"/>
            </w:tcMar>
            <w:vAlign w:val="center"/>
          </w:tcPr>
          <w:p w14:paraId="63D91193" w14:textId="77777777" w:rsidR="00902EB5" w:rsidRPr="002406F6" w:rsidDel="0074399A" w:rsidRDefault="00902EB5" w:rsidP="00902EB5">
            <w:pPr>
              <w:spacing w:line="264" w:lineRule="auto"/>
              <w:jc w:val="center"/>
              <w:rPr>
                <w:del w:id="1966" w:author="ACER" w:date="2026-07-06T00:07:00Z"/>
                <w:sz w:val="26"/>
                <w:szCs w:val="26"/>
              </w:rPr>
            </w:pPr>
            <w:del w:id="1967" w:author="ACER" w:date="2026-07-06T00:07:00Z">
              <w:r w:rsidRPr="002406F6" w:rsidDel="0074399A">
                <w:rPr>
                  <w:sz w:val="26"/>
                  <w:szCs w:val="26"/>
                </w:rPr>
                <w:delText>Chân trời dự báo tối ưu</w:delText>
              </w:r>
            </w:del>
          </w:p>
        </w:tc>
        <w:tc>
          <w:tcPr>
            <w:tcW w:w="3100" w:type="dxa"/>
            <w:tcMar>
              <w:top w:w="60" w:type="dxa"/>
              <w:left w:w="90" w:type="dxa"/>
              <w:bottom w:w="60" w:type="dxa"/>
              <w:right w:w="90" w:type="dxa"/>
            </w:tcMar>
            <w:vAlign w:val="center"/>
          </w:tcPr>
          <w:p w14:paraId="19842FD0" w14:textId="77777777" w:rsidR="00902EB5" w:rsidRPr="002406F6" w:rsidDel="0074399A" w:rsidRDefault="00902EB5" w:rsidP="00902EB5">
            <w:pPr>
              <w:spacing w:line="264" w:lineRule="auto"/>
              <w:jc w:val="center"/>
              <w:rPr>
                <w:del w:id="1968" w:author="ACER" w:date="2026-07-06T00:07:00Z"/>
                <w:sz w:val="26"/>
                <w:szCs w:val="26"/>
              </w:rPr>
            </w:pPr>
            <w:del w:id="1969" w:author="ACER" w:date="2026-07-06T00:07:00Z">
              <w:r w:rsidRPr="002406F6" w:rsidDel="0074399A">
                <w:rPr>
                  <w:sz w:val="26"/>
                  <w:szCs w:val="26"/>
                </w:rPr>
                <w:delText>1–6 giờ (ngắn hạn)</w:delText>
              </w:r>
            </w:del>
          </w:p>
        </w:tc>
        <w:tc>
          <w:tcPr>
            <w:tcW w:w="3284" w:type="dxa"/>
            <w:tcMar>
              <w:top w:w="60" w:type="dxa"/>
              <w:left w:w="90" w:type="dxa"/>
              <w:bottom w:w="60" w:type="dxa"/>
              <w:right w:w="90" w:type="dxa"/>
            </w:tcMar>
            <w:vAlign w:val="center"/>
          </w:tcPr>
          <w:p w14:paraId="7F2AF841" w14:textId="77777777" w:rsidR="00902EB5" w:rsidRPr="002406F6" w:rsidDel="0074399A" w:rsidRDefault="00902EB5" w:rsidP="00902EB5">
            <w:pPr>
              <w:spacing w:line="264" w:lineRule="auto"/>
              <w:jc w:val="center"/>
              <w:rPr>
                <w:del w:id="1970" w:author="ACER" w:date="2026-07-06T00:07:00Z"/>
                <w:sz w:val="26"/>
                <w:szCs w:val="26"/>
              </w:rPr>
            </w:pPr>
            <w:del w:id="1971" w:author="ACER" w:date="2026-07-06T00:07:00Z">
              <w:r w:rsidRPr="002406F6" w:rsidDel="0074399A">
                <w:rPr>
                  <w:sz w:val="26"/>
                  <w:szCs w:val="26"/>
                </w:rPr>
                <w:delText>12–24 giờ (đa bước, dài hạn)</w:delText>
              </w:r>
            </w:del>
          </w:p>
        </w:tc>
      </w:tr>
      <w:tr w:rsidR="00902EB5" w:rsidRPr="002406F6" w:rsidDel="0074399A" w14:paraId="2B1D61B4" w14:textId="77777777" w:rsidTr="00902EB5">
        <w:trPr>
          <w:trHeight w:val="20"/>
          <w:jc w:val="center"/>
          <w:del w:id="1972" w:author="ACER" w:date="2026-07-06T00:07:00Z"/>
        </w:trPr>
        <w:tc>
          <w:tcPr>
            <w:tcW w:w="2400" w:type="dxa"/>
            <w:tcMar>
              <w:top w:w="60" w:type="dxa"/>
              <w:left w:w="90" w:type="dxa"/>
              <w:bottom w:w="60" w:type="dxa"/>
              <w:right w:w="90" w:type="dxa"/>
            </w:tcMar>
            <w:vAlign w:val="center"/>
          </w:tcPr>
          <w:p w14:paraId="6B884DB9" w14:textId="77777777" w:rsidR="00902EB5" w:rsidRPr="002406F6" w:rsidDel="0074399A" w:rsidRDefault="00902EB5" w:rsidP="00902EB5">
            <w:pPr>
              <w:spacing w:line="264" w:lineRule="auto"/>
              <w:jc w:val="center"/>
              <w:rPr>
                <w:del w:id="1973" w:author="ACER" w:date="2026-07-06T00:07:00Z"/>
                <w:sz w:val="26"/>
                <w:szCs w:val="26"/>
              </w:rPr>
            </w:pPr>
            <w:del w:id="1974" w:author="ACER" w:date="2026-07-06T00:07:00Z">
              <w:r w:rsidRPr="002406F6" w:rsidDel="0074399A">
                <w:rPr>
                  <w:sz w:val="26"/>
                  <w:szCs w:val="26"/>
                </w:rPr>
                <w:delText xml:space="preserve">Định dạng dự báo     </w:delText>
              </w:r>
            </w:del>
          </w:p>
        </w:tc>
        <w:tc>
          <w:tcPr>
            <w:tcW w:w="3100" w:type="dxa"/>
            <w:tcMar>
              <w:top w:w="60" w:type="dxa"/>
              <w:left w:w="90" w:type="dxa"/>
              <w:bottom w:w="60" w:type="dxa"/>
              <w:right w:w="90" w:type="dxa"/>
            </w:tcMar>
            <w:vAlign w:val="center"/>
          </w:tcPr>
          <w:p w14:paraId="671AA67E" w14:textId="77777777" w:rsidR="00902EB5" w:rsidRPr="002406F6" w:rsidDel="0074399A" w:rsidRDefault="00902EB5" w:rsidP="00902EB5">
            <w:pPr>
              <w:spacing w:line="264" w:lineRule="auto"/>
              <w:jc w:val="center"/>
              <w:rPr>
                <w:del w:id="1975" w:author="ACER" w:date="2026-07-06T00:07:00Z"/>
                <w:sz w:val="26"/>
                <w:szCs w:val="26"/>
              </w:rPr>
            </w:pPr>
            <w:del w:id="1976" w:author="ACER" w:date="2026-07-06T00:07:00Z">
              <w:r w:rsidRPr="002406F6" w:rsidDel="0074399A">
                <w:rPr>
                  <w:sz w:val="26"/>
                  <w:szCs w:val="26"/>
                </w:rPr>
                <w:delText>Tất định (một quỹ đạo sắc nét)</w:delText>
              </w:r>
            </w:del>
          </w:p>
        </w:tc>
        <w:tc>
          <w:tcPr>
            <w:tcW w:w="3284" w:type="dxa"/>
            <w:tcMar>
              <w:top w:w="60" w:type="dxa"/>
              <w:left w:w="90" w:type="dxa"/>
              <w:bottom w:w="60" w:type="dxa"/>
              <w:right w:w="90" w:type="dxa"/>
            </w:tcMar>
            <w:vAlign w:val="center"/>
          </w:tcPr>
          <w:p w14:paraId="04722C62" w14:textId="77777777" w:rsidR="00902EB5" w:rsidRPr="002406F6" w:rsidDel="0074399A" w:rsidRDefault="00902EB5" w:rsidP="00902EB5">
            <w:pPr>
              <w:spacing w:line="264" w:lineRule="auto"/>
              <w:jc w:val="center"/>
              <w:rPr>
                <w:del w:id="1977" w:author="ACER" w:date="2026-07-06T00:07:00Z"/>
                <w:sz w:val="26"/>
                <w:szCs w:val="26"/>
              </w:rPr>
            </w:pPr>
            <w:del w:id="1978" w:author="ACER" w:date="2026-07-06T00:07:00Z">
              <w:r w:rsidRPr="002406F6" w:rsidDel="0074399A">
                <w:rPr>
                  <w:sz w:val="26"/>
                  <w:szCs w:val="26"/>
                </w:rPr>
                <w:delText>Xác suất (dải P10/P50/P90)</w:delText>
              </w:r>
            </w:del>
          </w:p>
        </w:tc>
      </w:tr>
      <w:tr w:rsidR="00902EB5" w:rsidRPr="002406F6" w:rsidDel="0074399A" w14:paraId="590D6BF1" w14:textId="77777777" w:rsidTr="00902EB5">
        <w:trPr>
          <w:trHeight w:val="20"/>
          <w:jc w:val="center"/>
          <w:del w:id="1979" w:author="ACER" w:date="2026-07-06T00:07:00Z"/>
        </w:trPr>
        <w:tc>
          <w:tcPr>
            <w:tcW w:w="2400" w:type="dxa"/>
            <w:tcMar>
              <w:top w:w="60" w:type="dxa"/>
              <w:left w:w="90" w:type="dxa"/>
              <w:bottom w:w="60" w:type="dxa"/>
              <w:right w:w="90" w:type="dxa"/>
            </w:tcMar>
            <w:vAlign w:val="center"/>
          </w:tcPr>
          <w:p w14:paraId="2139EF6A" w14:textId="77777777" w:rsidR="00902EB5" w:rsidRPr="002406F6" w:rsidDel="0074399A" w:rsidRDefault="00902EB5" w:rsidP="00902EB5">
            <w:pPr>
              <w:spacing w:line="264" w:lineRule="auto"/>
              <w:jc w:val="center"/>
              <w:rPr>
                <w:del w:id="1980" w:author="ACER" w:date="2026-07-06T00:07:00Z"/>
                <w:sz w:val="26"/>
                <w:szCs w:val="26"/>
              </w:rPr>
            </w:pPr>
            <w:del w:id="1981" w:author="ACER" w:date="2026-07-06T00:07:00Z">
              <w:r w:rsidRPr="002406F6" w:rsidDel="0074399A">
                <w:rPr>
                  <w:sz w:val="26"/>
                  <w:szCs w:val="26"/>
                </w:rPr>
                <w:delText>Nhu cầu dữ liệu</w:delText>
              </w:r>
            </w:del>
          </w:p>
        </w:tc>
        <w:tc>
          <w:tcPr>
            <w:tcW w:w="3100" w:type="dxa"/>
            <w:tcMar>
              <w:top w:w="60" w:type="dxa"/>
              <w:left w:w="90" w:type="dxa"/>
              <w:bottom w:w="60" w:type="dxa"/>
              <w:right w:w="90" w:type="dxa"/>
            </w:tcMar>
            <w:vAlign w:val="center"/>
          </w:tcPr>
          <w:p w14:paraId="46A271C0" w14:textId="77777777" w:rsidR="00902EB5" w:rsidRPr="002406F6" w:rsidDel="0074399A" w:rsidRDefault="00902EB5" w:rsidP="00902EB5">
            <w:pPr>
              <w:spacing w:line="264" w:lineRule="auto"/>
              <w:jc w:val="center"/>
              <w:rPr>
                <w:del w:id="1982" w:author="ACER" w:date="2026-07-06T00:07:00Z"/>
                <w:sz w:val="26"/>
                <w:szCs w:val="26"/>
              </w:rPr>
            </w:pPr>
            <w:del w:id="1983" w:author="ACER" w:date="2026-07-06T00:07:00Z">
              <w:r w:rsidRPr="002406F6" w:rsidDel="0074399A">
                <w:rPr>
                  <w:sz w:val="26"/>
                  <w:szCs w:val="26"/>
                </w:rPr>
                <w:delText>Thấp (một hồ)</w:delText>
              </w:r>
            </w:del>
          </w:p>
        </w:tc>
        <w:tc>
          <w:tcPr>
            <w:tcW w:w="3284" w:type="dxa"/>
            <w:tcMar>
              <w:top w:w="60" w:type="dxa"/>
              <w:left w:w="90" w:type="dxa"/>
              <w:bottom w:w="60" w:type="dxa"/>
              <w:right w:w="90" w:type="dxa"/>
            </w:tcMar>
            <w:vAlign w:val="center"/>
          </w:tcPr>
          <w:p w14:paraId="60F2AE16" w14:textId="77777777" w:rsidR="00902EB5" w:rsidRPr="002406F6" w:rsidDel="0074399A" w:rsidRDefault="00902EB5" w:rsidP="00902EB5">
            <w:pPr>
              <w:spacing w:line="264" w:lineRule="auto"/>
              <w:jc w:val="center"/>
              <w:rPr>
                <w:del w:id="1984" w:author="ACER" w:date="2026-07-06T00:07:00Z"/>
                <w:sz w:val="26"/>
                <w:szCs w:val="26"/>
              </w:rPr>
            </w:pPr>
            <w:del w:id="1985" w:author="ACER" w:date="2026-07-06T00:07:00Z">
              <w:r w:rsidRPr="002406F6" w:rsidDel="0074399A">
                <w:rPr>
                  <w:sz w:val="26"/>
                  <w:szCs w:val="26"/>
                </w:rPr>
                <w:delText>Cao (toàn lưu vực, 16 hồ)</w:delText>
              </w:r>
            </w:del>
          </w:p>
        </w:tc>
      </w:tr>
      <w:tr w:rsidR="00902EB5" w:rsidRPr="002406F6" w:rsidDel="0074399A" w14:paraId="2263DAEE" w14:textId="77777777" w:rsidTr="00902EB5">
        <w:trPr>
          <w:trHeight w:val="20"/>
          <w:jc w:val="center"/>
          <w:del w:id="1986" w:author="ACER" w:date="2026-07-06T00:07:00Z"/>
        </w:trPr>
        <w:tc>
          <w:tcPr>
            <w:tcW w:w="2400" w:type="dxa"/>
            <w:tcMar>
              <w:top w:w="60" w:type="dxa"/>
              <w:left w:w="90" w:type="dxa"/>
              <w:bottom w:w="60" w:type="dxa"/>
              <w:right w:w="90" w:type="dxa"/>
            </w:tcMar>
            <w:vAlign w:val="center"/>
          </w:tcPr>
          <w:p w14:paraId="72F2D03E" w14:textId="77777777" w:rsidR="00902EB5" w:rsidRPr="002406F6" w:rsidDel="0074399A" w:rsidRDefault="00902EB5" w:rsidP="00902EB5">
            <w:pPr>
              <w:spacing w:line="264" w:lineRule="auto"/>
              <w:jc w:val="center"/>
              <w:rPr>
                <w:del w:id="1987" w:author="ACER" w:date="2026-07-06T00:07:00Z"/>
                <w:sz w:val="26"/>
                <w:szCs w:val="26"/>
              </w:rPr>
            </w:pPr>
            <w:del w:id="1988" w:author="ACER" w:date="2026-07-06T00:07:00Z">
              <w:r w:rsidRPr="002406F6" w:rsidDel="0074399A">
                <w:rPr>
                  <w:sz w:val="26"/>
                  <w:szCs w:val="26"/>
                </w:rPr>
                <w:delText>Khả năng diễn giải</w:delText>
              </w:r>
            </w:del>
          </w:p>
        </w:tc>
        <w:tc>
          <w:tcPr>
            <w:tcW w:w="3100" w:type="dxa"/>
            <w:tcMar>
              <w:top w:w="60" w:type="dxa"/>
              <w:left w:w="90" w:type="dxa"/>
              <w:bottom w:w="60" w:type="dxa"/>
              <w:right w:w="90" w:type="dxa"/>
            </w:tcMar>
            <w:vAlign w:val="center"/>
          </w:tcPr>
          <w:p w14:paraId="682BD69A" w14:textId="77777777" w:rsidR="00902EB5" w:rsidRPr="002406F6" w:rsidDel="0074399A" w:rsidRDefault="00902EB5" w:rsidP="00902EB5">
            <w:pPr>
              <w:spacing w:line="264" w:lineRule="auto"/>
              <w:jc w:val="center"/>
              <w:rPr>
                <w:del w:id="1989" w:author="ACER" w:date="2026-07-06T00:07:00Z"/>
                <w:sz w:val="26"/>
                <w:szCs w:val="26"/>
              </w:rPr>
            </w:pPr>
            <w:del w:id="1990" w:author="ACER" w:date="2026-07-06T00:07:00Z">
              <w:r w:rsidRPr="002406F6" w:rsidDel="0074399A">
                <w:rPr>
                  <w:sz w:val="26"/>
                  <w:szCs w:val="26"/>
                </w:rPr>
                <w:delText>Hộp trắng</w:delText>
              </w:r>
            </w:del>
          </w:p>
        </w:tc>
        <w:tc>
          <w:tcPr>
            <w:tcW w:w="3284" w:type="dxa"/>
            <w:tcMar>
              <w:top w:w="60" w:type="dxa"/>
              <w:left w:w="90" w:type="dxa"/>
              <w:bottom w:w="60" w:type="dxa"/>
              <w:right w:w="90" w:type="dxa"/>
            </w:tcMar>
            <w:vAlign w:val="center"/>
          </w:tcPr>
          <w:p w14:paraId="74D4CA5A" w14:textId="77777777" w:rsidR="00902EB5" w:rsidRPr="002406F6" w:rsidDel="0074399A" w:rsidRDefault="00902EB5" w:rsidP="00902EB5">
            <w:pPr>
              <w:spacing w:line="264" w:lineRule="auto"/>
              <w:jc w:val="center"/>
              <w:rPr>
                <w:del w:id="1991" w:author="ACER" w:date="2026-07-06T00:07:00Z"/>
                <w:sz w:val="26"/>
                <w:szCs w:val="26"/>
              </w:rPr>
            </w:pPr>
            <w:del w:id="1992" w:author="ACER" w:date="2026-07-06T00:07:00Z">
              <w:r w:rsidRPr="002406F6" w:rsidDel="0074399A">
                <w:rPr>
                  <w:sz w:val="26"/>
                  <w:szCs w:val="26"/>
                </w:rPr>
                <w:delText>Hộp đen / học sâu</w:delText>
              </w:r>
            </w:del>
          </w:p>
        </w:tc>
      </w:tr>
      <w:tr w:rsidR="00902EB5" w:rsidRPr="002406F6" w:rsidDel="0074399A" w14:paraId="699D9C0F" w14:textId="77777777" w:rsidTr="00902EB5">
        <w:trPr>
          <w:trHeight w:val="20"/>
          <w:jc w:val="center"/>
          <w:del w:id="1993" w:author="ACER" w:date="2026-07-06T00:07:00Z"/>
        </w:trPr>
        <w:tc>
          <w:tcPr>
            <w:tcW w:w="2400" w:type="dxa"/>
            <w:tcMar>
              <w:top w:w="60" w:type="dxa"/>
              <w:left w:w="90" w:type="dxa"/>
              <w:bottom w:w="60" w:type="dxa"/>
              <w:right w:w="90" w:type="dxa"/>
            </w:tcMar>
            <w:vAlign w:val="center"/>
          </w:tcPr>
          <w:p w14:paraId="6BD2963A" w14:textId="77777777" w:rsidR="00902EB5" w:rsidRPr="002406F6" w:rsidDel="0074399A" w:rsidRDefault="00902EB5" w:rsidP="00902EB5">
            <w:pPr>
              <w:spacing w:line="264" w:lineRule="auto"/>
              <w:jc w:val="center"/>
              <w:rPr>
                <w:del w:id="1994" w:author="ACER" w:date="2026-07-06T00:07:00Z"/>
                <w:sz w:val="26"/>
                <w:szCs w:val="26"/>
              </w:rPr>
            </w:pPr>
            <w:del w:id="1995" w:author="ACER" w:date="2026-07-06T00:07:00Z">
              <w:r w:rsidRPr="002406F6" w:rsidDel="0074399A">
                <w:rPr>
                  <w:sz w:val="26"/>
                  <w:szCs w:val="26"/>
                </w:rPr>
                <w:delText>Chi phí tính toán</w:delText>
              </w:r>
            </w:del>
          </w:p>
        </w:tc>
        <w:tc>
          <w:tcPr>
            <w:tcW w:w="3100" w:type="dxa"/>
            <w:tcMar>
              <w:top w:w="60" w:type="dxa"/>
              <w:left w:w="90" w:type="dxa"/>
              <w:bottom w:w="60" w:type="dxa"/>
              <w:right w:w="90" w:type="dxa"/>
            </w:tcMar>
            <w:vAlign w:val="center"/>
          </w:tcPr>
          <w:p w14:paraId="08DA3100" w14:textId="77777777" w:rsidR="00902EB5" w:rsidRPr="002406F6" w:rsidDel="0074399A" w:rsidRDefault="00902EB5" w:rsidP="00902EB5">
            <w:pPr>
              <w:spacing w:line="264" w:lineRule="auto"/>
              <w:jc w:val="center"/>
              <w:rPr>
                <w:del w:id="1996" w:author="ACER" w:date="2026-07-06T00:07:00Z"/>
                <w:sz w:val="26"/>
                <w:szCs w:val="26"/>
              </w:rPr>
            </w:pPr>
            <w:del w:id="1997" w:author="ACER" w:date="2026-07-06T00:07:00Z">
              <w:r w:rsidRPr="002406F6" w:rsidDel="0074399A">
                <w:rPr>
                  <w:sz w:val="26"/>
                  <w:szCs w:val="26"/>
                </w:rPr>
                <w:delText>Rất thấp (CPU)</w:delText>
              </w:r>
            </w:del>
          </w:p>
        </w:tc>
        <w:tc>
          <w:tcPr>
            <w:tcW w:w="3284" w:type="dxa"/>
            <w:tcMar>
              <w:top w:w="60" w:type="dxa"/>
              <w:left w:w="90" w:type="dxa"/>
              <w:bottom w:w="60" w:type="dxa"/>
              <w:right w:w="90" w:type="dxa"/>
            </w:tcMar>
            <w:vAlign w:val="center"/>
          </w:tcPr>
          <w:p w14:paraId="35967F47" w14:textId="77777777" w:rsidR="00902EB5" w:rsidRPr="002406F6" w:rsidDel="0074399A" w:rsidRDefault="00902EB5" w:rsidP="00902EB5">
            <w:pPr>
              <w:spacing w:line="264" w:lineRule="auto"/>
              <w:jc w:val="center"/>
              <w:rPr>
                <w:del w:id="1998" w:author="ACER" w:date="2026-07-06T00:07:00Z"/>
                <w:sz w:val="26"/>
                <w:szCs w:val="26"/>
              </w:rPr>
            </w:pPr>
            <w:del w:id="1999" w:author="ACER" w:date="2026-07-06T00:07:00Z">
              <w:r w:rsidRPr="002406F6" w:rsidDel="0074399A">
                <w:rPr>
                  <w:sz w:val="26"/>
                  <w:szCs w:val="26"/>
                </w:rPr>
                <w:delText>Cao (cần GPU huấn luyện)</w:delText>
              </w:r>
            </w:del>
          </w:p>
        </w:tc>
      </w:tr>
      <w:tr w:rsidR="00902EB5" w:rsidRPr="002406F6" w:rsidDel="0074399A" w14:paraId="46924F72" w14:textId="77777777" w:rsidTr="00902EB5">
        <w:trPr>
          <w:trHeight w:val="20"/>
          <w:jc w:val="center"/>
          <w:del w:id="2000" w:author="ACER" w:date="2026-07-06T00:07:00Z"/>
        </w:trPr>
        <w:tc>
          <w:tcPr>
            <w:tcW w:w="2400" w:type="dxa"/>
            <w:tcMar>
              <w:top w:w="60" w:type="dxa"/>
              <w:left w:w="90" w:type="dxa"/>
              <w:bottom w:w="60" w:type="dxa"/>
              <w:right w:w="90" w:type="dxa"/>
            </w:tcMar>
            <w:vAlign w:val="center"/>
          </w:tcPr>
          <w:p w14:paraId="5E78E069" w14:textId="77777777" w:rsidR="00902EB5" w:rsidRPr="002406F6" w:rsidDel="0074399A" w:rsidRDefault="00902EB5" w:rsidP="00902EB5">
            <w:pPr>
              <w:spacing w:line="264" w:lineRule="auto"/>
              <w:jc w:val="center"/>
              <w:rPr>
                <w:del w:id="2001" w:author="ACER" w:date="2026-07-06T00:07:00Z"/>
                <w:sz w:val="26"/>
                <w:szCs w:val="26"/>
              </w:rPr>
            </w:pPr>
            <w:del w:id="2002" w:author="ACER" w:date="2026-07-06T00:07:00Z">
              <w:r w:rsidRPr="002406F6" w:rsidDel="0074399A">
                <w:rPr>
                  <w:sz w:val="26"/>
                  <w:szCs w:val="26"/>
                </w:rPr>
                <w:delText>Vai trò vận hành chính</w:delText>
              </w:r>
            </w:del>
          </w:p>
        </w:tc>
        <w:tc>
          <w:tcPr>
            <w:tcW w:w="3100" w:type="dxa"/>
            <w:tcMar>
              <w:top w:w="60" w:type="dxa"/>
              <w:left w:w="90" w:type="dxa"/>
              <w:bottom w:w="60" w:type="dxa"/>
              <w:right w:w="90" w:type="dxa"/>
            </w:tcMar>
            <w:vAlign w:val="center"/>
          </w:tcPr>
          <w:p w14:paraId="5E460ABD" w14:textId="77777777" w:rsidR="00902EB5" w:rsidRPr="002406F6" w:rsidDel="0074399A" w:rsidRDefault="00902EB5" w:rsidP="00902EB5">
            <w:pPr>
              <w:spacing w:line="264" w:lineRule="auto"/>
              <w:jc w:val="center"/>
              <w:rPr>
                <w:del w:id="2003" w:author="ACER" w:date="2026-07-06T00:07:00Z"/>
                <w:sz w:val="26"/>
                <w:szCs w:val="26"/>
              </w:rPr>
            </w:pPr>
            <w:del w:id="2004" w:author="ACER" w:date="2026-07-06T00:07:00Z">
              <w:r w:rsidRPr="002406F6" w:rsidDel="0074399A">
                <w:rPr>
                  <w:sz w:val="26"/>
                  <w:szCs w:val="26"/>
                </w:rPr>
                <w:delText>Điều độ tua-bin, vận hành mùa khô</w:delText>
              </w:r>
            </w:del>
          </w:p>
        </w:tc>
        <w:tc>
          <w:tcPr>
            <w:tcW w:w="3284" w:type="dxa"/>
            <w:tcMar>
              <w:top w:w="60" w:type="dxa"/>
              <w:left w:w="90" w:type="dxa"/>
              <w:bottom w:w="60" w:type="dxa"/>
              <w:right w:w="90" w:type="dxa"/>
            </w:tcMar>
            <w:vAlign w:val="center"/>
          </w:tcPr>
          <w:p w14:paraId="4016D265" w14:textId="77777777" w:rsidR="00902EB5" w:rsidRPr="002406F6" w:rsidDel="0074399A" w:rsidRDefault="00902EB5" w:rsidP="00902EB5">
            <w:pPr>
              <w:spacing w:line="264" w:lineRule="auto"/>
              <w:jc w:val="center"/>
              <w:rPr>
                <w:del w:id="2005" w:author="ACER" w:date="2026-07-06T00:07:00Z"/>
                <w:sz w:val="26"/>
                <w:szCs w:val="26"/>
              </w:rPr>
            </w:pPr>
            <w:del w:id="2006" w:author="ACER" w:date="2026-07-06T00:07:00Z">
              <w:r w:rsidRPr="002406F6" w:rsidDel="0074399A">
                <w:rPr>
                  <w:sz w:val="26"/>
                  <w:szCs w:val="26"/>
                </w:rPr>
                <w:delText>Cảnh báo lũ sớm, kế hoạch xả đón lũ</w:delText>
              </w:r>
            </w:del>
          </w:p>
        </w:tc>
      </w:tr>
    </w:tbl>
    <w:p w14:paraId="75FEB1AF" w14:textId="77777777" w:rsidR="00902EB5" w:rsidRPr="002406F6" w:rsidRDefault="00902EB5" w:rsidP="00902EB5">
      <w:pPr>
        <w:rPr>
          <w:ins w:id="2007" w:author="ACER" w:date="2026-07-06T00:07:00Z"/>
          <w:sz w:val="26"/>
          <w:szCs w:val="26"/>
        </w:rPr>
      </w:pPr>
      <w:ins w:id="2008" w:author="ACER" w:date="2026-07-06T00:07:00Z">
        <w:r w:rsidRPr="002406F6">
          <w:rPr>
            <w:sz w:val="26"/>
            <w:szCs w:val="26"/>
          </w:rPr>
          <w:t>Khác với các ứng dụng cảnh báo thời tiết hiện có tại Việt Nam vốn chỉ dừng ở mức cung cấp thông tin, ứng dụng còn hỗ trợ hành động cụ thể trong tình huống khẩn cấp thông qua bảng thao tác nổi (Floating Action Button — FAB) gồm bốn chế độ:</w:t>
        </w:r>
      </w:ins>
    </w:p>
    <w:p w14:paraId="46F38EA5" w14:textId="77777777" w:rsidR="00902EB5" w:rsidRPr="002406F6" w:rsidRDefault="00902EB5" w:rsidP="00902EB5">
      <w:pPr>
        <w:pStyle w:val="ListParagraph"/>
        <w:numPr>
          <w:ilvl w:val="0"/>
          <w:numId w:val="33"/>
        </w:numPr>
        <w:spacing w:after="90" w:line="340" w:lineRule="auto"/>
        <w:contextualSpacing w:val="0"/>
        <w:jc w:val="both"/>
        <w:rPr>
          <w:ins w:id="2009" w:author="ACER" w:date="2026-07-06T00:07:00Z"/>
          <w:sz w:val="26"/>
          <w:szCs w:val="26"/>
        </w:rPr>
      </w:pPr>
      <w:ins w:id="2010" w:author="ACER" w:date="2026-07-06T00:07:00Z">
        <w:r w:rsidRPr="002406F6">
          <w:rPr>
            <w:b/>
            <w:bCs/>
            <w:sz w:val="26"/>
            <w:szCs w:val="26"/>
          </w:rPr>
          <w:t xml:space="preserve">Chế độ Trạng thái: </w:t>
        </w:r>
        <w:r w:rsidRPr="002406F6">
          <w:rPr>
            <w:sz w:val="26"/>
            <w:szCs w:val="26"/>
          </w:rPr>
          <w:t>xem mức ngập tại vị trí hiện tại và các điểm xung quanh.</w:t>
        </w:r>
      </w:ins>
    </w:p>
    <w:p w14:paraId="08B42464" w14:textId="77777777" w:rsidR="00902EB5" w:rsidRPr="002406F6" w:rsidRDefault="00902EB5" w:rsidP="00902EB5">
      <w:pPr>
        <w:pStyle w:val="ListParagraph"/>
        <w:numPr>
          <w:ilvl w:val="0"/>
          <w:numId w:val="33"/>
        </w:numPr>
        <w:spacing w:after="90" w:line="340" w:lineRule="auto"/>
        <w:contextualSpacing w:val="0"/>
        <w:jc w:val="both"/>
        <w:rPr>
          <w:ins w:id="2011" w:author="ACER" w:date="2026-07-06T00:07:00Z"/>
          <w:sz w:val="26"/>
          <w:szCs w:val="26"/>
        </w:rPr>
      </w:pPr>
      <w:ins w:id="2012" w:author="ACER" w:date="2026-07-06T00:07:00Z">
        <w:r w:rsidRPr="002406F6">
          <w:rPr>
            <w:b/>
            <w:bCs/>
            <w:sz w:val="26"/>
            <w:szCs w:val="26"/>
          </w:rPr>
          <w:t xml:space="preserve">Chế độ Tìm kiếm: </w:t>
        </w:r>
        <w:r w:rsidRPr="002406F6">
          <w:rPr>
            <w:sz w:val="26"/>
            <w:szCs w:val="26"/>
          </w:rPr>
          <w:t>tự động xác định các công trình cao tầng an toàn quanh vị trí người dùng (tích hợp Overpass API và Google Places) và đề xuất tuyến đường di chuyển tối ưu qua Google Routes API v2, có xét đến điều kiện ngập hiện tại.</w:t>
        </w:r>
      </w:ins>
    </w:p>
    <w:p w14:paraId="01E4B8A5" w14:textId="77777777" w:rsidR="00902EB5" w:rsidRPr="002406F6" w:rsidRDefault="00902EB5" w:rsidP="00902EB5">
      <w:pPr>
        <w:pStyle w:val="ListParagraph"/>
        <w:numPr>
          <w:ilvl w:val="0"/>
          <w:numId w:val="33"/>
        </w:numPr>
        <w:spacing w:after="90" w:line="340" w:lineRule="auto"/>
        <w:contextualSpacing w:val="0"/>
        <w:jc w:val="both"/>
        <w:rPr>
          <w:ins w:id="2013" w:author="ACER" w:date="2026-07-06T00:07:00Z"/>
          <w:sz w:val="26"/>
          <w:szCs w:val="26"/>
        </w:rPr>
      </w:pPr>
      <w:ins w:id="2014" w:author="ACER" w:date="2026-07-06T00:07:00Z">
        <w:r w:rsidRPr="002406F6">
          <w:rPr>
            <w:b/>
            <w:bCs/>
            <w:sz w:val="26"/>
            <w:szCs w:val="26"/>
          </w:rPr>
          <w:t xml:space="preserve">Chế độ Dự báo: </w:t>
        </w:r>
        <w:r w:rsidRPr="002406F6">
          <w:rPr>
            <w:sz w:val="26"/>
            <w:szCs w:val="26"/>
          </w:rPr>
          <w:t>xem dự báo LSTM ba phân vị P10/P50/P90 cho 8 bước thời gian gần nhất của hồ chứa gần vị trí.</w:t>
        </w:r>
      </w:ins>
    </w:p>
    <w:p w14:paraId="3E8C3AC7" w14:textId="77777777" w:rsidR="00902EB5" w:rsidRPr="002406F6" w:rsidRDefault="00902EB5" w:rsidP="00902EB5">
      <w:pPr>
        <w:pStyle w:val="ListParagraph"/>
        <w:numPr>
          <w:ilvl w:val="0"/>
          <w:numId w:val="33"/>
        </w:numPr>
        <w:spacing w:after="90" w:line="340" w:lineRule="auto"/>
        <w:contextualSpacing w:val="0"/>
        <w:jc w:val="both"/>
        <w:rPr>
          <w:ins w:id="2015" w:author="ACER" w:date="2026-07-06T00:07:00Z"/>
          <w:sz w:val="26"/>
          <w:szCs w:val="26"/>
        </w:rPr>
      </w:pPr>
      <w:ins w:id="2016" w:author="ACER" w:date="2026-07-06T00:07:00Z">
        <w:r w:rsidRPr="002406F6">
          <w:rPr>
            <w:b/>
            <w:bCs/>
            <w:sz w:val="26"/>
            <w:szCs w:val="26"/>
          </w:rPr>
          <w:t xml:space="preserve">Chế độ Báo cáo: </w:t>
        </w:r>
        <w:r w:rsidRPr="002406F6">
          <w:rPr>
            <w:sz w:val="26"/>
            <w:szCs w:val="26"/>
          </w:rPr>
          <w:t>chụp ảnh và gửi bài đăng ngập lụt kèm tọa độ GPS tự động, kích hoạt mô-đun AI YOLO Pose để ước lượng mức ngập.</w:t>
        </w:r>
      </w:ins>
    </w:p>
    <w:p w14:paraId="24B7BDE9" w14:textId="77777777" w:rsidR="00902EB5" w:rsidRPr="002406F6" w:rsidDel="0074399A" w:rsidRDefault="00902EB5">
      <w:pPr>
        <w:rPr>
          <w:del w:id="2017" w:author="ACER" w:date="2026-07-06T00:07:00Z"/>
          <w:sz w:val="26"/>
          <w:szCs w:val="26"/>
        </w:rPr>
      </w:pPr>
      <w:ins w:id="2018" w:author="ACER" w:date="2026-07-06T00:07:00Z">
        <w:r w:rsidRPr="002406F6">
          <w:rPr>
            <w:sz w:val="26"/>
            <w:szCs w:val="26"/>
          </w:rPr>
          <w:t>Chức năng hỗ trợ sơ tán mang tính ứng dụng cao này hiện chưa được tích hợp trong các ứng dụng cảnh báo thiên tai trong nước, trực tiếp hỗ trợ người dân và lực lượng cứu hộ ra quyết định di chuyển an toàn trong thời gian thực.</w:t>
        </w:r>
      </w:ins>
    </w:p>
    <w:p w14:paraId="37FD676A" w14:textId="77777777" w:rsidR="00902EB5" w:rsidRPr="002406F6" w:rsidDel="0074399A" w:rsidRDefault="00902EB5">
      <w:pPr>
        <w:rPr>
          <w:del w:id="2019" w:author="ACER" w:date="2026-07-06T00:07:00Z"/>
          <w:sz w:val="26"/>
          <w:szCs w:val="26"/>
        </w:rPr>
        <w:pPrChange w:id="2020" w:author="ACER" w:date="2026-07-06T00:08:00Z">
          <w:pPr>
            <w:keepNext/>
          </w:pPr>
        </w:pPrChange>
      </w:pPr>
      <w:del w:id="2021" w:author="ACER" w:date="2026-07-06T00:07:00Z">
        <w:r w:rsidRPr="002406F6" w:rsidDel="0074399A">
          <w:rPr>
            <w:sz w:val="26"/>
            <w:szCs w:val="26"/>
            <w:lang w:val="en-US"/>
          </w:rPr>
          <w:drawing>
            <wp:inline distT="0" distB="0" distL="0" distR="0" wp14:anchorId="2C18977F" wp14:editId="4678B94E">
              <wp:extent cx="5387011" cy="2065020"/>
              <wp:effectExtent l="0" t="0" r="4445" b="0"/>
              <wp:docPr id="1397086877" name="Picture 1397086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92504" cy="2067126"/>
                      </a:xfrm>
                      <a:prstGeom prst="rect">
                        <a:avLst/>
                      </a:prstGeom>
                    </pic:spPr>
                  </pic:pic>
                </a:graphicData>
              </a:graphic>
            </wp:inline>
          </w:drawing>
        </w:r>
      </w:del>
    </w:p>
    <w:p w14:paraId="0F752A33" w14:textId="77777777" w:rsidR="00902EB5" w:rsidRPr="002406F6" w:rsidDel="0074399A" w:rsidRDefault="00902EB5">
      <w:pPr>
        <w:rPr>
          <w:del w:id="2022" w:author="ACER" w:date="2026-07-06T00:07:00Z"/>
          <w:szCs w:val="26"/>
        </w:rPr>
        <w:pPrChange w:id="2023" w:author="ACER" w:date="2026-07-06T00:08:00Z">
          <w:pPr>
            <w:pStyle w:val="Caption"/>
          </w:pPr>
        </w:pPrChange>
      </w:pPr>
      <w:del w:id="2024" w:author="ACER" w:date="2026-07-06T00:07:00Z">
        <w:r w:rsidRPr="002406F6" w:rsidDel="0074399A">
          <w:rPr>
            <w:sz w:val="26"/>
            <w:szCs w:val="26"/>
          </w:rPr>
          <w:delText xml:space="preserve">Hình </w:delText>
        </w:r>
        <w:r w:rsidRPr="002406F6" w:rsidDel="0074399A">
          <w:rPr>
            <w:sz w:val="26"/>
            <w:szCs w:val="26"/>
          </w:rPr>
          <w:fldChar w:fldCharType="begin"/>
        </w:r>
        <w:r w:rsidRPr="002406F6" w:rsidDel="0074399A">
          <w:rPr>
            <w:sz w:val="26"/>
            <w:szCs w:val="26"/>
          </w:rPr>
          <w:delInstrText xml:space="preserve"> SEQ chap \c </w:delInstrText>
        </w:r>
        <w:r w:rsidRPr="002406F6" w:rsidDel="0074399A">
          <w:rPr>
            <w:sz w:val="26"/>
            <w:szCs w:val="26"/>
          </w:rPr>
          <w:fldChar w:fldCharType="separate"/>
        </w:r>
        <w:r w:rsidRPr="002406F6" w:rsidDel="0074399A">
          <w:rPr>
            <w:sz w:val="26"/>
            <w:szCs w:val="26"/>
          </w:rPr>
          <w:delText>5</w:delText>
        </w:r>
        <w:r w:rsidRPr="002406F6" w:rsidDel="0074399A">
          <w:rPr>
            <w:sz w:val="26"/>
            <w:szCs w:val="26"/>
          </w:rPr>
          <w:fldChar w:fldCharType="end"/>
        </w:r>
        <w:r w:rsidRPr="002406F6" w:rsidDel="0074399A">
          <w:rPr>
            <w:sz w:val="26"/>
            <w:szCs w:val="26"/>
          </w:rPr>
          <w:delText>.</w:delText>
        </w:r>
        <w:r w:rsidRPr="002406F6" w:rsidDel="0074399A">
          <w:rPr>
            <w:sz w:val="26"/>
            <w:szCs w:val="26"/>
          </w:rPr>
          <w:fldChar w:fldCharType="begin"/>
        </w:r>
        <w:r w:rsidRPr="002406F6" w:rsidDel="0074399A">
          <w:rPr>
            <w:sz w:val="26"/>
            <w:szCs w:val="26"/>
          </w:rPr>
          <w:delInstrText xml:space="preserve"> SEQ Hình \* ARABIC \s 1 </w:delInstrText>
        </w:r>
        <w:r w:rsidRPr="002406F6" w:rsidDel="0074399A">
          <w:rPr>
            <w:sz w:val="26"/>
            <w:szCs w:val="26"/>
          </w:rPr>
          <w:fldChar w:fldCharType="separate"/>
        </w:r>
        <w:r w:rsidRPr="002406F6" w:rsidDel="0074399A">
          <w:rPr>
            <w:sz w:val="26"/>
            <w:szCs w:val="26"/>
          </w:rPr>
          <w:delText>3</w:delText>
        </w:r>
        <w:r w:rsidRPr="002406F6" w:rsidDel="0074399A">
          <w:rPr>
            <w:sz w:val="26"/>
            <w:szCs w:val="26"/>
          </w:rPr>
          <w:fldChar w:fldCharType="end"/>
        </w:r>
        <w:r w:rsidRPr="002406F6" w:rsidDel="0074399A">
          <w:rPr>
            <w:sz w:val="26"/>
            <w:szCs w:val="26"/>
          </w:rPr>
          <w:delText xml:space="preserve"> Mô phỏng lại trận lũ tháng 10/2025 bằng mô hình ARIMAX.</w:delText>
        </w:r>
      </w:del>
    </w:p>
    <w:p w14:paraId="1CE08E18" w14:textId="77777777" w:rsidR="00902EB5" w:rsidRPr="002406F6" w:rsidDel="0074399A" w:rsidRDefault="00902EB5">
      <w:pPr>
        <w:jc w:val="both"/>
        <w:rPr>
          <w:del w:id="2025" w:author="ACER" w:date="2026-07-06T00:07:00Z"/>
          <w:sz w:val="26"/>
          <w:szCs w:val="26"/>
        </w:rPr>
        <w:pPrChange w:id="2026" w:author="ACER" w:date="2026-07-06T00:08:00Z">
          <w:pPr>
            <w:keepNext/>
            <w:jc w:val="center"/>
          </w:pPr>
        </w:pPrChange>
      </w:pPr>
      <w:del w:id="2027" w:author="ACER" w:date="2026-07-06T00:07:00Z">
        <w:r w:rsidRPr="002406F6" w:rsidDel="0074399A">
          <w:rPr>
            <w:sz w:val="26"/>
            <w:szCs w:val="26"/>
            <w:lang w:val="en-US"/>
            <w14:ligatures w14:val="standardContextual"/>
          </w:rPr>
          <w:drawing>
            <wp:inline distT="0" distB="0" distL="0" distR="0" wp14:anchorId="2069BAD5" wp14:editId="13313A86">
              <wp:extent cx="5579745" cy="2496185"/>
              <wp:effectExtent l="0" t="0" r="1905" b="0"/>
              <wp:docPr id="2023414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14432" name="Picture 2023414432"/>
                      <pic:cNvPicPr/>
                    </pic:nvPicPr>
                    <pic:blipFill>
                      <a:blip r:embed="rId43">
                        <a:extLst>
                          <a:ext uri="{28A0092B-C50C-407E-A947-70E740481C1C}">
                            <a14:useLocalDpi xmlns:a14="http://schemas.microsoft.com/office/drawing/2010/main" val="0"/>
                          </a:ext>
                        </a:extLst>
                      </a:blip>
                      <a:stretch>
                        <a:fillRect/>
                      </a:stretch>
                    </pic:blipFill>
                    <pic:spPr>
                      <a:xfrm>
                        <a:off x="0" y="0"/>
                        <a:ext cx="5579745" cy="2496185"/>
                      </a:xfrm>
                      <a:prstGeom prst="rect">
                        <a:avLst/>
                      </a:prstGeom>
                    </pic:spPr>
                  </pic:pic>
                </a:graphicData>
              </a:graphic>
            </wp:inline>
          </w:drawing>
        </w:r>
      </w:del>
    </w:p>
    <w:p w14:paraId="6DB7DE98" w14:textId="77777777" w:rsidR="00902EB5" w:rsidRPr="002406F6" w:rsidRDefault="00902EB5">
      <w:pPr>
        <w:rPr>
          <w:szCs w:val="26"/>
        </w:rPr>
        <w:pPrChange w:id="2028" w:author="ACER" w:date="2026-07-06T00:08:00Z">
          <w:pPr>
            <w:pStyle w:val="Caption"/>
          </w:pPr>
        </w:pPrChange>
      </w:pPr>
      <w:del w:id="2029" w:author="ACER" w:date="2026-07-06T00:07:00Z">
        <w:r w:rsidRPr="002406F6" w:rsidDel="0074399A">
          <w:rPr>
            <w:sz w:val="26"/>
            <w:szCs w:val="26"/>
          </w:rPr>
          <w:delText xml:space="preserve">Hình </w:delText>
        </w:r>
        <w:r w:rsidRPr="002406F6" w:rsidDel="0074399A">
          <w:rPr>
            <w:sz w:val="26"/>
            <w:szCs w:val="26"/>
          </w:rPr>
          <w:fldChar w:fldCharType="begin"/>
        </w:r>
        <w:r w:rsidRPr="002406F6" w:rsidDel="0074399A">
          <w:rPr>
            <w:sz w:val="26"/>
            <w:szCs w:val="26"/>
          </w:rPr>
          <w:delInstrText xml:space="preserve"> SEQ chap \c </w:delInstrText>
        </w:r>
        <w:r w:rsidRPr="002406F6" w:rsidDel="0074399A">
          <w:rPr>
            <w:sz w:val="26"/>
            <w:szCs w:val="26"/>
          </w:rPr>
          <w:fldChar w:fldCharType="separate"/>
        </w:r>
        <w:r w:rsidRPr="002406F6" w:rsidDel="0074399A">
          <w:rPr>
            <w:sz w:val="26"/>
            <w:szCs w:val="26"/>
          </w:rPr>
          <w:delText>5</w:delText>
        </w:r>
        <w:r w:rsidRPr="002406F6" w:rsidDel="0074399A">
          <w:rPr>
            <w:sz w:val="26"/>
            <w:szCs w:val="26"/>
          </w:rPr>
          <w:fldChar w:fldCharType="end"/>
        </w:r>
        <w:r w:rsidRPr="002406F6" w:rsidDel="0074399A">
          <w:rPr>
            <w:sz w:val="26"/>
            <w:szCs w:val="26"/>
          </w:rPr>
          <w:delText>.</w:delText>
        </w:r>
        <w:r w:rsidRPr="002406F6" w:rsidDel="0074399A">
          <w:rPr>
            <w:sz w:val="26"/>
            <w:szCs w:val="26"/>
          </w:rPr>
          <w:fldChar w:fldCharType="begin"/>
        </w:r>
        <w:r w:rsidRPr="002406F6" w:rsidDel="0074399A">
          <w:rPr>
            <w:sz w:val="26"/>
            <w:szCs w:val="26"/>
          </w:rPr>
          <w:delInstrText xml:space="preserve"> SEQ Hình \* ARABIC \s 1 </w:delInstrText>
        </w:r>
        <w:r w:rsidRPr="002406F6" w:rsidDel="0074399A">
          <w:rPr>
            <w:sz w:val="26"/>
            <w:szCs w:val="26"/>
          </w:rPr>
          <w:fldChar w:fldCharType="separate"/>
        </w:r>
        <w:r w:rsidRPr="002406F6" w:rsidDel="0074399A">
          <w:rPr>
            <w:sz w:val="26"/>
            <w:szCs w:val="26"/>
          </w:rPr>
          <w:delText>4</w:delText>
        </w:r>
        <w:r w:rsidRPr="002406F6" w:rsidDel="0074399A">
          <w:rPr>
            <w:sz w:val="26"/>
            <w:szCs w:val="26"/>
          </w:rPr>
          <w:fldChar w:fldCharType="end"/>
        </w:r>
        <w:r w:rsidRPr="002406F6" w:rsidDel="0074399A">
          <w:rPr>
            <w:sz w:val="26"/>
            <w:szCs w:val="26"/>
          </w:rPr>
          <w:delText xml:space="preserve"> Mô phỏng lại trận lũ tháng 10/2025 bằng mô hình LSTM với dải bất định Q10–</w:delText>
        </w:r>
      </w:del>
      <w:del w:id="2030" w:author="ACER" w:date="2026-07-06T00:08:00Z">
        <w:r w:rsidRPr="002406F6" w:rsidDel="0074399A">
          <w:rPr>
            <w:sz w:val="26"/>
            <w:szCs w:val="26"/>
          </w:rPr>
          <w:delText>Q90.</w:delText>
        </w:r>
      </w:del>
    </w:p>
    <w:p w14:paraId="41E3700B" w14:textId="77777777" w:rsidR="00902EB5" w:rsidRPr="002406F6" w:rsidRDefault="00902EB5" w:rsidP="00902EB5">
      <w:pPr>
        <w:pStyle w:val="Heading2"/>
        <w:keepNext/>
        <w:keepLines/>
        <w:widowControl/>
        <w:numPr>
          <w:ilvl w:val="1"/>
          <w:numId w:val="25"/>
        </w:numPr>
        <w:autoSpaceDE/>
        <w:autoSpaceDN/>
        <w:spacing w:before="120" w:after="120" w:line="312" w:lineRule="auto"/>
        <w:rPr>
          <w:ins w:id="2031" w:author="ACER" w:date="2026-07-06T16:24:00Z"/>
          <w:sz w:val="26"/>
          <w:szCs w:val="26"/>
        </w:rPr>
      </w:pPr>
      <w:del w:id="2032" w:author="ACER" w:date="2026-07-04T14:25:00Z">
        <w:r w:rsidRPr="002406F6" w:rsidDel="005A5378">
          <w:rPr>
            <w:sz w:val="26"/>
            <w:szCs w:val="26"/>
          </w:rPr>
          <w:delText xml:space="preserve">5.4. </w:delText>
        </w:r>
      </w:del>
      <w:bookmarkStart w:id="2033" w:name="_Toc234274143"/>
      <w:ins w:id="2034" w:author="ACER" w:date="2026-07-06T00:08:00Z">
        <w:r w:rsidRPr="002406F6">
          <w:rPr>
            <w:sz w:val="26"/>
            <w:szCs w:val="26"/>
          </w:rPr>
          <w:t>Ứng dụng Desktop DSS (WPF) — công cụ cho đơn vị vận hành hồ chứa</w:t>
        </w:r>
      </w:ins>
      <w:bookmarkEnd w:id="2033"/>
    </w:p>
    <w:p w14:paraId="4D4E3587" w14:textId="77777777" w:rsidR="00902EB5" w:rsidRPr="002406F6" w:rsidRDefault="00902EB5">
      <w:pPr>
        <w:pStyle w:val="Heading3"/>
        <w:numPr>
          <w:ilvl w:val="2"/>
          <w:numId w:val="25"/>
        </w:numPr>
        <w:rPr>
          <w:ins w:id="2035" w:author="ACER" w:date="2026-07-06T00:09:00Z"/>
          <w:szCs w:val="26"/>
        </w:rPr>
        <w:pPrChange w:id="2036" w:author="ACER" w:date="2026-07-06T16:24:00Z">
          <w:pPr>
            <w:pStyle w:val="Heading2"/>
          </w:pPr>
        </w:pPrChange>
      </w:pPr>
      <w:bookmarkStart w:id="2037" w:name="_Toc234274144"/>
      <w:ins w:id="2038" w:author="ACER" w:date="2026-07-06T16:25:00Z">
        <w:r w:rsidRPr="002406F6">
          <w:rPr>
            <w:szCs w:val="26"/>
          </w:rPr>
          <w:t>Mục tiêu và đối tượng người dùng</w:t>
        </w:r>
      </w:ins>
      <w:bookmarkEnd w:id="2037"/>
    </w:p>
    <w:p w14:paraId="4C686C96" w14:textId="77777777" w:rsidR="00902EB5" w:rsidRPr="002406F6" w:rsidRDefault="00902EB5">
      <w:pPr>
        <w:rPr>
          <w:ins w:id="2039" w:author="ACER" w:date="2026-07-06T16:26:00Z"/>
          <w:sz w:val="26"/>
          <w:szCs w:val="26"/>
        </w:rPr>
      </w:pPr>
      <w:ins w:id="2040" w:author="ACER" w:date="2026-07-06T16:25:00Z">
        <w:r w:rsidRPr="002406F6">
          <w:rPr>
            <w:sz w:val="26"/>
            <w:szCs w:val="26"/>
          </w:rPr>
          <w:t xml:space="preserve">Ứng dụng Desktop (Windows Presentation Foundation – WPF) được phát triển đặc biệt cho chủ hồ và người quản lý vận hành hồ chứa – những người có trách nhiệm đưa ra quyết định xả lũ theo quy trình 1865/QĐ-TTg. Đây là nhóm người dùng chuyên nghiệp, sử dụng máy tính để bàn trong phòng điều hành, cần độ chính xác cao và giao diện trực quan với đầy đủ dữ liệu kỹ thuật. </w:t>
        </w:r>
      </w:ins>
      <w:ins w:id="2041" w:author="ACER" w:date="2026-07-06T16:26:00Z">
        <w:r w:rsidRPr="002406F6">
          <w:rPr>
            <w:sz w:val="26"/>
            <w:szCs w:val="26"/>
          </w:rPr>
          <w:t>Desktop được lựa chọn thay vì web/mobile vì: (i) cần xử lý đồ họa phức tạp (hydrograph, mặt cắt đập); (ii) tích hợp trực tiếp với hệ thống SCADA nội bộ; (iii) hoạt động ổn định kể cả khi mất kết nối internet.</w:t>
        </w:r>
      </w:ins>
    </w:p>
    <w:p w14:paraId="5D1A8996" w14:textId="77777777" w:rsidR="00902EB5" w:rsidRPr="002406F6" w:rsidRDefault="00902EB5">
      <w:pPr>
        <w:pStyle w:val="Heading3"/>
        <w:numPr>
          <w:ilvl w:val="2"/>
          <w:numId w:val="25"/>
        </w:numPr>
        <w:rPr>
          <w:ins w:id="2042" w:author="ACER" w:date="2026-07-06T16:27:00Z"/>
          <w:szCs w:val="26"/>
        </w:rPr>
        <w:pPrChange w:id="2043" w:author="ACER" w:date="2026-07-06T16:26:00Z">
          <w:pPr/>
        </w:pPrChange>
      </w:pPr>
      <w:bookmarkStart w:id="2044" w:name="_Toc234274145"/>
      <w:ins w:id="2045" w:author="ACER" w:date="2026-07-06T16:27:00Z">
        <w:r w:rsidRPr="002406F6">
          <w:rPr>
            <w:szCs w:val="26"/>
          </w:rPr>
          <w:t>Quy trình hỗ trợ quyết định</w:t>
        </w:r>
        <w:bookmarkEnd w:id="2044"/>
      </w:ins>
    </w:p>
    <w:p w14:paraId="5E1D2A30" w14:textId="77777777" w:rsidR="00902EB5" w:rsidRPr="002406F6" w:rsidRDefault="00902EB5">
      <w:pPr>
        <w:rPr>
          <w:ins w:id="2046" w:author="ACER" w:date="2026-07-06T16:27:00Z"/>
          <w:sz w:val="26"/>
          <w:szCs w:val="26"/>
        </w:rPr>
      </w:pPr>
      <w:ins w:id="2047" w:author="ACER" w:date="2026-07-06T16:27:00Z">
        <w:r w:rsidRPr="002406F6">
          <w:rPr>
            <w:sz w:val="26"/>
            <w:szCs w:val="26"/>
          </w:rPr>
          <w:t xml:space="preserve">Quy trình DSS gồm 4 bước tuần tự (Hình </w:t>
        </w:r>
      </w:ins>
      <w:r w:rsidRPr="002406F6">
        <w:rPr>
          <w:sz w:val="26"/>
          <w:szCs w:val="26"/>
        </w:rPr>
        <w:t>11</w:t>
      </w:r>
      <w:ins w:id="2048" w:author="ACER" w:date="2026-07-06T16:27:00Z">
        <w:r w:rsidRPr="002406F6">
          <w:rPr>
            <w:sz w:val="26"/>
            <w:szCs w:val="26"/>
          </w:rPr>
          <w:t>):</w:t>
        </w:r>
      </w:ins>
    </w:p>
    <w:p w14:paraId="1FE86674" w14:textId="77777777" w:rsidR="00902EB5" w:rsidRPr="002406F6" w:rsidRDefault="00902EB5">
      <w:pPr>
        <w:rPr>
          <w:ins w:id="2049" w:author="ACER" w:date="2026-07-06T16:27:00Z"/>
          <w:sz w:val="26"/>
          <w:szCs w:val="26"/>
        </w:rPr>
      </w:pPr>
      <w:ins w:id="2050" w:author="ACER" w:date="2026-07-06T16:27:00Z">
        <w:r w:rsidRPr="002406F6">
          <w:rPr>
            <w:sz w:val="26"/>
            <w:szCs w:val="26"/>
          </w:rPr>
          <w:t>Bước 1 – Thu thập &amp; hiển thị: Hệ thống tự động cập nhật dữ liệu thủy văn thời gian thực (mực nước hồ, lưu lượng vào/ra, mưa thực đo) qua REST API và Scraper.</w:t>
        </w:r>
      </w:ins>
    </w:p>
    <w:p w14:paraId="31AF4303" w14:textId="77777777" w:rsidR="00902EB5" w:rsidRPr="002406F6" w:rsidRDefault="00902EB5">
      <w:pPr>
        <w:rPr>
          <w:ins w:id="2051" w:author="ACER" w:date="2026-07-06T16:27:00Z"/>
          <w:sz w:val="26"/>
          <w:szCs w:val="26"/>
        </w:rPr>
      </w:pPr>
      <w:ins w:id="2052" w:author="ACER" w:date="2026-07-06T16:27:00Z">
        <w:r w:rsidRPr="002406F6">
          <w:rPr>
            <w:sz w:val="26"/>
            <w:szCs w:val="26"/>
          </w:rPr>
          <w:t>Bước 2 – Dự báo lưu lượng vào: Mô hình ARIMAX dự báo 1–6 giờ theo thời gian thực; mô hình LSTM cung cấp kịch bản P10/P50/P90 cho 24 giờ tới; kết quả hiển thị trên biểu đồ hydrograph.</w:t>
        </w:r>
      </w:ins>
    </w:p>
    <w:p w14:paraId="2BAA9FE2" w14:textId="77777777" w:rsidR="00902EB5" w:rsidRPr="002406F6" w:rsidRDefault="00902EB5">
      <w:pPr>
        <w:rPr>
          <w:ins w:id="2053" w:author="ACER" w:date="2026-07-06T16:27:00Z"/>
          <w:sz w:val="26"/>
          <w:szCs w:val="26"/>
        </w:rPr>
      </w:pPr>
      <w:ins w:id="2054" w:author="ACER" w:date="2026-07-06T16:27:00Z">
        <w:r w:rsidRPr="002406F6">
          <w:rPr>
            <w:sz w:val="26"/>
            <w:szCs w:val="26"/>
          </w:rPr>
          <w:lastRenderedPageBreak/>
          <w:t>Bước 3 – Tối ưu hóa lưu lượng xả: Thuật toán Shuffled Complex Evolution (SCE-UA) tìm kiếm lịch trình xả tối ưu, cực tiểu hóa sai lệch mực nước so với ngưỡng quy định 1865 và đỉnh lũ hạ du.</w:t>
        </w:r>
      </w:ins>
    </w:p>
    <w:p w14:paraId="4BC47A1E" w14:textId="77777777" w:rsidR="00902EB5" w:rsidRPr="002406F6" w:rsidRDefault="00902EB5">
      <w:pPr>
        <w:rPr>
          <w:ins w:id="2055" w:author="ACER" w:date="2026-07-06T00:09:00Z"/>
          <w:sz w:val="26"/>
          <w:szCs w:val="26"/>
        </w:rPr>
      </w:pPr>
      <w:ins w:id="2056" w:author="ACER" w:date="2026-07-06T16:27:00Z">
        <w:r w:rsidRPr="002406F6">
          <w:rPr>
            <w:sz w:val="26"/>
            <w:szCs w:val="26"/>
          </w:rPr>
          <w:t>Bước 4 – Cảnh báo &amp; ghi lại: Hệ thống tự động cảnh báo khi mực nước dự báo vượt MNDBT hoặc MNGC; mọi quyết định được ghi vào OperationLog để kiểm tra và báo cáo.</w:t>
        </w:r>
      </w:ins>
    </w:p>
    <w:p w14:paraId="4B8DA2A5" w14:textId="77777777" w:rsidR="00902EB5" w:rsidRPr="002406F6" w:rsidRDefault="00902EB5" w:rsidP="00902EB5">
      <w:pPr>
        <w:keepNext/>
        <w:spacing w:before="100" w:after="40"/>
        <w:jc w:val="center"/>
        <w:rPr>
          <w:ins w:id="2057" w:author="ACER" w:date="2026-07-06T16:16:00Z"/>
          <w:sz w:val="26"/>
          <w:szCs w:val="26"/>
        </w:rPr>
      </w:pPr>
      <w:ins w:id="2058" w:author="ACER" w:date="2026-07-06T00:09:00Z">
        <w:r w:rsidRPr="002406F6">
          <w:rPr>
            <w:sz w:val="26"/>
            <w:szCs w:val="26"/>
            <w:lang w:val="en-US"/>
          </w:rPr>
          <w:drawing>
            <wp:inline distT="0" distB="0" distL="0" distR="0" wp14:anchorId="629EE28C" wp14:editId="0465F3B9">
              <wp:extent cx="3600000" cy="3994521"/>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00000" cy="3994521"/>
                      </a:xfrm>
                      <a:prstGeom prst="rect">
                        <a:avLst/>
                      </a:prstGeom>
                    </pic:spPr>
                  </pic:pic>
                </a:graphicData>
              </a:graphic>
            </wp:inline>
          </w:drawing>
        </w:r>
      </w:ins>
    </w:p>
    <w:p w14:paraId="13A5744D" w14:textId="77777777" w:rsidR="00902EB5" w:rsidRPr="002406F6" w:rsidRDefault="00902EB5">
      <w:pPr>
        <w:pStyle w:val="Caption"/>
        <w:rPr>
          <w:ins w:id="2059" w:author="ACER" w:date="2026-07-06T16:30:00Z"/>
          <w:szCs w:val="26"/>
        </w:rPr>
        <w:pPrChange w:id="2060" w:author="ACER" w:date="2026-07-06T16:18:00Z">
          <w:pPr>
            <w:pStyle w:val="GachDauDong"/>
          </w:pPr>
        </w:pPrChange>
      </w:pPr>
      <w:bookmarkStart w:id="2061" w:name="_Toc234274184"/>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11</w:t>
      </w:r>
      <w:r w:rsidRPr="002406F6">
        <w:rPr>
          <w:szCs w:val="26"/>
        </w:rPr>
        <w:fldChar w:fldCharType="end"/>
      </w:r>
      <w:r w:rsidRPr="002406F6">
        <w:rPr>
          <w:szCs w:val="26"/>
        </w:rPr>
        <w:t xml:space="preserve">. </w:t>
      </w:r>
      <w:ins w:id="2062" w:author="ACER" w:date="2026-07-06T16:16:00Z">
        <w:r w:rsidRPr="002406F6">
          <w:rPr>
            <w:szCs w:val="26"/>
          </w:rPr>
          <w:t xml:space="preserve">Quy trình hỗ trợ quyết định DSS và giao diện Desktop </w:t>
        </w:r>
      </w:ins>
      <w:ins w:id="2063" w:author="ACER" w:date="2026-07-06T16:18:00Z">
        <w:r w:rsidRPr="002406F6">
          <w:rPr>
            <w:szCs w:val="26"/>
          </w:rPr>
          <w:t>DSS (WPF)</w:t>
        </w:r>
      </w:ins>
      <w:ins w:id="2064" w:author="ACER" w:date="2026-07-06T16:16:00Z">
        <w:r w:rsidRPr="002406F6">
          <w:rPr>
            <w:szCs w:val="26"/>
          </w:rPr>
          <w:t xml:space="preserve"> </w:t>
        </w:r>
      </w:ins>
      <w:ins w:id="2065" w:author="ACER" w:date="2026-07-06T16:31:00Z">
        <w:r w:rsidRPr="002406F6">
          <w:rPr>
            <w:szCs w:val="26"/>
          </w:rPr>
          <w:t>cho</w:t>
        </w:r>
      </w:ins>
      <w:ins w:id="2066" w:author="ACER" w:date="2026-07-06T16:18:00Z">
        <w:r w:rsidRPr="002406F6">
          <w:rPr>
            <w:szCs w:val="26"/>
          </w:rPr>
          <w:t xml:space="preserve"> đơn vị vận hành hồ chứa</w:t>
        </w:r>
      </w:ins>
      <w:ins w:id="2067" w:author="ACER" w:date="2026-07-06T16:16:00Z">
        <w:r w:rsidRPr="002406F6">
          <w:rPr>
            <w:szCs w:val="26"/>
          </w:rPr>
          <w:t>.</w:t>
        </w:r>
      </w:ins>
      <w:bookmarkEnd w:id="2061"/>
    </w:p>
    <w:p w14:paraId="4D6B7814" w14:textId="77777777" w:rsidR="00902EB5" w:rsidRPr="002406F6" w:rsidRDefault="00902EB5">
      <w:pPr>
        <w:pStyle w:val="Heading3"/>
        <w:numPr>
          <w:ilvl w:val="2"/>
          <w:numId w:val="25"/>
        </w:numPr>
        <w:rPr>
          <w:ins w:id="2068" w:author="ACER" w:date="2026-07-06T16:30:00Z"/>
          <w:szCs w:val="26"/>
        </w:rPr>
        <w:pPrChange w:id="2069" w:author="ACER" w:date="2026-07-06T16:30:00Z">
          <w:pPr>
            <w:pStyle w:val="GachDauDong"/>
          </w:pPr>
        </w:pPrChange>
      </w:pPr>
      <w:bookmarkStart w:id="2070" w:name="_Toc234274146"/>
      <w:ins w:id="2071" w:author="ACER" w:date="2026-07-06T16:30:00Z">
        <w:r w:rsidRPr="002406F6">
          <w:rPr>
            <w:szCs w:val="26"/>
          </w:rPr>
          <w:t>Chức năng chính của Desktop DSS</w:t>
        </w:r>
        <w:bookmarkEnd w:id="2070"/>
        <w:r w:rsidRPr="002406F6" w:rsidDel="003F29A6">
          <w:rPr>
            <w:szCs w:val="26"/>
          </w:rPr>
          <w:t xml:space="preserve"> </w:t>
        </w:r>
      </w:ins>
    </w:p>
    <w:p w14:paraId="2EEA6365" w14:textId="77777777" w:rsidR="00902EB5" w:rsidRPr="002406F6" w:rsidRDefault="00902EB5">
      <w:pPr>
        <w:rPr>
          <w:ins w:id="2072" w:author="ACER" w:date="2026-07-06T16:32:00Z"/>
          <w:szCs w:val="26"/>
        </w:rPr>
        <w:pPrChange w:id="2073" w:author="ACER" w:date="2026-07-06T16:32:00Z">
          <w:pPr>
            <w:pStyle w:val="Heading3"/>
          </w:pPr>
        </w:pPrChange>
      </w:pPr>
      <w:ins w:id="2074" w:author="ACER" w:date="2026-07-06T16:32:00Z">
        <w:r w:rsidRPr="002406F6">
          <w:rPr>
            <w:sz w:val="26"/>
            <w:szCs w:val="26"/>
          </w:rPr>
          <w:t>Biức năng chính của Desktop DSS và giao diện Desktop o khi mực nước dự báo vượt MNDBT hoặc MNGC; mọi quyết địn</w:t>
        </w:r>
      </w:ins>
      <w:r w:rsidRPr="002406F6">
        <w:rPr>
          <w:sz w:val="26"/>
          <w:szCs w:val="26"/>
        </w:rPr>
        <w:t>đưức</w:t>
      </w:r>
      <w:ins w:id="2075" w:author="ACER" w:date="2026-07-06T16:32:00Z">
        <w:r w:rsidRPr="002406F6">
          <w:rPr>
            <w:sz w:val="26"/>
            <w:szCs w:val="26"/>
          </w:rPr>
          <w:t xml:space="preserve"> cùng trg chính của Desktop DSS và giao diện Desktop o khi mực nước dự o vượt MNDBT hoặc MNGC; mọi quyết định h được ghi vào OperationLog để kiểm tra và báo cáo.định 1865 và đỉnh lũ hạ du.ất kết nối internet.Đây l vượt MNDBT hoặc MKô phnăng chính của DeskA: đề xuất lịch trình mở/đóng cửa van theo từng giờ trong 24 giờ tới.</w:t>
        </w:r>
      </w:ins>
    </w:p>
    <w:p w14:paraId="70F3E225" w14:textId="77777777" w:rsidR="00902EB5" w:rsidRPr="002406F6" w:rsidRDefault="00902EB5">
      <w:pPr>
        <w:rPr>
          <w:ins w:id="2076" w:author="ACER" w:date="2026-07-06T16:33:00Z"/>
          <w:szCs w:val="26"/>
        </w:rPr>
        <w:pPrChange w:id="2077" w:author="ACER" w:date="2026-07-06T16:32:00Z">
          <w:pPr>
            <w:pStyle w:val="GachDauDong"/>
          </w:pPr>
        </w:pPrChange>
      </w:pPr>
      <w:ins w:id="2078" w:author="ACER" w:date="2026-07-06T16:32:00Z">
        <w:r w:rsidRPr="002406F6">
          <w:rPr>
            <w:sz w:val="26"/>
            <w:szCs w:val="26"/>
          </w:rPr>
          <w:t xml:space="preserve">Báo cáo tuân thủ QĐ 1865: xuất báo cáo định kỳ đánh giá mức độ tuân thủ quy trình vận </w:t>
        </w:r>
        <w:r w:rsidRPr="002406F6">
          <w:rPr>
            <w:sz w:val="26"/>
            <w:szCs w:val="26"/>
            <w:rPrChange w:id="2079" w:author="ACER" w:date="2026-07-06T16:32:00Z">
              <w:rPr>
                <w:b/>
              </w:rPr>
            </w:rPrChange>
          </w:rPr>
          <w:t>hành.</w:t>
        </w:r>
      </w:ins>
    </w:p>
    <w:p w14:paraId="57379815" w14:textId="77777777" w:rsidR="00902EB5" w:rsidRPr="002406F6" w:rsidRDefault="00902EB5">
      <w:pPr>
        <w:keepNext/>
        <w:jc w:val="center"/>
        <w:rPr>
          <w:ins w:id="2080" w:author="ACER" w:date="2026-07-06T16:33:00Z"/>
          <w:sz w:val="26"/>
          <w:szCs w:val="26"/>
        </w:rPr>
        <w:pPrChange w:id="2081" w:author="ACER" w:date="2026-07-06T16:33:00Z">
          <w:pPr>
            <w:jc w:val="center"/>
          </w:pPr>
        </w:pPrChange>
      </w:pPr>
      <w:ins w:id="2082" w:author="ACER" w:date="2026-07-06T16:33:00Z">
        <w:r w:rsidRPr="002406F6">
          <w:rPr>
            <w:sz w:val="26"/>
            <w:szCs w:val="26"/>
            <w:lang w:val="en-US"/>
          </w:rPr>
          <w:lastRenderedPageBreak/>
          <w:drawing>
            <wp:inline distT="0" distB="0" distL="0" distR="0" wp14:anchorId="5643B209" wp14:editId="7E11D516">
              <wp:extent cx="5760000" cy="3414381"/>
              <wp:effectExtent l="0" t="0" r="0" b="0"/>
              <wp:docPr id="7951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24315" name=""/>
                      <pic:cNvPicPr/>
                    </pic:nvPicPr>
                    <pic:blipFill>
                      <a:blip r:embed="rId45"/>
                      <a:stretch>
                        <a:fillRect/>
                      </a:stretch>
                    </pic:blipFill>
                    <pic:spPr>
                      <a:xfrm>
                        <a:off x="0" y="0"/>
                        <a:ext cx="5760000" cy="3414381"/>
                      </a:xfrm>
                      <a:prstGeom prst="rect">
                        <a:avLst/>
                      </a:prstGeom>
                    </pic:spPr>
                  </pic:pic>
                </a:graphicData>
              </a:graphic>
            </wp:inline>
          </w:drawing>
        </w:r>
      </w:ins>
    </w:p>
    <w:p w14:paraId="0AD2342D" w14:textId="77777777" w:rsidR="00902EB5" w:rsidRPr="002406F6" w:rsidRDefault="00902EB5" w:rsidP="00902EB5">
      <w:pPr>
        <w:pStyle w:val="Caption"/>
        <w:rPr>
          <w:ins w:id="2083" w:author="ACER" w:date="2026-07-06T16:33:00Z"/>
          <w:szCs w:val="26"/>
        </w:rPr>
      </w:pPr>
      <w:bookmarkStart w:id="2084" w:name="_Toc234274185"/>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12</w:t>
      </w:r>
      <w:r w:rsidRPr="002406F6">
        <w:rPr>
          <w:szCs w:val="26"/>
        </w:rPr>
        <w:fldChar w:fldCharType="end"/>
      </w:r>
      <w:r w:rsidRPr="002406F6">
        <w:rPr>
          <w:szCs w:val="26"/>
        </w:rPr>
        <w:t xml:space="preserve">. </w:t>
      </w:r>
      <w:ins w:id="2085" w:author="ACER" w:date="2026-07-06T16:34:00Z">
        <w:r w:rsidRPr="002406F6">
          <w:rPr>
            <w:szCs w:val="26"/>
          </w:rPr>
          <w:t>Tổng quan chức năng chính vận hành liên hồ chứa</w:t>
        </w:r>
      </w:ins>
      <w:r w:rsidRPr="002406F6">
        <w:rPr>
          <w:szCs w:val="26"/>
        </w:rPr>
        <w:t xml:space="preserve"> ( nguồn: </w:t>
      </w:r>
      <w:hyperlink r:id="rId46" w:history="1">
        <w:r w:rsidRPr="002406F6">
          <w:rPr>
            <w:rStyle w:val="Hyperlink"/>
            <w:szCs w:val="26"/>
          </w:rPr>
          <w:t>https://github.com/NCKHTHXD22/VuGiaThuBonDSS</w:t>
        </w:r>
      </w:hyperlink>
      <w:r w:rsidRPr="002406F6">
        <w:rPr>
          <w:szCs w:val="26"/>
        </w:rPr>
        <w:t xml:space="preserve"> )</w:t>
      </w:r>
      <w:ins w:id="2086" w:author="ACER" w:date="2026-07-06T16:34:00Z">
        <w:r w:rsidRPr="002406F6">
          <w:rPr>
            <w:szCs w:val="26"/>
          </w:rPr>
          <w:t>.</w:t>
        </w:r>
      </w:ins>
      <w:bookmarkEnd w:id="2084"/>
    </w:p>
    <w:p w14:paraId="3D284DF5" w14:textId="77777777" w:rsidR="00902EB5" w:rsidRPr="002406F6" w:rsidRDefault="00902EB5">
      <w:pPr>
        <w:pStyle w:val="Heading2"/>
        <w:keepNext/>
        <w:keepLines/>
        <w:widowControl/>
        <w:numPr>
          <w:ilvl w:val="1"/>
          <w:numId w:val="25"/>
        </w:numPr>
        <w:autoSpaceDE/>
        <w:autoSpaceDN/>
        <w:spacing w:before="120" w:after="120" w:line="312" w:lineRule="auto"/>
        <w:rPr>
          <w:ins w:id="2087" w:author="ACER" w:date="2026-07-06T16:38:00Z"/>
          <w:szCs w:val="26"/>
        </w:rPr>
        <w:pPrChange w:id="2088" w:author="ACER" w:date="2026-07-06T16:38:00Z">
          <w:pPr>
            <w:pStyle w:val="Caption"/>
          </w:pPr>
        </w:pPrChange>
      </w:pPr>
      <w:bookmarkStart w:id="2089" w:name="_Toc234274147"/>
      <w:ins w:id="2090" w:author="ACER" w:date="2026-07-06T16:38:00Z">
        <w:r w:rsidRPr="002406F6">
          <w:rPr>
            <w:sz w:val="26"/>
            <w:szCs w:val="26"/>
          </w:rPr>
          <w:t>Mở rộng kênh hỗ trợ người dân qua Zalo Official Account (OA) — không yêu cầu cài đặt ứng dụng</w:t>
        </w:r>
        <w:bookmarkEnd w:id="2089"/>
      </w:ins>
    </w:p>
    <w:p w14:paraId="4E437EE7" w14:textId="77777777" w:rsidR="00902EB5" w:rsidRPr="002406F6" w:rsidRDefault="00902EB5">
      <w:pPr>
        <w:rPr>
          <w:ins w:id="2091" w:author="ACER" w:date="2026-07-06T16:38:00Z"/>
          <w:szCs w:val="26"/>
        </w:rPr>
        <w:pPrChange w:id="2092" w:author="ACER" w:date="2026-07-06T16:39:00Z">
          <w:pPr>
            <w:pStyle w:val="Caption"/>
          </w:pPr>
        </w:pPrChange>
      </w:pPr>
      <w:ins w:id="2093" w:author="ACER" w:date="2026-07-06T16:38:00Z">
        <w:r w:rsidRPr="002406F6">
          <w:rPr>
            <w:sz w:val="26"/>
            <w:szCs w:val="26"/>
          </w:rPr>
          <w:t>Mục Kiến nghị và hướng phát triển ở trên đã xác định việc phát triển kênh cảnh báo qua Zalo là một hướng mở rộng nhằm tăng độ phủ của hệ thống. Phần này trình bày chi tiết định hướng triển khai kênh Zalo Official Account (OA), trong đó quy trình báo cáo điểm ngập vốn đã hoàn thiện trên ứng dụng Di động (mục III, Chương V) được tái sử dụng làm giao diện lõi cho một kênh tiếp cận mới, không đòi hỏi người dân phải cài đặt thêm ứng dụng.</w:t>
        </w:r>
      </w:ins>
    </w:p>
    <w:p w14:paraId="0E684807" w14:textId="77777777" w:rsidR="00902EB5" w:rsidRPr="002406F6" w:rsidRDefault="00902EB5">
      <w:pPr>
        <w:pStyle w:val="Heading3"/>
        <w:numPr>
          <w:ilvl w:val="2"/>
          <w:numId w:val="25"/>
        </w:numPr>
        <w:rPr>
          <w:ins w:id="2094" w:author="ACER" w:date="2026-07-06T16:38:00Z"/>
          <w:szCs w:val="26"/>
        </w:rPr>
        <w:pPrChange w:id="2095" w:author="ACER" w:date="2026-07-06T16:39:00Z">
          <w:pPr>
            <w:pStyle w:val="Caption"/>
          </w:pPr>
        </w:pPrChange>
      </w:pPr>
      <w:bookmarkStart w:id="2096" w:name="_Toc234274148"/>
      <w:ins w:id="2097" w:author="ACER" w:date="2026-07-06T16:38:00Z">
        <w:r w:rsidRPr="002406F6">
          <w:rPr>
            <w:szCs w:val="26"/>
          </w:rPr>
          <w:t>Bối cảnh sử dụng và tính cấp thiết</w:t>
        </w:r>
        <w:bookmarkEnd w:id="2096"/>
      </w:ins>
    </w:p>
    <w:p w14:paraId="519FDB6E" w14:textId="77777777" w:rsidR="00902EB5" w:rsidRPr="002406F6" w:rsidRDefault="00902EB5">
      <w:pPr>
        <w:rPr>
          <w:ins w:id="2098" w:author="ACER" w:date="2026-07-06T16:39:00Z"/>
          <w:szCs w:val="26"/>
        </w:rPr>
        <w:pPrChange w:id="2099" w:author="ACER" w:date="2026-07-06T16:38:00Z">
          <w:pPr>
            <w:pStyle w:val="GachDauDong"/>
          </w:pPr>
        </w:pPrChange>
      </w:pPr>
      <w:ins w:id="2100" w:author="ACER" w:date="2026-07-06T16:38:00Z">
        <w:r w:rsidRPr="002406F6">
          <w:rPr>
            <w:sz w:val="26"/>
            <w:szCs w:val="26"/>
          </w:rPr>
          <w:t xml:space="preserve">Zalo hiện là nền tảng nhắn tin có độ phủ gần như tuyệt đối tại Việt Nam, đặc biệt trong nhóm dân cư vùng hạ du và miền núi thuộc lưu vực Vu Gia — Thu Bồn, nơi tỷ lệ cài đặt thêm một ứng dụng chuyên dụng mới thường thấp hơn đáng kể so với khu vực đô thị. Đáng chú ý, nhiều phường/xã tại Đà Nẵng đã vận hành sẵn kênh Zalo Official Account được Zalo xác thực, phục vụ tra cứu thủ tục hành chính và tiếp nhận góp ý — phản ánh của người dân, với trang chủ và menu chức năng như minh họa tại Hình </w:t>
        </w:r>
      </w:ins>
      <w:r w:rsidRPr="002406F6">
        <w:rPr>
          <w:sz w:val="26"/>
          <w:szCs w:val="26"/>
        </w:rPr>
        <w:t>13</w:t>
      </w:r>
      <w:ins w:id="2101" w:author="ACER" w:date="2026-07-06T16:38:00Z">
        <w:r w:rsidRPr="002406F6">
          <w:rPr>
            <w:sz w:val="26"/>
            <w:szCs w:val="26"/>
          </w:rPr>
          <w:t xml:space="preserve"> và Hình </w:t>
        </w:r>
      </w:ins>
      <w:r w:rsidRPr="002406F6">
        <w:rPr>
          <w:sz w:val="26"/>
          <w:szCs w:val="26"/>
        </w:rPr>
        <w:t>14</w:t>
      </w:r>
      <w:ins w:id="2102" w:author="ACER" w:date="2026-07-06T16:38:00Z">
        <w:r w:rsidRPr="002406F6">
          <w:rPr>
            <w:sz w:val="26"/>
            <w:szCs w:val="26"/>
          </w:rPr>
          <w:t>. Đây là hạ tầng kênh liên lạc đã được người dân tin dùng và cơ quan hành chính vận hành ổn định, cho phép tích hợp thêm tính năng cảnh báo ngập lụt mà không phát sinh chi phí tiếp cận người dùng mới.</w:t>
        </w:r>
      </w:ins>
    </w:p>
    <w:p w14:paraId="7CB1EF36" w14:textId="77777777" w:rsidR="00902EB5" w:rsidRPr="002406F6" w:rsidRDefault="00902EB5">
      <w:pPr>
        <w:keepNext/>
        <w:jc w:val="center"/>
        <w:rPr>
          <w:ins w:id="2103" w:author="ACER" w:date="2026-07-06T16:40:00Z"/>
          <w:sz w:val="26"/>
          <w:szCs w:val="26"/>
        </w:rPr>
        <w:pPrChange w:id="2104" w:author="ACER" w:date="2026-07-06T16:40:00Z">
          <w:pPr>
            <w:jc w:val="center"/>
          </w:pPr>
        </w:pPrChange>
      </w:pPr>
      <w:ins w:id="2105" w:author="ACER" w:date="2026-07-06T16:39:00Z">
        <w:r w:rsidRPr="002406F6">
          <w:rPr>
            <w:i/>
            <w:color w:val="999999"/>
            <w:sz w:val="26"/>
            <w:szCs w:val="26"/>
            <w:lang w:val="en-US"/>
          </w:rPr>
          <w:lastRenderedPageBreak/>
          <w:drawing>
            <wp:inline distT="0" distB="0" distL="0" distR="0" wp14:anchorId="0D28BAAF" wp14:editId="6E8E91A1">
              <wp:extent cx="2520000" cy="5074206"/>
              <wp:effectExtent l="0" t="0" r="0" b="0"/>
              <wp:docPr id="12364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0205" name=""/>
                      <pic:cNvPicPr/>
                    </pic:nvPicPr>
                    <pic:blipFill>
                      <a:blip r:embed="rId47"/>
                      <a:stretch>
                        <a:fillRect/>
                      </a:stretch>
                    </pic:blipFill>
                    <pic:spPr>
                      <a:xfrm>
                        <a:off x="0" y="0"/>
                        <a:ext cx="2520000" cy="5074206"/>
                      </a:xfrm>
                      <a:prstGeom prst="rect">
                        <a:avLst/>
                      </a:prstGeom>
                    </pic:spPr>
                  </pic:pic>
                </a:graphicData>
              </a:graphic>
            </wp:inline>
          </w:drawing>
        </w:r>
      </w:ins>
    </w:p>
    <w:p w14:paraId="5132EC2B" w14:textId="77777777" w:rsidR="00902EB5" w:rsidRPr="002406F6" w:rsidRDefault="00902EB5" w:rsidP="00902EB5">
      <w:pPr>
        <w:pStyle w:val="Caption"/>
        <w:rPr>
          <w:ins w:id="2106" w:author="ACER" w:date="2026-07-06T16:40:00Z"/>
          <w:szCs w:val="26"/>
        </w:rPr>
      </w:pPr>
      <w:bookmarkStart w:id="2107" w:name="_Toc234274186"/>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13</w:t>
      </w:r>
      <w:r w:rsidRPr="002406F6">
        <w:rPr>
          <w:szCs w:val="26"/>
        </w:rPr>
        <w:fldChar w:fldCharType="end"/>
      </w:r>
      <w:r w:rsidRPr="002406F6">
        <w:rPr>
          <w:szCs w:val="26"/>
        </w:rPr>
        <w:t xml:space="preserve">. </w:t>
      </w:r>
      <w:ins w:id="2108" w:author="ACER" w:date="2026-07-06T16:40:00Z">
        <w:r w:rsidRPr="002406F6">
          <w:rPr>
            <w:szCs w:val="26"/>
          </w:rPr>
          <w:t>Giao diện Zalo Official Account của UBND phường: màn hình chat với nhóm chức năng “Góp ý – Phản ánh” (trong đó có mục “Hỗ trợ ngập lụt”)</w:t>
        </w:r>
      </w:ins>
      <w:ins w:id="2109" w:author="ACER" w:date="2026-07-06T16:42:00Z">
        <w:r w:rsidRPr="002406F6">
          <w:rPr>
            <w:szCs w:val="26"/>
          </w:rPr>
          <w:t>.</w:t>
        </w:r>
      </w:ins>
      <w:bookmarkEnd w:id="2107"/>
    </w:p>
    <w:p w14:paraId="299B09B6" w14:textId="77777777" w:rsidR="00902EB5" w:rsidRPr="002406F6" w:rsidRDefault="00902EB5">
      <w:pPr>
        <w:keepNext/>
        <w:jc w:val="center"/>
        <w:rPr>
          <w:ins w:id="2110" w:author="ACER" w:date="2026-07-06T16:41:00Z"/>
          <w:sz w:val="26"/>
          <w:szCs w:val="26"/>
        </w:rPr>
        <w:pPrChange w:id="2111" w:author="ACER" w:date="2026-07-06T16:41:00Z">
          <w:pPr>
            <w:jc w:val="center"/>
          </w:pPr>
        </w:pPrChange>
      </w:pPr>
      <w:ins w:id="2112" w:author="ACER" w:date="2026-07-06T16:41:00Z">
        <w:r w:rsidRPr="002406F6">
          <w:rPr>
            <w:sz w:val="26"/>
            <w:szCs w:val="26"/>
            <w:lang w:val="en-US"/>
          </w:rPr>
          <w:lastRenderedPageBreak/>
          <w:drawing>
            <wp:inline distT="0" distB="0" distL="0" distR="0" wp14:anchorId="6E75C752" wp14:editId="376C7C1E">
              <wp:extent cx="2520000" cy="4830923"/>
              <wp:effectExtent l="0" t="0" r="0" b="8255"/>
              <wp:docPr id="68542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29000" name=""/>
                      <pic:cNvPicPr/>
                    </pic:nvPicPr>
                    <pic:blipFill>
                      <a:blip r:embed="rId48"/>
                      <a:stretch>
                        <a:fillRect/>
                      </a:stretch>
                    </pic:blipFill>
                    <pic:spPr>
                      <a:xfrm>
                        <a:off x="0" y="0"/>
                        <a:ext cx="2520000" cy="4830923"/>
                      </a:xfrm>
                      <a:prstGeom prst="rect">
                        <a:avLst/>
                      </a:prstGeom>
                    </pic:spPr>
                  </pic:pic>
                </a:graphicData>
              </a:graphic>
            </wp:inline>
          </w:drawing>
        </w:r>
      </w:ins>
    </w:p>
    <w:p w14:paraId="3BD047A9" w14:textId="77777777" w:rsidR="00902EB5" w:rsidRPr="002406F6" w:rsidRDefault="00902EB5" w:rsidP="00902EB5">
      <w:pPr>
        <w:pStyle w:val="Caption"/>
        <w:rPr>
          <w:ins w:id="2113" w:author="ACER" w:date="2026-07-06T16:41:00Z"/>
          <w:szCs w:val="26"/>
        </w:rPr>
      </w:pPr>
      <w:bookmarkStart w:id="2114" w:name="_Toc234274187"/>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14</w:t>
      </w:r>
      <w:r w:rsidRPr="002406F6">
        <w:rPr>
          <w:szCs w:val="26"/>
        </w:rPr>
        <w:fldChar w:fldCharType="end"/>
      </w:r>
      <w:r w:rsidRPr="002406F6">
        <w:rPr>
          <w:szCs w:val="26"/>
        </w:rPr>
        <w:t xml:space="preserve">. </w:t>
      </w:r>
      <w:ins w:id="2115" w:author="ACER" w:date="2026-07-06T16:41:00Z">
        <w:r w:rsidRPr="002406F6">
          <w:rPr>
            <w:szCs w:val="26"/>
          </w:rPr>
          <w:t>Trang chủ Official Account của UBND phường trên Zalo, đã được Zalo xác thực, hiển thị thông tin liên hệ và cổng thông tin điện tử của địa phương.</w:t>
        </w:r>
        <w:bookmarkEnd w:id="2114"/>
      </w:ins>
    </w:p>
    <w:p w14:paraId="4059EF3E" w14:textId="77777777" w:rsidR="00902EB5" w:rsidRPr="002406F6" w:rsidRDefault="00902EB5">
      <w:pPr>
        <w:rPr>
          <w:ins w:id="2116" w:author="ACER" w:date="2026-07-06T16:43:00Z"/>
          <w:szCs w:val="26"/>
        </w:rPr>
        <w:pPrChange w:id="2117" w:author="ACER" w:date="2026-07-06T16:43:00Z">
          <w:pPr>
            <w:pStyle w:val="GachDauDong"/>
          </w:pPr>
        </w:pPrChange>
      </w:pPr>
      <w:ins w:id="2118" w:author="ACER" w:date="2026-07-06T16:43:00Z">
        <w:r w:rsidRPr="002406F6">
          <w:rPr>
            <w:sz w:val="26"/>
            <w:szCs w:val="26"/>
          </w:rPr>
          <w:t>Trong tình huống lũ diễn biến nhanh, nhóm dân cư dễ tổn thương nhất — người cao tuổi, hộ ở vùng sâu, người dùng điện thoại phổ thông — thường không phải là nhóm chủ động tải ứng dụng cảnh báo chuyên dụng trước khi thiên tai xảy ra, nhưng hầu hết đều có sẵn tài khoản Zalo. Việc mở rộng kênh cảnh báo qua Zalo OA trực tiếp thu hẹp khoảng cách “chặng cuối” (last-mile) trong phổ cập cảnh báo sớm đến cộng đồng, đúng với mục tiêu chuyển đổi cơ chế ứng phó thiên tai từ bị động sang chủ động.</w:t>
        </w:r>
      </w:ins>
    </w:p>
    <w:p w14:paraId="553BF6FD" w14:textId="77777777" w:rsidR="00902EB5" w:rsidRPr="002406F6" w:rsidRDefault="00902EB5">
      <w:pPr>
        <w:pStyle w:val="Heading4"/>
        <w:numPr>
          <w:ilvl w:val="3"/>
          <w:numId w:val="25"/>
        </w:numPr>
        <w:rPr>
          <w:ins w:id="2119" w:author="ACER" w:date="2026-07-06T16:44:00Z"/>
          <w:szCs w:val="26"/>
        </w:rPr>
        <w:pPrChange w:id="2120" w:author="ACER" w:date="2026-07-06T16:44:00Z">
          <w:pPr/>
        </w:pPrChange>
      </w:pPr>
      <w:ins w:id="2121" w:author="ACER" w:date="2026-07-06T16:44:00Z">
        <w:r w:rsidRPr="002406F6">
          <w:rPr>
            <w:szCs w:val="26"/>
          </w:rPr>
          <w:t>Tính mới so với các giải pháp hiện có</w:t>
        </w:r>
      </w:ins>
    </w:p>
    <w:p w14:paraId="787F1D1A" w14:textId="77777777" w:rsidR="00902EB5" w:rsidRPr="002406F6" w:rsidRDefault="00902EB5" w:rsidP="00902EB5">
      <w:pPr>
        <w:rPr>
          <w:ins w:id="2122" w:author="ACER" w:date="2026-07-06T16:44:00Z"/>
          <w:sz w:val="26"/>
          <w:szCs w:val="26"/>
        </w:rPr>
      </w:pPr>
      <w:ins w:id="2123" w:author="ACER" w:date="2026-07-06T16:44:00Z">
        <w:r w:rsidRPr="002406F6">
          <w:rPr>
            <w:sz w:val="26"/>
            <w:szCs w:val="26"/>
          </w:rPr>
          <w:t xml:space="preserve">Như đã phân tích tại Chương II, các giải pháp cảnh báo hiện có hoặc đòi hỏi cài đặt ứng dụng riêng, hoặc chỉ dừng ở việc thu thập báo cáo cộng đồng thủ công, chưa nền tảng nào tích hợp trực tiếp năng lực dự báo AI và cơ chế báo ngập bằng ảnh (mô-đun YOLO Pose, mục III.5.3.2) vào một kênh Zalo OA cấp phường/xã đang vận hành thực tế, đồng thời kết nối trực tiếp tới đơn vị xử lý tại thành phố. Việc đưa quy trình báo ngập — vốn đã hoàn thiện trên ứng dụng Di động — trở thành một điểm chạm ngay trong kênh hành chính số quen thuộc của người dân, có xác nhận tiếp nhận tức thời và mã tra cứu, là </w:t>
        </w:r>
        <w:r w:rsidRPr="002406F6">
          <w:rPr>
            <w:sz w:val="26"/>
            <w:szCs w:val="26"/>
          </w:rPr>
          <w:lastRenderedPageBreak/>
          <w:t>hướng tiếp cận chưa được ghi nhận ở các hệ thống cảnh báo thiên tai trong nước, đồng thời kế thừa trọn vẹn hạ tầng backend, cơ sở dữ liệu và bộ máy dự báo dùng chung của toàn hệ thống (không phát sinh một nhánh dữ liệu riêng biệt).</w:t>
        </w:r>
      </w:ins>
    </w:p>
    <w:p w14:paraId="3F8C5C71" w14:textId="77777777" w:rsidR="00902EB5" w:rsidRPr="002406F6" w:rsidRDefault="00902EB5">
      <w:pPr>
        <w:pStyle w:val="Heading4"/>
        <w:numPr>
          <w:ilvl w:val="3"/>
          <w:numId w:val="25"/>
        </w:numPr>
        <w:rPr>
          <w:ins w:id="2124" w:author="ACER" w:date="2026-07-06T16:44:00Z"/>
          <w:szCs w:val="26"/>
        </w:rPr>
        <w:pPrChange w:id="2125" w:author="ACER" w:date="2026-07-06T16:44:00Z">
          <w:pPr/>
        </w:pPrChange>
      </w:pPr>
      <w:ins w:id="2126" w:author="ACER" w:date="2026-07-06T16:44:00Z">
        <w:r w:rsidRPr="002406F6">
          <w:rPr>
            <w:szCs w:val="26"/>
          </w:rPr>
          <w:t>Kiến trúc và quy trình gửi cảnh báo qua Zalo OA</w:t>
        </w:r>
      </w:ins>
    </w:p>
    <w:p w14:paraId="06C32768" w14:textId="77777777" w:rsidR="00902EB5" w:rsidRPr="002406F6" w:rsidRDefault="00902EB5">
      <w:pPr>
        <w:rPr>
          <w:ins w:id="2127" w:author="ACER" w:date="2026-07-06T16:44:00Z"/>
          <w:szCs w:val="26"/>
        </w:rPr>
        <w:pPrChange w:id="2128" w:author="ACER" w:date="2026-07-06T16:43:00Z">
          <w:pPr>
            <w:pStyle w:val="GachDauDong"/>
          </w:pPr>
        </w:pPrChange>
      </w:pPr>
      <w:ins w:id="2129" w:author="ACER" w:date="2026-07-06T16:44:00Z">
        <w:r w:rsidRPr="002406F6">
          <w:rPr>
            <w:sz w:val="26"/>
            <w:szCs w:val="26"/>
          </w:rPr>
          <w:t>Kiến trúc tích hợp được thiết kế trên nguyên tắc tái sử dụng tối đa hạ tầng dùng chung của hệ thống (Hình 1): người dân tương tác qua ứng dụng Zalo, gửi/nhận dữ liệu với Zalo OA API; Zalo OA API giao tiếp với backend Node.js/Express đang chạy trên VPS qua webhook và REST API — cùng một tầng backend phục vụ ứng dụng Web và Di động (mục III.2, Chương III). Backend lưu trữ dữ liệu cảnh báo trên MongoDB Atlas (đã dùng chung cho toàn hệ thống) và ảnh/tệp đính kèm trên Cloudinary (đã được backend hiện tại sử dụng cho ứng dụng Di động); điểm bổ sung được đề xuất là một tầng cache Upstash Redis để lưu và làm mới token truy cập Zalo OA API cùng dữ liệu truy vấn tần suất cao.</w:t>
        </w:r>
      </w:ins>
    </w:p>
    <w:p w14:paraId="07CB77C8" w14:textId="77777777" w:rsidR="00902EB5" w:rsidRPr="002406F6" w:rsidRDefault="00902EB5">
      <w:pPr>
        <w:keepNext/>
        <w:jc w:val="center"/>
        <w:rPr>
          <w:ins w:id="2130" w:author="ACER" w:date="2026-07-06T16:45:00Z"/>
          <w:sz w:val="26"/>
          <w:szCs w:val="26"/>
        </w:rPr>
        <w:pPrChange w:id="2131" w:author="ACER" w:date="2026-07-06T17:00:00Z">
          <w:pPr>
            <w:jc w:val="center"/>
          </w:pPr>
        </w:pPrChange>
      </w:pPr>
      <w:ins w:id="2132" w:author="ACER" w:date="2026-07-06T16:45:00Z">
        <w:r w:rsidRPr="002406F6">
          <w:rPr>
            <w:rFonts w:ascii="Segoe UI Emoji" w:hAnsi="Segoe UI Emoji" w:cs="Segoe UI Emoji"/>
            <w:bCs/>
            <w:iCs/>
            <w:sz w:val="26"/>
            <w:szCs w:val="26"/>
            <w:lang w:val="en-US"/>
            <w:rPrChange w:id="2133" w:author="ACER" w:date="2026-07-06T17:00:00Z">
              <w:rPr>
                <w:rFonts w:ascii="Segoe UI Emoji" w:hAnsi="Segoe UI Emoji" w:cs="Segoe UI Emoji"/>
                <w:b/>
                <w:bCs/>
                <w:i/>
                <w:iCs/>
                <w:sz w:val="21"/>
                <w:szCs w:val="21"/>
                <w:lang w:val="en-US"/>
              </w:rPr>
            </w:rPrChange>
          </w:rPr>
          <w:drawing>
            <wp:inline distT="0" distB="0" distL="0" distR="0" wp14:anchorId="57E250F5" wp14:editId="20489A7A">
              <wp:extent cx="4960620" cy="3357879"/>
              <wp:effectExtent l="0" t="0" r="0" b="0"/>
              <wp:docPr id="196082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27017" name=""/>
                      <pic:cNvPicPr/>
                    </pic:nvPicPr>
                    <pic:blipFill>
                      <a:blip r:embed="rId49"/>
                      <a:stretch>
                        <a:fillRect/>
                      </a:stretch>
                    </pic:blipFill>
                    <pic:spPr>
                      <a:xfrm>
                        <a:off x="0" y="0"/>
                        <a:ext cx="4990577" cy="3378157"/>
                      </a:xfrm>
                      <a:prstGeom prst="rect">
                        <a:avLst/>
                      </a:prstGeom>
                    </pic:spPr>
                  </pic:pic>
                </a:graphicData>
              </a:graphic>
            </wp:inline>
          </w:drawing>
        </w:r>
      </w:ins>
    </w:p>
    <w:p w14:paraId="23BEF392" w14:textId="77777777" w:rsidR="00902EB5" w:rsidRPr="002406F6" w:rsidRDefault="00902EB5" w:rsidP="00902EB5">
      <w:pPr>
        <w:pStyle w:val="Caption"/>
        <w:rPr>
          <w:ins w:id="2134" w:author="ACER" w:date="2026-07-06T16:45:00Z"/>
          <w:szCs w:val="26"/>
        </w:rPr>
      </w:pPr>
      <w:bookmarkStart w:id="2135" w:name="_Toc234274188"/>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15</w:t>
      </w:r>
      <w:r w:rsidRPr="002406F6">
        <w:rPr>
          <w:szCs w:val="26"/>
        </w:rPr>
        <w:fldChar w:fldCharType="end"/>
      </w:r>
      <w:r w:rsidRPr="002406F6">
        <w:rPr>
          <w:szCs w:val="26"/>
        </w:rPr>
        <w:t xml:space="preserve">. </w:t>
      </w:r>
      <w:ins w:id="2136" w:author="ACER" w:date="2026-07-06T16:45:00Z">
        <w:r w:rsidRPr="002406F6">
          <w:rPr>
            <w:szCs w:val="26"/>
          </w:rPr>
          <w:t>Sơ đồ kiến trúc hệ thống tích hợp Zalo OA: Người dân — Zalo OA API — Backend Node.js/Express (VPS) — MongoDB Atlas / Upstash Redis / Cloudinary.</w:t>
        </w:r>
        <w:bookmarkEnd w:id="2135"/>
      </w:ins>
    </w:p>
    <w:p w14:paraId="6F92FF8D" w14:textId="77777777" w:rsidR="00902EB5" w:rsidRPr="002406F6" w:rsidRDefault="00902EB5">
      <w:pPr>
        <w:rPr>
          <w:ins w:id="2137" w:author="ACER" w:date="2026-07-06T16:48:00Z"/>
          <w:sz w:val="26"/>
          <w:szCs w:val="26"/>
        </w:rPr>
      </w:pPr>
      <w:ins w:id="2138" w:author="ACER" w:date="2026-07-06T16:47:00Z">
        <w:r w:rsidRPr="002406F6">
          <w:rPr>
            <w:sz w:val="26"/>
            <w:szCs w:val="26"/>
          </w:rPr>
          <w:t xml:space="preserve">Trên nền kiến trúc đó, quy trình gửi cảnh báo của người dân gồm bốn bước, được minh họa lần lượt qua Hình </w:t>
        </w:r>
      </w:ins>
      <w:ins w:id="2139" w:author="ACER" w:date="2026-07-06T17:00:00Z">
        <w:r w:rsidRPr="002406F6">
          <w:rPr>
            <w:sz w:val="26"/>
            <w:szCs w:val="26"/>
          </w:rPr>
          <w:t>11</w:t>
        </w:r>
      </w:ins>
      <w:ins w:id="2140" w:author="ACER" w:date="2026-07-06T16:47:00Z">
        <w:r w:rsidRPr="002406F6">
          <w:rPr>
            <w:sz w:val="26"/>
            <w:szCs w:val="26"/>
          </w:rPr>
          <w:t xml:space="preserve"> đến Hình </w:t>
        </w:r>
      </w:ins>
      <w:ins w:id="2141" w:author="ACER" w:date="2026-07-06T17:01:00Z">
        <w:r w:rsidRPr="002406F6">
          <w:rPr>
            <w:sz w:val="26"/>
            <w:szCs w:val="26"/>
          </w:rPr>
          <w:t>14</w:t>
        </w:r>
      </w:ins>
      <w:ins w:id="2142" w:author="ACER" w:date="2026-07-06T16:47:00Z">
        <w:r w:rsidRPr="002406F6">
          <w:rPr>
            <w:sz w:val="26"/>
            <w:szCs w:val="26"/>
          </w:rPr>
          <w:t>:</w:t>
        </w:r>
      </w:ins>
    </w:p>
    <w:p w14:paraId="7562CA6B" w14:textId="77777777" w:rsidR="00902EB5" w:rsidRPr="002406F6" w:rsidRDefault="00902EB5">
      <w:pPr>
        <w:rPr>
          <w:ins w:id="2143" w:author="ACER" w:date="2026-07-06T16:48:00Z"/>
          <w:b/>
          <w:i/>
          <w:sz w:val="26"/>
          <w:szCs w:val="26"/>
          <w:rPrChange w:id="2144" w:author="ACER" w:date="2026-07-06T16:51:00Z">
            <w:rPr>
              <w:ins w:id="2145" w:author="ACER" w:date="2026-07-06T16:48:00Z"/>
            </w:rPr>
          </w:rPrChange>
        </w:rPr>
      </w:pPr>
      <w:ins w:id="2146" w:author="ACER" w:date="2026-07-06T16:48:00Z">
        <w:r w:rsidRPr="002406F6">
          <w:rPr>
            <w:b/>
            <w:i/>
            <w:sz w:val="26"/>
            <w:szCs w:val="26"/>
            <w:rPrChange w:id="2147" w:author="ACER" w:date="2026-07-06T16:51:00Z">
              <w:rPr/>
            </w:rPrChange>
          </w:rPr>
          <w:t>Bước 1–2: Đăng nhập bằng Zalo và điền biểu mẫu gửi cảnh báo</w:t>
        </w:r>
      </w:ins>
    </w:p>
    <w:p w14:paraId="69FC50FF" w14:textId="77777777" w:rsidR="00902EB5" w:rsidRPr="002406F6" w:rsidRDefault="00902EB5">
      <w:pPr>
        <w:rPr>
          <w:ins w:id="2148" w:author="ACER" w:date="2026-07-06T16:48:00Z"/>
          <w:szCs w:val="26"/>
        </w:rPr>
        <w:pPrChange w:id="2149" w:author="ACER" w:date="2026-07-06T16:46:00Z">
          <w:pPr>
            <w:pStyle w:val="GachDauDong"/>
          </w:pPr>
        </w:pPrChange>
      </w:pPr>
      <w:ins w:id="2150" w:author="ACER" w:date="2026-07-06T16:48:00Z">
        <w:r w:rsidRPr="002406F6">
          <w:rPr>
            <w:sz w:val="26"/>
            <w:szCs w:val="26"/>
          </w:rPr>
          <w:t xml:space="preserve">Khi chọn mục “Hỗ trợ ngập lụt” trên rich-menu của Zalo OA, người dân được yêu cầu đăng nhập bằng Zalo (Zalo Login) — tận dụng danh tính Zalo sẵn có, không cần đăng ký tài khoản mới trên hệ thống — đồng thời được xem bản đồ các yêu cầu cứu trợ, cứu nạn đang chờ xử lý trong ranh giới xã/phường (Hình </w:t>
        </w:r>
      </w:ins>
      <w:r w:rsidRPr="002406F6">
        <w:rPr>
          <w:sz w:val="26"/>
          <w:szCs w:val="26"/>
        </w:rPr>
        <w:t>16</w:t>
      </w:r>
      <w:ins w:id="2151" w:author="ACER" w:date="2026-07-06T16:48:00Z">
        <w:r w:rsidRPr="002406F6">
          <w:rPr>
            <w:sz w:val="26"/>
            <w:szCs w:val="26"/>
          </w:rPr>
          <w:t xml:space="preserve">). Sau khi đăng nhập, người dân điền biểu mẫu gửi cảnh báo gồm tiêu đề, số điện thoại liên hệ, nội dung mô tả, địa chỉ (lấy vị trí tự động hoặc nhập thủ công) và tối đa năm ảnh minh họa (Hình </w:t>
        </w:r>
      </w:ins>
      <w:r w:rsidRPr="002406F6">
        <w:rPr>
          <w:sz w:val="26"/>
          <w:szCs w:val="26"/>
        </w:rPr>
        <w:t>17</w:t>
      </w:r>
      <w:ins w:id="2152" w:author="ACER" w:date="2026-07-06T16:48:00Z">
        <w:r w:rsidRPr="002406F6">
          <w:rPr>
            <w:sz w:val="26"/>
            <w:szCs w:val="26"/>
          </w:rPr>
          <w:t xml:space="preserve">) — các ảnh này </w:t>
        </w:r>
        <w:r w:rsidRPr="002406F6">
          <w:rPr>
            <w:sz w:val="26"/>
            <w:szCs w:val="26"/>
          </w:rPr>
          <w:lastRenderedPageBreak/>
          <w:t>được đưa qua mô-đun YOLO Pose để tự động ước lượng mức ngập, tương tự cơ chế đã áp dụng trên ứng dụng Di động (mục III.5.3.2, Chương V).</w:t>
        </w:r>
      </w:ins>
    </w:p>
    <w:p w14:paraId="0FBC36A8" w14:textId="77777777" w:rsidR="00902EB5" w:rsidRPr="002406F6" w:rsidRDefault="00902EB5">
      <w:pPr>
        <w:keepNext/>
        <w:jc w:val="center"/>
        <w:rPr>
          <w:ins w:id="2153" w:author="ACER" w:date="2026-07-06T16:49:00Z"/>
          <w:sz w:val="26"/>
          <w:szCs w:val="26"/>
        </w:rPr>
        <w:pPrChange w:id="2154" w:author="ACER" w:date="2026-07-06T16:49:00Z">
          <w:pPr>
            <w:jc w:val="center"/>
          </w:pPr>
        </w:pPrChange>
      </w:pPr>
      <w:ins w:id="2155" w:author="ACER" w:date="2026-07-06T16:49:00Z">
        <w:r w:rsidRPr="002406F6">
          <w:rPr>
            <w:i/>
            <w:color w:val="999999"/>
            <w:sz w:val="26"/>
            <w:szCs w:val="26"/>
            <w:lang w:val="en-US"/>
          </w:rPr>
          <w:drawing>
            <wp:inline distT="0" distB="0" distL="0" distR="0" wp14:anchorId="1C5AFB23" wp14:editId="696125C2">
              <wp:extent cx="2177958" cy="4122420"/>
              <wp:effectExtent l="0" t="0" r="0" b="0"/>
              <wp:docPr id="779393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09665" cy="4182435"/>
                      </a:xfrm>
                      <a:prstGeom prst="rect">
                        <a:avLst/>
                      </a:prstGeom>
                      <a:noFill/>
                    </pic:spPr>
                  </pic:pic>
                </a:graphicData>
              </a:graphic>
            </wp:inline>
          </w:drawing>
        </w:r>
      </w:ins>
    </w:p>
    <w:p w14:paraId="428993B6" w14:textId="77777777" w:rsidR="00902EB5" w:rsidRPr="002406F6" w:rsidRDefault="00902EB5">
      <w:pPr>
        <w:pStyle w:val="Caption"/>
        <w:rPr>
          <w:ins w:id="2156" w:author="ACER" w:date="2026-07-06T16:49:00Z"/>
          <w:szCs w:val="26"/>
        </w:rPr>
        <w:pPrChange w:id="2157" w:author="ACER" w:date="2026-07-06T16:49:00Z">
          <w:pPr>
            <w:pStyle w:val="GachDauDong"/>
          </w:pPr>
        </w:pPrChange>
      </w:pPr>
      <w:bookmarkStart w:id="2158" w:name="_Toc234274189"/>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16</w:t>
      </w:r>
      <w:r w:rsidRPr="002406F6">
        <w:rPr>
          <w:szCs w:val="26"/>
        </w:rPr>
        <w:fldChar w:fldCharType="end"/>
      </w:r>
      <w:r w:rsidRPr="002406F6">
        <w:rPr>
          <w:szCs w:val="26"/>
        </w:rPr>
        <w:t xml:space="preserve">. </w:t>
      </w:r>
      <w:ins w:id="2159" w:author="ACER" w:date="2026-07-06T16:49:00Z">
        <w:r w:rsidRPr="002406F6">
          <w:rPr>
            <w:szCs w:val="26"/>
          </w:rPr>
          <w:t>Màn hình đăng nhập bằng Zalo và bản đồ các yêu cầu cứu trợ, cứu nạn đang chờ xử lý trong ranh giới xã/phường (minh họa tại UBND Xã An Hải).</w:t>
        </w:r>
        <w:bookmarkEnd w:id="2158"/>
      </w:ins>
    </w:p>
    <w:p w14:paraId="32F48E4D" w14:textId="77777777" w:rsidR="00902EB5" w:rsidRPr="002406F6" w:rsidRDefault="00902EB5">
      <w:pPr>
        <w:keepNext/>
        <w:jc w:val="center"/>
        <w:rPr>
          <w:ins w:id="2160" w:author="ACER" w:date="2026-07-06T16:50:00Z"/>
          <w:sz w:val="26"/>
          <w:szCs w:val="26"/>
        </w:rPr>
        <w:pPrChange w:id="2161" w:author="ACER" w:date="2026-07-06T16:50:00Z">
          <w:pPr>
            <w:jc w:val="center"/>
          </w:pPr>
        </w:pPrChange>
      </w:pPr>
      <w:ins w:id="2162" w:author="ACER" w:date="2026-07-06T16:50:00Z">
        <w:r w:rsidRPr="002406F6">
          <w:rPr>
            <w:i/>
            <w:color w:val="999999"/>
            <w:sz w:val="26"/>
            <w:szCs w:val="26"/>
            <w:lang w:val="en-US"/>
          </w:rPr>
          <w:lastRenderedPageBreak/>
          <w:drawing>
            <wp:inline distT="0" distB="0" distL="0" distR="0" wp14:anchorId="4EF27E95" wp14:editId="7307C2FD">
              <wp:extent cx="2247265" cy="3926962"/>
              <wp:effectExtent l="0" t="0" r="635" b="0"/>
              <wp:docPr id="151737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69473" cy="3965769"/>
                      </a:xfrm>
                      <a:prstGeom prst="rect">
                        <a:avLst/>
                      </a:prstGeom>
                      <a:noFill/>
                    </pic:spPr>
                  </pic:pic>
                </a:graphicData>
              </a:graphic>
            </wp:inline>
          </w:drawing>
        </w:r>
      </w:ins>
    </w:p>
    <w:p w14:paraId="6B03EA00" w14:textId="77777777" w:rsidR="00902EB5" w:rsidRPr="002406F6" w:rsidRDefault="00902EB5">
      <w:pPr>
        <w:pStyle w:val="Caption"/>
        <w:rPr>
          <w:ins w:id="2163" w:author="ACER" w:date="2026-07-06T16:50:00Z"/>
          <w:szCs w:val="26"/>
        </w:rPr>
        <w:pPrChange w:id="2164" w:author="ACER" w:date="2026-07-06T16:50:00Z">
          <w:pPr>
            <w:pStyle w:val="GachDauDong"/>
          </w:pPr>
        </w:pPrChange>
      </w:pPr>
      <w:bookmarkStart w:id="2165" w:name="_Toc234274190"/>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17</w:t>
      </w:r>
      <w:r w:rsidRPr="002406F6">
        <w:rPr>
          <w:szCs w:val="26"/>
        </w:rPr>
        <w:fldChar w:fldCharType="end"/>
      </w:r>
      <w:r w:rsidRPr="002406F6">
        <w:rPr>
          <w:szCs w:val="26"/>
        </w:rPr>
        <w:t xml:space="preserve">. </w:t>
      </w:r>
      <w:ins w:id="2166" w:author="ACER" w:date="2026-07-06T16:50:00Z">
        <w:r w:rsidRPr="002406F6">
          <w:rPr>
            <w:szCs w:val="26"/>
          </w:rPr>
          <w:t>Biểu mẫu gửi cảnh báo từ người dân: tiêu đề, số điện thoại, nội dung, địa chỉ (lấy vị trí tự động hoặc nhập thủ công) và tối đa 5 ảnh minh họa.</w:t>
        </w:r>
        <w:bookmarkEnd w:id="2165"/>
      </w:ins>
    </w:p>
    <w:p w14:paraId="1034ED86" w14:textId="77777777" w:rsidR="00902EB5" w:rsidRPr="002406F6" w:rsidRDefault="00902EB5">
      <w:pPr>
        <w:rPr>
          <w:ins w:id="2167" w:author="ACER" w:date="2026-07-06T16:51:00Z"/>
          <w:b/>
          <w:i/>
          <w:sz w:val="26"/>
          <w:szCs w:val="26"/>
          <w:rPrChange w:id="2168" w:author="ACER" w:date="2026-07-06T16:51:00Z">
            <w:rPr>
              <w:ins w:id="2169" w:author="ACER" w:date="2026-07-06T16:51:00Z"/>
            </w:rPr>
          </w:rPrChange>
        </w:rPr>
      </w:pPr>
      <w:ins w:id="2170" w:author="ACER" w:date="2026-07-06T16:51:00Z">
        <w:r w:rsidRPr="002406F6">
          <w:rPr>
            <w:b/>
            <w:i/>
            <w:sz w:val="26"/>
            <w:szCs w:val="26"/>
            <w:rPrChange w:id="2171" w:author="ACER" w:date="2026-07-06T16:51:00Z">
              <w:rPr/>
            </w:rPrChange>
          </w:rPr>
          <w:t>Bước 3–4: Xác nhận tiếp nhận và chuyển tới đơn vị xử lý</w:t>
        </w:r>
      </w:ins>
    </w:p>
    <w:p w14:paraId="5988FA55" w14:textId="77777777" w:rsidR="00902EB5" w:rsidRPr="002406F6" w:rsidRDefault="00902EB5">
      <w:pPr>
        <w:rPr>
          <w:ins w:id="2172" w:author="ACER" w:date="2026-07-06T16:52:00Z"/>
          <w:szCs w:val="26"/>
        </w:rPr>
        <w:pPrChange w:id="2173" w:author="ACER" w:date="2026-07-06T16:51:00Z">
          <w:pPr>
            <w:pStyle w:val="GachDauDong"/>
          </w:pPr>
        </w:pPrChange>
      </w:pPr>
      <w:ins w:id="2174" w:author="ACER" w:date="2026-07-06T16:51:00Z">
        <w:r w:rsidRPr="002406F6">
          <w:rPr>
            <w:sz w:val="26"/>
            <w:szCs w:val="26"/>
          </w:rPr>
          <w:t>Ngay sau khi gửi, hệ thống phản hồi tức thời bằng màn hình xác nhận đã tiếp nhận, cấp một mã cảnh báo để người dân tra cứu lại trạng thái xử lý, kèm toàn bộ thông tin đã gửi (Hình</w:t>
        </w:r>
      </w:ins>
      <w:r w:rsidRPr="002406F6">
        <w:rPr>
          <w:sz w:val="26"/>
          <w:szCs w:val="26"/>
        </w:rPr>
        <w:t xml:space="preserve"> 18</w:t>
      </w:r>
      <w:ins w:id="2175" w:author="ACER" w:date="2026-07-06T16:51:00Z">
        <w:r w:rsidRPr="002406F6">
          <w:rPr>
            <w:sz w:val="26"/>
            <w:szCs w:val="26"/>
          </w:rPr>
          <w:t xml:space="preserve">). Cảnh báo sau đó được đồng bộ tới cổng tiếp nhận chung của hệ thống, hiển thị trong giao diện quản lý dành cho cán bộ phường/xã và đơn vị điều phối cấp thành phố — ví dụ Trung tâm Thông tin và giám sát, điều hành thông minh Đà Nẵng — cùng với các nguồn góp ý khác (Zalo OA, mạng xã hội…), được phân loại theo cấp độ sự cố và gắn thời hạn xử lý để đôn đốc phản hồi kịp thời (Hình </w:t>
        </w:r>
      </w:ins>
      <w:r w:rsidRPr="002406F6">
        <w:rPr>
          <w:sz w:val="26"/>
          <w:szCs w:val="26"/>
        </w:rPr>
        <w:t>19</w:t>
      </w:r>
      <w:ins w:id="2176" w:author="ACER" w:date="2026-07-06T16:51:00Z">
        <w:r w:rsidRPr="002406F6">
          <w:rPr>
            <w:sz w:val="26"/>
            <w:szCs w:val="26"/>
          </w:rPr>
          <w:t>).</w:t>
        </w:r>
      </w:ins>
    </w:p>
    <w:p w14:paraId="76F861BF" w14:textId="77777777" w:rsidR="00902EB5" w:rsidRPr="002406F6" w:rsidRDefault="00902EB5">
      <w:pPr>
        <w:keepNext/>
        <w:jc w:val="center"/>
        <w:rPr>
          <w:ins w:id="2177" w:author="ACER" w:date="2026-07-06T16:52:00Z"/>
          <w:sz w:val="26"/>
          <w:szCs w:val="26"/>
        </w:rPr>
        <w:pPrChange w:id="2178" w:author="ACER" w:date="2026-07-06T16:52:00Z">
          <w:pPr/>
        </w:pPrChange>
      </w:pPr>
      <w:ins w:id="2179" w:author="ACER" w:date="2026-07-06T16:52:00Z">
        <w:r w:rsidRPr="002406F6">
          <w:rPr>
            <w:sz w:val="26"/>
            <w:szCs w:val="26"/>
            <w:lang w:val="en-US"/>
          </w:rPr>
          <w:lastRenderedPageBreak/>
          <w:drawing>
            <wp:inline distT="0" distB="0" distL="0" distR="0" wp14:anchorId="379345ED" wp14:editId="27EE7036">
              <wp:extent cx="2377440" cy="4241283"/>
              <wp:effectExtent l="0" t="0" r="3810" b="6985"/>
              <wp:docPr id="380033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88392" cy="4260821"/>
                      </a:xfrm>
                      <a:prstGeom prst="rect">
                        <a:avLst/>
                      </a:prstGeom>
                      <a:noFill/>
                    </pic:spPr>
                  </pic:pic>
                </a:graphicData>
              </a:graphic>
            </wp:inline>
          </w:drawing>
        </w:r>
      </w:ins>
    </w:p>
    <w:p w14:paraId="31CAD88B" w14:textId="77777777" w:rsidR="00902EB5" w:rsidRPr="002406F6" w:rsidRDefault="00902EB5">
      <w:pPr>
        <w:pStyle w:val="Caption"/>
        <w:rPr>
          <w:ins w:id="2180" w:author="ACER" w:date="2026-07-06T16:52:00Z"/>
          <w:szCs w:val="26"/>
        </w:rPr>
        <w:pPrChange w:id="2181" w:author="ACER" w:date="2026-07-06T16:52:00Z">
          <w:pPr>
            <w:pStyle w:val="GachDauDong"/>
          </w:pPr>
        </w:pPrChange>
      </w:pPr>
      <w:bookmarkStart w:id="2182" w:name="_Toc234274191"/>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18</w:t>
      </w:r>
      <w:r w:rsidRPr="002406F6">
        <w:rPr>
          <w:szCs w:val="26"/>
        </w:rPr>
        <w:fldChar w:fldCharType="end"/>
      </w:r>
      <w:r w:rsidRPr="002406F6">
        <w:rPr>
          <w:szCs w:val="26"/>
        </w:rPr>
        <w:t xml:space="preserve">. </w:t>
      </w:r>
      <w:ins w:id="2183" w:author="ACER" w:date="2026-07-06T16:52:00Z">
        <w:r w:rsidRPr="002406F6">
          <w:rPr>
            <w:szCs w:val="26"/>
          </w:rPr>
          <w:t>Kết quả sau khi gửi cảnh báo: hệ thống xác nhận đã tiếp nhận, cấp mã cảnh báo để tra cứu và hiển thị lại đầy đủ thông tin đã gửi.</w:t>
        </w:r>
        <w:bookmarkEnd w:id="2182"/>
      </w:ins>
    </w:p>
    <w:p w14:paraId="4DE22596" w14:textId="77777777" w:rsidR="00902EB5" w:rsidRPr="002406F6" w:rsidRDefault="00902EB5">
      <w:pPr>
        <w:keepNext/>
        <w:jc w:val="center"/>
        <w:rPr>
          <w:ins w:id="2184" w:author="ACER" w:date="2026-07-06T16:52:00Z"/>
          <w:sz w:val="26"/>
          <w:szCs w:val="26"/>
        </w:rPr>
        <w:pPrChange w:id="2185" w:author="ACER" w:date="2026-07-06T16:52:00Z">
          <w:pPr>
            <w:jc w:val="center"/>
          </w:pPr>
        </w:pPrChange>
      </w:pPr>
      <w:ins w:id="2186" w:author="ACER" w:date="2026-07-06T16:52:00Z">
        <w:r w:rsidRPr="002406F6">
          <w:rPr>
            <w:sz w:val="26"/>
            <w:szCs w:val="26"/>
            <w:lang w:val="en-US"/>
          </w:rPr>
          <w:drawing>
            <wp:inline distT="0" distB="0" distL="0" distR="0" wp14:anchorId="01539CAA" wp14:editId="7FADDF73">
              <wp:extent cx="4669971" cy="2289380"/>
              <wp:effectExtent l="0" t="0" r="0" b="0"/>
              <wp:docPr id="1278348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82168" cy="2295360"/>
                      </a:xfrm>
                      <a:prstGeom prst="rect">
                        <a:avLst/>
                      </a:prstGeom>
                      <a:noFill/>
                    </pic:spPr>
                  </pic:pic>
                </a:graphicData>
              </a:graphic>
            </wp:inline>
          </w:drawing>
        </w:r>
      </w:ins>
    </w:p>
    <w:p w14:paraId="77C8C434" w14:textId="77777777" w:rsidR="00902EB5" w:rsidRPr="002406F6" w:rsidRDefault="00902EB5">
      <w:pPr>
        <w:pStyle w:val="Caption"/>
        <w:rPr>
          <w:ins w:id="2187" w:author="ACER" w:date="2026-07-06T16:53:00Z"/>
          <w:szCs w:val="26"/>
        </w:rPr>
        <w:pPrChange w:id="2188" w:author="ACER" w:date="2026-07-06T16:52:00Z">
          <w:pPr>
            <w:pStyle w:val="GachDauDong"/>
          </w:pPr>
        </w:pPrChange>
      </w:pPr>
      <w:bookmarkStart w:id="2189" w:name="_Toc234274192"/>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19</w:t>
      </w:r>
      <w:r w:rsidRPr="002406F6">
        <w:rPr>
          <w:szCs w:val="26"/>
        </w:rPr>
        <w:fldChar w:fldCharType="end"/>
      </w:r>
      <w:r w:rsidRPr="002406F6">
        <w:rPr>
          <w:szCs w:val="26"/>
        </w:rPr>
        <w:t xml:space="preserve">. </w:t>
      </w:r>
      <w:ins w:id="2190" w:author="ACER" w:date="2026-07-06T16:53:00Z">
        <w:r w:rsidRPr="002406F6">
          <w:rPr>
            <w:szCs w:val="26"/>
          </w:rPr>
          <w:t>Sau khi gửi, cảnh báo được chuyển tới cổng tiếp nhận và đơn vị xử lý tại địa phương cũng như thành phố — minh họa giao diện quản lý danh sách cảnh báo, phân loại theo nguồn góp ý, cấp độ sự cố và thời hạn xử lý — để hỗ trợ người dân kịp thời.</w:t>
        </w:r>
        <w:bookmarkEnd w:id="2189"/>
      </w:ins>
    </w:p>
    <w:p w14:paraId="6C1C017D" w14:textId="77777777" w:rsidR="00902EB5" w:rsidRPr="002406F6" w:rsidRDefault="00902EB5">
      <w:pPr>
        <w:pStyle w:val="Heading3"/>
        <w:numPr>
          <w:ilvl w:val="2"/>
          <w:numId w:val="25"/>
        </w:numPr>
        <w:rPr>
          <w:ins w:id="2191" w:author="ACER" w:date="2026-07-06T16:53:00Z"/>
          <w:szCs w:val="26"/>
        </w:rPr>
        <w:pPrChange w:id="2192" w:author="ACER" w:date="2026-07-06T16:53:00Z">
          <w:pPr/>
        </w:pPrChange>
      </w:pPr>
      <w:bookmarkStart w:id="2193" w:name="_Toc234274149"/>
      <w:ins w:id="2194" w:author="ACER" w:date="2026-07-06T16:53:00Z">
        <w:r w:rsidRPr="002406F6">
          <w:rPr>
            <w:szCs w:val="26"/>
          </w:rPr>
          <w:lastRenderedPageBreak/>
          <w:t>Định hướng mở rộng — Zalo Mini App và cảnh báo chủ động qua ZNS</w:t>
        </w:r>
        <w:bookmarkEnd w:id="2193"/>
      </w:ins>
    </w:p>
    <w:p w14:paraId="09720955" w14:textId="77777777" w:rsidR="00902EB5" w:rsidRPr="002406F6" w:rsidRDefault="00902EB5">
      <w:pPr>
        <w:rPr>
          <w:ins w:id="2195" w:author="ACER" w:date="2026-07-06T16:54:00Z"/>
          <w:szCs w:val="26"/>
        </w:rPr>
        <w:pPrChange w:id="2196" w:author="ACER" w:date="2026-07-06T16:53:00Z">
          <w:pPr>
            <w:pStyle w:val="GachDauDong"/>
          </w:pPr>
        </w:pPrChange>
      </w:pPr>
      <w:ins w:id="2197" w:author="ACER" w:date="2026-07-06T16:53:00Z">
        <w:r w:rsidRPr="002406F6">
          <w:rPr>
            <w:sz w:val="26"/>
            <w:szCs w:val="26"/>
          </w:rPr>
          <w:t>Khi có điều kiện triển khai đầy đủ hơn, trang gửi cảnh báo hiện tại (chạy trong webview của OA) có thể được nâng cấp thành một Zalo Mini App (sử dụng bộ công cụ phát triển Mini App của Zalo), cho phép truy cập trực tiếp định vị GPS và camera của thiết bị ngay trong khung ứng dụng Zalo mà không cần thao tác nhập thủ công. Đồng thời, cơ chế Zalo Notification Service (ZNS) hoặc gửi tin broadcast của OA được kết nối với động cơ cảnh báo lũ hiện có (floodAlert, chạy mỗi 15 phút — mục III.6, Chương V): khi mức cảnh báo của một hồ chứa được nâng lên “Cảnh báo” hoặc “Nguy hiểm”, hệ thống tự động gửi thông báo tới toàn bộ người theo dõi OA thuộc khu vực hạ du liên quan, kể cả những người chưa từng gửi cảnh báo hay cài đặt ứng dụng Di động.</w:t>
        </w:r>
      </w:ins>
    </w:p>
    <w:p w14:paraId="76DCAB29" w14:textId="77777777" w:rsidR="00902EB5" w:rsidRPr="002406F6" w:rsidRDefault="00902EB5" w:rsidP="00902EB5">
      <w:pPr>
        <w:pStyle w:val="Caption"/>
        <w:rPr>
          <w:szCs w:val="26"/>
        </w:rPr>
      </w:pPr>
      <w:bookmarkStart w:id="2198" w:name="_Toc234274198"/>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5</w:t>
      </w:r>
      <w:r w:rsidRPr="002406F6">
        <w:rPr>
          <w:szCs w:val="26"/>
        </w:rPr>
        <w:fldChar w:fldCharType="end"/>
      </w:r>
      <w:r w:rsidRPr="002406F6">
        <w:rPr>
          <w:szCs w:val="26"/>
        </w:rPr>
        <w:t xml:space="preserve">. </w:t>
      </w:r>
      <w:ins w:id="2199" w:author="ACER" w:date="2026-07-06T16:54:00Z">
        <w:r w:rsidRPr="002406F6">
          <w:rPr>
            <w:szCs w:val="26"/>
          </w:rPr>
          <w:t>So sánh hiện trạng thiết kế và định hướng mở rộng của kênh hỗ trợ người dân qua Zalo Official Account.</w:t>
        </w:r>
      </w:ins>
      <w:bookmarkEnd w:id="219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2200" w:author="ACER" w:date="2026-07-06T17:04:00Z">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3019"/>
        <w:gridCol w:w="3021"/>
        <w:gridCol w:w="3021"/>
        <w:tblGridChange w:id="2201">
          <w:tblGrid>
            <w:gridCol w:w="3019"/>
            <w:gridCol w:w="3021"/>
            <w:gridCol w:w="3021"/>
          </w:tblGrid>
        </w:tblGridChange>
      </w:tblGrid>
      <w:tr w:rsidR="00902EB5" w:rsidRPr="002406F6" w14:paraId="2F766497" w14:textId="77777777" w:rsidTr="00902EB5">
        <w:trPr>
          <w:jc w:val="center"/>
          <w:ins w:id="2202" w:author="ACER" w:date="2026-07-06T16:54:00Z"/>
        </w:trPr>
        <w:tc>
          <w:tcPr>
            <w:tcW w:w="3019" w:type="dxa"/>
            <w:vAlign w:val="center"/>
            <w:tcPrChange w:id="2203" w:author="ACER" w:date="2026-07-06T17:04:00Z">
              <w:tcPr>
                <w:tcW w:w="3019" w:type="dxa"/>
              </w:tcPr>
            </w:tcPrChange>
          </w:tcPr>
          <w:p w14:paraId="0A9F4753" w14:textId="77777777" w:rsidR="00902EB5" w:rsidRPr="002406F6" w:rsidRDefault="00902EB5">
            <w:pPr>
              <w:jc w:val="center"/>
              <w:rPr>
                <w:ins w:id="2204" w:author="ACER" w:date="2026-07-06T16:54:00Z"/>
                <w:sz w:val="26"/>
                <w:szCs w:val="26"/>
              </w:rPr>
              <w:pPrChange w:id="2205" w:author="ACER" w:date="2026-07-06T17:04:00Z">
                <w:pPr/>
              </w:pPrChange>
            </w:pPr>
            <w:ins w:id="2206" w:author="ACER" w:date="2026-07-06T16:54:00Z">
              <w:r w:rsidRPr="002406F6">
                <w:rPr>
                  <w:b/>
                  <w:sz w:val="26"/>
                  <w:szCs w:val="26"/>
                </w:rPr>
                <w:t>Tiêu chí</w:t>
              </w:r>
            </w:ins>
          </w:p>
        </w:tc>
        <w:tc>
          <w:tcPr>
            <w:tcW w:w="3021" w:type="dxa"/>
            <w:vAlign w:val="center"/>
            <w:tcPrChange w:id="2207" w:author="ACER" w:date="2026-07-06T17:04:00Z">
              <w:tcPr>
                <w:tcW w:w="3021" w:type="dxa"/>
              </w:tcPr>
            </w:tcPrChange>
          </w:tcPr>
          <w:p w14:paraId="1B7FDF58" w14:textId="77777777" w:rsidR="00902EB5" w:rsidRPr="002406F6" w:rsidRDefault="00902EB5">
            <w:pPr>
              <w:jc w:val="center"/>
              <w:rPr>
                <w:ins w:id="2208" w:author="ACER" w:date="2026-07-06T16:54:00Z"/>
                <w:sz w:val="26"/>
                <w:szCs w:val="26"/>
              </w:rPr>
              <w:pPrChange w:id="2209" w:author="ACER" w:date="2026-07-06T17:04:00Z">
                <w:pPr/>
              </w:pPrChange>
            </w:pPr>
            <w:ins w:id="2210" w:author="ACER" w:date="2026-07-06T16:54:00Z">
              <w:r w:rsidRPr="002406F6">
                <w:rPr>
                  <w:b/>
                  <w:sz w:val="26"/>
                  <w:szCs w:val="26"/>
                </w:rPr>
                <w:t>Hiện tại — Web/webview trong OA</w:t>
              </w:r>
            </w:ins>
          </w:p>
        </w:tc>
        <w:tc>
          <w:tcPr>
            <w:tcW w:w="3021" w:type="dxa"/>
            <w:vAlign w:val="center"/>
            <w:tcPrChange w:id="2211" w:author="ACER" w:date="2026-07-06T17:04:00Z">
              <w:tcPr>
                <w:tcW w:w="3021" w:type="dxa"/>
              </w:tcPr>
            </w:tcPrChange>
          </w:tcPr>
          <w:p w14:paraId="13A8028C" w14:textId="77777777" w:rsidR="00902EB5" w:rsidRPr="002406F6" w:rsidRDefault="00902EB5">
            <w:pPr>
              <w:jc w:val="center"/>
              <w:rPr>
                <w:ins w:id="2212" w:author="ACER" w:date="2026-07-06T16:54:00Z"/>
                <w:sz w:val="26"/>
                <w:szCs w:val="26"/>
              </w:rPr>
              <w:pPrChange w:id="2213" w:author="ACER" w:date="2026-07-06T17:04:00Z">
                <w:pPr/>
              </w:pPrChange>
            </w:pPr>
            <w:ins w:id="2214" w:author="ACER" w:date="2026-07-06T16:54:00Z">
              <w:r w:rsidRPr="002406F6">
                <w:rPr>
                  <w:b/>
                  <w:sz w:val="26"/>
                  <w:szCs w:val="26"/>
                </w:rPr>
                <w:t>Mở rộng — Zalo Mini App</w:t>
              </w:r>
            </w:ins>
          </w:p>
        </w:tc>
      </w:tr>
      <w:tr w:rsidR="00902EB5" w:rsidRPr="002406F6" w14:paraId="7E52E654" w14:textId="77777777" w:rsidTr="00902EB5">
        <w:trPr>
          <w:jc w:val="center"/>
          <w:ins w:id="2215" w:author="ACER" w:date="2026-07-06T16:54:00Z"/>
        </w:trPr>
        <w:tc>
          <w:tcPr>
            <w:tcW w:w="3019" w:type="dxa"/>
            <w:vAlign w:val="center"/>
            <w:tcPrChange w:id="2216" w:author="ACER" w:date="2026-07-06T17:04:00Z">
              <w:tcPr>
                <w:tcW w:w="3019" w:type="dxa"/>
              </w:tcPr>
            </w:tcPrChange>
          </w:tcPr>
          <w:p w14:paraId="6BFDC361" w14:textId="77777777" w:rsidR="00902EB5" w:rsidRPr="002406F6" w:rsidRDefault="00902EB5">
            <w:pPr>
              <w:rPr>
                <w:ins w:id="2217" w:author="ACER" w:date="2026-07-06T16:54:00Z"/>
                <w:sz w:val="26"/>
                <w:szCs w:val="26"/>
              </w:rPr>
            </w:pPr>
            <w:ins w:id="2218" w:author="ACER" w:date="2026-07-06T16:54:00Z">
              <w:r w:rsidRPr="002406F6">
                <w:rPr>
                  <w:sz w:val="26"/>
                  <w:szCs w:val="26"/>
                </w:rPr>
                <w:t>Cách truy cập</w:t>
              </w:r>
            </w:ins>
          </w:p>
        </w:tc>
        <w:tc>
          <w:tcPr>
            <w:tcW w:w="3021" w:type="dxa"/>
            <w:vAlign w:val="center"/>
            <w:tcPrChange w:id="2219" w:author="ACER" w:date="2026-07-06T17:04:00Z">
              <w:tcPr>
                <w:tcW w:w="3021" w:type="dxa"/>
              </w:tcPr>
            </w:tcPrChange>
          </w:tcPr>
          <w:p w14:paraId="013D47DE" w14:textId="77777777" w:rsidR="00902EB5" w:rsidRPr="002406F6" w:rsidRDefault="00902EB5">
            <w:pPr>
              <w:rPr>
                <w:ins w:id="2220" w:author="ACER" w:date="2026-07-06T16:54:00Z"/>
                <w:sz w:val="26"/>
                <w:szCs w:val="26"/>
              </w:rPr>
            </w:pPr>
            <w:ins w:id="2221" w:author="ACER" w:date="2026-07-06T16:54:00Z">
              <w:r w:rsidRPr="002406F6">
                <w:rPr>
                  <w:sz w:val="26"/>
                  <w:szCs w:val="26"/>
                </w:rPr>
                <w:t>Nút “Hỗ trợ ngập lụt” trên rich-menu OA, mở webview</w:t>
              </w:r>
            </w:ins>
          </w:p>
        </w:tc>
        <w:tc>
          <w:tcPr>
            <w:tcW w:w="3021" w:type="dxa"/>
            <w:vAlign w:val="center"/>
            <w:tcPrChange w:id="2222" w:author="ACER" w:date="2026-07-06T17:04:00Z">
              <w:tcPr>
                <w:tcW w:w="3021" w:type="dxa"/>
              </w:tcPr>
            </w:tcPrChange>
          </w:tcPr>
          <w:p w14:paraId="26FACB38" w14:textId="77777777" w:rsidR="00902EB5" w:rsidRPr="002406F6" w:rsidRDefault="00902EB5">
            <w:pPr>
              <w:rPr>
                <w:ins w:id="2223" w:author="ACER" w:date="2026-07-06T16:54:00Z"/>
                <w:sz w:val="26"/>
                <w:szCs w:val="26"/>
              </w:rPr>
            </w:pPr>
            <w:ins w:id="2224" w:author="ACER" w:date="2026-07-06T16:54:00Z">
              <w:r w:rsidRPr="002406F6">
                <w:rPr>
                  <w:sz w:val="26"/>
                  <w:szCs w:val="26"/>
                </w:rPr>
                <w:t>Mở trực tiếp trong khung Zalo (Mini App)</w:t>
              </w:r>
            </w:ins>
          </w:p>
        </w:tc>
      </w:tr>
      <w:tr w:rsidR="00902EB5" w:rsidRPr="002406F6" w14:paraId="455E097C" w14:textId="77777777" w:rsidTr="00902EB5">
        <w:trPr>
          <w:jc w:val="center"/>
          <w:ins w:id="2225" w:author="ACER" w:date="2026-07-06T16:54:00Z"/>
        </w:trPr>
        <w:tc>
          <w:tcPr>
            <w:tcW w:w="3019" w:type="dxa"/>
            <w:vAlign w:val="center"/>
            <w:tcPrChange w:id="2226" w:author="ACER" w:date="2026-07-06T17:04:00Z">
              <w:tcPr>
                <w:tcW w:w="3019" w:type="dxa"/>
              </w:tcPr>
            </w:tcPrChange>
          </w:tcPr>
          <w:p w14:paraId="4D5B18B1" w14:textId="77777777" w:rsidR="00902EB5" w:rsidRPr="002406F6" w:rsidRDefault="00902EB5">
            <w:pPr>
              <w:rPr>
                <w:ins w:id="2227" w:author="ACER" w:date="2026-07-06T16:54:00Z"/>
                <w:sz w:val="26"/>
                <w:szCs w:val="26"/>
              </w:rPr>
            </w:pPr>
            <w:ins w:id="2228" w:author="ACER" w:date="2026-07-06T16:54:00Z">
              <w:r w:rsidRPr="002406F6">
                <w:rPr>
                  <w:sz w:val="26"/>
                  <w:szCs w:val="26"/>
                </w:rPr>
                <w:t>Xác thực người dùng</w:t>
              </w:r>
            </w:ins>
          </w:p>
        </w:tc>
        <w:tc>
          <w:tcPr>
            <w:tcW w:w="3021" w:type="dxa"/>
            <w:vAlign w:val="center"/>
            <w:tcPrChange w:id="2229" w:author="ACER" w:date="2026-07-06T17:04:00Z">
              <w:tcPr>
                <w:tcW w:w="3021" w:type="dxa"/>
              </w:tcPr>
            </w:tcPrChange>
          </w:tcPr>
          <w:p w14:paraId="3ACF1D63" w14:textId="77777777" w:rsidR="00902EB5" w:rsidRPr="002406F6" w:rsidRDefault="00902EB5">
            <w:pPr>
              <w:rPr>
                <w:ins w:id="2230" w:author="ACER" w:date="2026-07-06T16:54:00Z"/>
                <w:sz w:val="26"/>
                <w:szCs w:val="26"/>
              </w:rPr>
            </w:pPr>
            <w:ins w:id="2231" w:author="ACER" w:date="2026-07-06T16:54:00Z">
              <w:r w:rsidRPr="002406F6">
                <w:rPr>
                  <w:sz w:val="26"/>
                  <w:szCs w:val="26"/>
                </w:rPr>
                <w:t>Đăng nhập bằng Zalo (Zalo Login), không cần tạo tài khoản riêng</w:t>
              </w:r>
            </w:ins>
          </w:p>
        </w:tc>
        <w:tc>
          <w:tcPr>
            <w:tcW w:w="3021" w:type="dxa"/>
            <w:vAlign w:val="center"/>
            <w:tcPrChange w:id="2232" w:author="ACER" w:date="2026-07-06T17:04:00Z">
              <w:tcPr>
                <w:tcW w:w="3021" w:type="dxa"/>
              </w:tcPr>
            </w:tcPrChange>
          </w:tcPr>
          <w:p w14:paraId="36A725B3" w14:textId="77777777" w:rsidR="00902EB5" w:rsidRPr="002406F6" w:rsidRDefault="00902EB5">
            <w:pPr>
              <w:rPr>
                <w:ins w:id="2233" w:author="ACER" w:date="2026-07-06T16:54:00Z"/>
                <w:sz w:val="26"/>
                <w:szCs w:val="26"/>
              </w:rPr>
            </w:pPr>
            <w:ins w:id="2234" w:author="ACER" w:date="2026-07-06T16:54:00Z">
              <w:r w:rsidRPr="002406F6">
                <w:rPr>
                  <w:sz w:val="26"/>
                  <w:szCs w:val="26"/>
                </w:rPr>
                <w:t>Zalo ID / Access Token của Mini App (kế thừa phiên đăng nhập)</w:t>
              </w:r>
            </w:ins>
          </w:p>
        </w:tc>
      </w:tr>
      <w:tr w:rsidR="00902EB5" w:rsidRPr="002406F6" w14:paraId="100A2E94" w14:textId="77777777" w:rsidTr="00902EB5">
        <w:trPr>
          <w:jc w:val="center"/>
          <w:ins w:id="2235" w:author="ACER" w:date="2026-07-06T16:54:00Z"/>
        </w:trPr>
        <w:tc>
          <w:tcPr>
            <w:tcW w:w="3019" w:type="dxa"/>
            <w:vAlign w:val="center"/>
            <w:tcPrChange w:id="2236" w:author="ACER" w:date="2026-07-06T17:04:00Z">
              <w:tcPr>
                <w:tcW w:w="3019" w:type="dxa"/>
              </w:tcPr>
            </w:tcPrChange>
          </w:tcPr>
          <w:p w14:paraId="439EC27F" w14:textId="77777777" w:rsidR="00902EB5" w:rsidRPr="002406F6" w:rsidRDefault="00902EB5">
            <w:pPr>
              <w:rPr>
                <w:ins w:id="2237" w:author="ACER" w:date="2026-07-06T16:54:00Z"/>
                <w:sz w:val="26"/>
                <w:szCs w:val="26"/>
              </w:rPr>
            </w:pPr>
            <w:ins w:id="2238" w:author="ACER" w:date="2026-07-06T16:54:00Z">
              <w:r w:rsidRPr="002406F6">
                <w:rPr>
                  <w:sz w:val="26"/>
                  <w:szCs w:val="26"/>
                </w:rPr>
                <w:t>Vị trí, camera</w:t>
              </w:r>
            </w:ins>
          </w:p>
        </w:tc>
        <w:tc>
          <w:tcPr>
            <w:tcW w:w="3021" w:type="dxa"/>
            <w:vAlign w:val="center"/>
            <w:tcPrChange w:id="2239" w:author="ACER" w:date="2026-07-06T17:04:00Z">
              <w:tcPr>
                <w:tcW w:w="3021" w:type="dxa"/>
              </w:tcPr>
            </w:tcPrChange>
          </w:tcPr>
          <w:p w14:paraId="3C9863EB" w14:textId="77777777" w:rsidR="00902EB5" w:rsidRPr="002406F6" w:rsidRDefault="00902EB5">
            <w:pPr>
              <w:rPr>
                <w:ins w:id="2240" w:author="ACER" w:date="2026-07-06T16:54:00Z"/>
                <w:sz w:val="26"/>
                <w:szCs w:val="26"/>
              </w:rPr>
            </w:pPr>
            <w:ins w:id="2241" w:author="ACER" w:date="2026-07-06T16:54:00Z">
              <w:r w:rsidRPr="002406F6">
                <w:rPr>
                  <w:sz w:val="26"/>
                  <w:szCs w:val="26"/>
                </w:rPr>
                <w:t>Lấy vị trí tự động qua trình duyệt hoặc nhập địa chỉ thủ công, tải ảnh có sẵn</w:t>
              </w:r>
            </w:ins>
          </w:p>
        </w:tc>
        <w:tc>
          <w:tcPr>
            <w:tcW w:w="3021" w:type="dxa"/>
            <w:vAlign w:val="center"/>
            <w:tcPrChange w:id="2242" w:author="ACER" w:date="2026-07-06T17:04:00Z">
              <w:tcPr>
                <w:tcW w:w="3021" w:type="dxa"/>
              </w:tcPr>
            </w:tcPrChange>
          </w:tcPr>
          <w:p w14:paraId="3D3E09C9" w14:textId="77777777" w:rsidR="00902EB5" w:rsidRPr="002406F6" w:rsidRDefault="00902EB5">
            <w:pPr>
              <w:rPr>
                <w:ins w:id="2243" w:author="ACER" w:date="2026-07-06T16:54:00Z"/>
                <w:sz w:val="26"/>
                <w:szCs w:val="26"/>
              </w:rPr>
            </w:pPr>
            <w:ins w:id="2244" w:author="ACER" w:date="2026-07-06T16:54:00Z">
              <w:r w:rsidRPr="002406F6">
                <w:rPr>
                  <w:sz w:val="26"/>
                  <w:szCs w:val="26"/>
                </w:rPr>
                <w:t>Lấy trực tiếp qua API định vị và camera gốc của Mini App</w:t>
              </w:r>
            </w:ins>
          </w:p>
        </w:tc>
      </w:tr>
      <w:tr w:rsidR="00902EB5" w:rsidRPr="002406F6" w14:paraId="58EB93E7" w14:textId="77777777" w:rsidTr="00902EB5">
        <w:trPr>
          <w:jc w:val="center"/>
          <w:ins w:id="2245" w:author="ACER" w:date="2026-07-06T16:54:00Z"/>
        </w:trPr>
        <w:tc>
          <w:tcPr>
            <w:tcW w:w="3019" w:type="dxa"/>
            <w:vAlign w:val="center"/>
            <w:tcPrChange w:id="2246" w:author="ACER" w:date="2026-07-06T17:04:00Z">
              <w:tcPr>
                <w:tcW w:w="3019" w:type="dxa"/>
              </w:tcPr>
            </w:tcPrChange>
          </w:tcPr>
          <w:p w14:paraId="71A98CF9" w14:textId="77777777" w:rsidR="00902EB5" w:rsidRPr="002406F6" w:rsidRDefault="00902EB5">
            <w:pPr>
              <w:rPr>
                <w:ins w:id="2247" w:author="ACER" w:date="2026-07-06T16:54:00Z"/>
                <w:sz w:val="26"/>
                <w:szCs w:val="26"/>
              </w:rPr>
            </w:pPr>
            <w:ins w:id="2248" w:author="ACER" w:date="2026-07-06T16:54:00Z">
              <w:r w:rsidRPr="002406F6">
                <w:rPr>
                  <w:sz w:val="26"/>
                  <w:szCs w:val="26"/>
                </w:rPr>
                <w:t>Cảnh báo chủ động</w:t>
              </w:r>
            </w:ins>
          </w:p>
        </w:tc>
        <w:tc>
          <w:tcPr>
            <w:tcW w:w="3021" w:type="dxa"/>
            <w:vAlign w:val="center"/>
            <w:tcPrChange w:id="2249" w:author="ACER" w:date="2026-07-06T17:04:00Z">
              <w:tcPr>
                <w:tcW w:w="3021" w:type="dxa"/>
              </w:tcPr>
            </w:tcPrChange>
          </w:tcPr>
          <w:p w14:paraId="109228EB" w14:textId="77777777" w:rsidR="00902EB5" w:rsidRPr="002406F6" w:rsidRDefault="00902EB5">
            <w:pPr>
              <w:rPr>
                <w:ins w:id="2250" w:author="ACER" w:date="2026-07-06T16:54:00Z"/>
                <w:sz w:val="26"/>
                <w:szCs w:val="26"/>
              </w:rPr>
            </w:pPr>
            <w:ins w:id="2251" w:author="ACER" w:date="2026-07-06T16:54:00Z">
              <w:r w:rsidRPr="002406F6">
                <w:rPr>
                  <w:sz w:val="26"/>
                  <w:szCs w:val="26"/>
                </w:rPr>
                <w:t>Chưa có — người dân tự mở OA để xem</w:t>
              </w:r>
            </w:ins>
          </w:p>
        </w:tc>
        <w:tc>
          <w:tcPr>
            <w:tcW w:w="3021" w:type="dxa"/>
            <w:vAlign w:val="center"/>
            <w:tcPrChange w:id="2252" w:author="ACER" w:date="2026-07-06T17:04:00Z">
              <w:tcPr>
                <w:tcW w:w="3021" w:type="dxa"/>
              </w:tcPr>
            </w:tcPrChange>
          </w:tcPr>
          <w:p w14:paraId="5238679B" w14:textId="77777777" w:rsidR="00902EB5" w:rsidRPr="002406F6" w:rsidRDefault="00902EB5">
            <w:pPr>
              <w:rPr>
                <w:ins w:id="2253" w:author="ACER" w:date="2026-07-06T16:54:00Z"/>
                <w:sz w:val="26"/>
                <w:szCs w:val="26"/>
              </w:rPr>
            </w:pPr>
            <w:ins w:id="2254" w:author="ACER" w:date="2026-07-06T16:54:00Z">
              <w:r w:rsidRPr="002406F6">
                <w:rPr>
                  <w:sz w:val="26"/>
                  <w:szCs w:val="26"/>
                </w:rPr>
                <w:t>Gửi qua ZNS/broadcast OA theo khu vực</w:t>
              </w:r>
            </w:ins>
          </w:p>
        </w:tc>
      </w:tr>
      <w:tr w:rsidR="00902EB5" w:rsidRPr="002406F6" w14:paraId="2C887002" w14:textId="77777777" w:rsidTr="00902EB5">
        <w:trPr>
          <w:jc w:val="center"/>
          <w:ins w:id="2255" w:author="ACER" w:date="2026-07-06T16:54:00Z"/>
        </w:trPr>
        <w:tc>
          <w:tcPr>
            <w:tcW w:w="3019" w:type="dxa"/>
            <w:vAlign w:val="center"/>
            <w:tcPrChange w:id="2256" w:author="ACER" w:date="2026-07-06T17:04:00Z">
              <w:tcPr>
                <w:tcW w:w="3019" w:type="dxa"/>
              </w:tcPr>
            </w:tcPrChange>
          </w:tcPr>
          <w:p w14:paraId="6095E2A7" w14:textId="77777777" w:rsidR="00902EB5" w:rsidRPr="002406F6" w:rsidRDefault="00902EB5">
            <w:pPr>
              <w:rPr>
                <w:ins w:id="2257" w:author="ACER" w:date="2026-07-06T16:54:00Z"/>
                <w:sz w:val="26"/>
                <w:szCs w:val="26"/>
              </w:rPr>
            </w:pPr>
            <w:ins w:id="2258" w:author="ACER" w:date="2026-07-06T16:54:00Z">
              <w:r w:rsidRPr="002406F6">
                <w:rPr>
                  <w:sz w:val="26"/>
                  <w:szCs w:val="26"/>
                </w:rPr>
                <w:t>Yêu cầu duyệt của Zalo</w:t>
              </w:r>
            </w:ins>
          </w:p>
        </w:tc>
        <w:tc>
          <w:tcPr>
            <w:tcW w:w="3021" w:type="dxa"/>
            <w:vAlign w:val="center"/>
            <w:tcPrChange w:id="2259" w:author="ACER" w:date="2026-07-06T17:04:00Z">
              <w:tcPr>
                <w:tcW w:w="3021" w:type="dxa"/>
              </w:tcPr>
            </w:tcPrChange>
          </w:tcPr>
          <w:p w14:paraId="7125036C" w14:textId="77777777" w:rsidR="00902EB5" w:rsidRPr="002406F6" w:rsidRDefault="00902EB5">
            <w:pPr>
              <w:rPr>
                <w:ins w:id="2260" w:author="ACER" w:date="2026-07-06T16:54:00Z"/>
                <w:sz w:val="26"/>
                <w:szCs w:val="26"/>
              </w:rPr>
            </w:pPr>
            <w:ins w:id="2261" w:author="ACER" w:date="2026-07-06T16:54:00Z">
              <w:r w:rsidRPr="002406F6">
                <w:rPr>
                  <w:sz w:val="26"/>
                  <w:szCs w:val="26"/>
                </w:rPr>
                <w:t>Không cần (mở qua webview thông thường)</w:t>
              </w:r>
            </w:ins>
          </w:p>
        </w:tc>
        <w:tc>
          <w:tcPr>
            <w:tcW w:w="3021" w:type="dxa"/>
            <w:vAlign w:val="center"/>
            <w:tcPrChange w:id="2262" w:author="ACER" w:date="2026-07-06T17:04:00Z">
              <w:tcPr>
                <w:tcW w:w="3021" w:type="dxa"/>
              </w:tcPr>
            </w:tcPrChange>
          </w:tcPr>
          <w:p w14:paraId="34012F82" w14:textId="77777777" w:rsidR="00902EB5" w:rsidRPr="002406F6" w:rsidRDefault="00902EB5">
            <w:pPr>
              <w:rPr>
                <w:ins w:id="2263" w:author="ACER" w:date="2026-07-06T16:54:00Z"/>
                <w:sz w:val="26"/>
                <w:szCs w:val="26"/>
              </w:rPr>
            </w:pPr>
            <w:ins w:id="2264" w:author="ACER" w:date="2026-07-06T16:54:00Z">
              <w:r w:rsidRPr="002406F6">
                <w:rPr>
                  <w:sz w:val="26"/>
                  <w:szCs w:val="26"/>
                </w:rPr>
                <w:t>Cần đăng ký và kiểm duyệt Mini App</w:t>
              </w:r>
            </w:ins>
          </w:p>
        </w:tc>
      </w:tr>
    </w:tbl>
    <w:p w14:paraId="093DD825" w14:textId="77777777" w:rsidR="00902EB5" w:rsidRPr="002406F6" w:rsidRDefault="00902EB5">
      <w:pPr>
        <w:pStyle w:val="Heading3"/>
        <w:numPr>
          <w:ilvl w:val="2"/>
          <w:numId w:val="25"/>
        </w:numPr>
        <w:rPr>
          <w:ins w:id="2265" w:author="ACER" w:date="2026-07-06T16:55:00Z"/>
          <w:szCs w:val="26"/>
        </w:rPr>
        <w:pPrChange w:id="2266" w:author="ACER" w:date="2026-07-06T16:55:00Z">
          <w:pPr/>
        </w:pPrChange>
      </w:pPr>
      <w:bookmarkStart w:id="2267" w:name="_Toc234274150"/>
      <w:ins w:id="2268" w:author="ACER" w:date="2026-07-06T16:55:00Z">
        <w:r w:rsidRPr="002406F6">
          <w:rPr>
            <w:szCs w:val="26"/>
          </w:rPr>
          <w:t>Giá trị hỗ trợ người dân và khả năng nhân rộng</w:t>
        </w:r>
        <w:bookmarkEnd w:id="2267"/>
      </w:ins>
    </w:p>
    <w:p w14:paraId="2499A7A2" w14:textId="77777777" w:rsidR="00902EB5" w:rsidRPr="002406F6" w:rsidDel="004C3626" w:rsidRDefault="00902EB5">
      <w:pPr>
        <w:rPr>
          <w:del w:id="2269" w:author="ACER" w:date="2026-07-06T00:09:00Z"/>
          <w:sz w:val="26"/>
          <w:szCs w:val="26"/>
        </w:rPr>
        <w:pPrChange w:id="2270" w:author="ACER" w:date="2026-07-06T16:55:00Z">
          <w:pPr>
            <w:pStyle w:val="Heading2"/>
          </w:pPr>
        </w:pPrChange>
      </w:pPr>
      <w:ins w:id="2271" w:author="ACER" w:date="2026-07-06T16:55:00Z">
        <w:r w:rsidRPr="002406F6">
          <w:rPr>
            <w:sz w:val="26"/>
            <w:szCs w:val="26"/>
          </w:rPr>
          <w:t xml:space="preserve">Kênh Zalo OA cho phép ngưvà khả năng nhân rộnga Mini App công, thép ngưvà khả năng nhân rộngial Account.ưng, thép ngưvà khả năng nhân rộngpp (sccount.ưng, thép ngưvà khả năng nhân rộng Zalo), cho phép truy cập trực tiếp định vị GPS và camera của thiết bị nêng, không cần tải thêm ứng dụng. </w:t>
        </w:r>
      </w:ins>
      <w:del w:id="2272" w:author="ACER" w:date="2026-07-06T00:08:00Z">
        <w:r w:rsidRPr="002406F6" w:rsidDel="003F29A6">
          <w:rPr>
            <w:sz w:val="26"/>
            <w:szCs w:val="26"/>
            <w:rPrChange w:id="2273" w:author="ACER" w:date="2026-07-04T14:39:00Z">
              <w:rPr>
                <w:rFonts w:eastAsiaTheme="majorEastAsia" w:cstheme="majorBidi"/>
                <w:b w:val="0"/>
                <w:szCs w:val="32"/>
              </w:rPr>
            </w:rPrChange>
          </w:rPr>
          <w:delText>Tiao didi\* ARABIChCh trư</w:delText>
        </w:r>
      </w:del>
      <w:del w:id="2274" w:author="ACER" w:date="2026-07-04T14:21:00Z">
        <w:r w:rsidRPr="002406F6" w:rsidDel="002905ED">
          <w:rPr>
            <w:sz w:val="26"/>
            <w:szCs w:val="26"/>
            <w:rPrChange w:id="2275" w:author="ACER" w:date="2026-07-04T14:39:00Z">
              <w:rPr>
                <w:rFonts w:eastAsiaTheme="majorEastAsia" w:cstheme="majorBidi"/>
                <w:b w:val="0"/>
                <w:szCs w:val="32"/>
              </w:rPr>
            </w:rPrChange>
          </w:rPr>
          <w:delText>m</w:delText>
        </w:r>
      </w:del>
      <w:del w:id="2276" w:author="ACER" w:date="2026-07-06T00:08:00Z">
        <w:r w:rsidRPr="002406F6" w:rsidDel="003F29A6">
          <w:rPr>
            <w:sz w:val="26"/>
            <w:szCs w:val="26"/>
            <w:rPrChange w:id="2277" w:author="ACER" w:date="2026-07-04T14:39:00Z">
              <w:rPr>
                <w:rFonts w:eastAsiaTheme="majorEastAsia" w:cstheme="majorBidi"/>
                <w:b w:val="0"/>
                <w:szCs w:val="32"/>
              </w:rPr>
            </w:rPrChange>
          </w:rPr>
          <w:delText>a tr diquyr ARABI</w:delText>
        </w:r>
      </w:del>
    </w:p>
    <w:p w14:paraId="35C0C16D" w14:textId="77777777" w:rsidR="00902EB5" w:rsidRPr="002406F6" w:rsidDel="004C3626" w:rsidRDefault="00902EB5">
      <w:pPr>
        <w:rPr>
          <w:del w:id="2278" w:author="ACER" w:date="2026-07-06T00:09:00Z"/>
          <w:sz w:val="26"/>
          <w:szCs w:val="26"/>
        </w:rPr>
      </w:pPr>
      <w:del w:id="2279" w:author="ACER" w:date="2026-07-06T00:09:00Z">
        <w:r w:rsidRPr="002406F6" w:rsidDel="004C3626">
          <w:rPr>
            <w:sz w:val="26"/>
            <w:szCs w:val="26"/>
          </w:rPr>
          <w:delText>Kết quả mô hình ghép cặp được ánh xạ vào cây quyết định vận hành hồ chứa, cho phép người vận hành và Ban Chỉ huy Phòng chống Thiên tai chọn đúng công cụ cho đúng kịch bản:</w:delText>
        </w:r>
      </w:del>
    </w:p>
    <w:p w14:paraId="3EC948B1" w14:textId="77777777" w:rsidR="00902EB5" w:rsidRPr="002406F6" w:rsidDel="004C3626" w:rsidRDefault="00902EB5">
      <w:pPr>
        <w:rPr>
          <w:del w:id="2280" w:author="ACER" w:date="2026-07-06T00:09:00Z"/>
          <w:szCs w:val="26"/>
        </w:rPr>
        <w:pPrChange w:id="2281" w:author="ACER" w:date="2026-07-06T16:55:00Z">
          <w:pPr>
            <w:pStyle w:val="GachDauDong"/>
          </w:pPr>
        </w:pPrChange>
      </w:pPr>
      <w:del w:id="2282" w:author="ACER" w:date="2026-07-06T00:09:00Z">
        <w:r w:rsidRPr="002406F6" w:rsidDel="004C3626">
          <w:rPr>
            <w:sz w:val="26"/>
            <w:szCs w:val="26"/>
          </w:rPr>
          <w:delText>Kịch bản 1 – Lập lịch thường xuyên mùa khô: ARIMAX được khuyến nghị nhờ tốc độ, tính minh bạch và độ chính xác NSE &gt; 0,95 ở mốc 1 giờ, đủ cho lập kế hoạch phụ tải hàng giờ.</w:delText>
        </w:r>
      </w:del>
    </w:p>
    <w:p w14:paraId="4AF67CD3" w14:textId="77777777" w:rsidR="00902EB5" w:rsidRPr="002406F6" w:rsidDel="004C3626" w:rsidRDefault="00902EB5">
      <w:pPr>
        <w:rPr>
          <w:del w:id="2283" w:author="ACER" w:date="2026-07-06T00:09:00Z"/>
          <w:szCs w:val="26"/>
        </w:rPr>
        <w:pPrChange w:id="2284" w:author="ACER" w:date="2026-07-06T16:55:00Z">
          <w:pPr>
            <w:pStyle w:val="GachDauDong"/>
          </w:pPr>
        </w:pPrChange>
      </w:pPr>
      <w:del w:id="2285" w:author="ACER" w:date="2026-07-06T00:09:00Z">
        <w:r w:rsidRPr="002406F6" w:rsidDel="004C3626">
          <w:rPr>
            <w:sz w:val="26"/>
            <w:szCs w:val="26"/>
          </w:rPr>
          <w:delText>Kịch bản 2 – Vận hành đón lũ mùa mưa: LSTM là động lực chính nhờ khả năng nắm bắt đỉnh lũ và dải bất định rõ ràng; khi phân vị Q90 vượt ngưỡng công suất xả tràn, một cờ cảnh báo sớm được kích hoạt tự động để khởi động giao thức xả trước.</w:delText>
        </w:r>
      </w:del>
    </w:p>
    <w:p w14:paraId="6D1F9247" w14:textId="77777777" w:rsidR="00902EB5" w:rsidRPr="002406F6" w:rsidRDefault="00902EB5">
      <w:pPr>
        <w:rPr>
          <w:szCs w:val="26"/>
        </w:rPr>
        <w:pPrChange w:id="2286" w:author="ACER" w:date="2026-07-06T16:55:00Z">
          <w:pPr>
            <w:pStyle w:val="GachDauDong"/>
          </w:pPr>
        </w:pPrChange>
      </w:pPr>
      <w:del w:id="2287" w:author="ACER" w:date="2026-07-06T00:09:00Z">
        <w:r w:rsidRPr="002406F6" w:rsidDel="004C3626">
          <w:rPr>
            <w:sz w:val="26"/>
            <w:szCs w:val="26"/>
            <w:rPrChange w:id="2288" w:author="ACER" w:date="2026-07-04T14:39:00Z">
              <w:rPr>
                <w:i/>
                <w:iCs/>
              </w:rPr>
            </w:rPrChange>
          </w:rPr>
          <w:delText>Kịch bản 3 – Kiểm tra chéo trong thời kỳ chuyển chế độ</w:delText>
        </w:r>
        <w:r w:rsidRPr="002406F6" w:rsidDel="004C3626">
          <w:rPr>
            <w:bCs/>
            <w:sz w:val="26"/>
            <w:szCs w:val="26"/>
            <w:rPrChange w:id="2289" w:author="ACER" w:date="2026-07-04T14:39:00Z">
              <w:rPr>
                <w:b/>
                <w:bCs/>
                <w:i/>
                <w:iCs/>
              </w:rPr>
            </w:rPrChange>
          </w:rPr>
          <w:delText xml:space="preserve">: </w:delText>
        </w:r>
        <w:r w:rsidRPr="002406F6" w:rsidDel="004C3626">
          <w:rPr>
            <w:sz w:val="26"/>
            <w:szCs w:val="26"/>
            <w:rPrChange w:id="2290" w:author="ACER" w:date="2026-07-04T14:39:00Z">
              <w:rPr>
                <w:i/>
                <w:iCs/>
              </w:rPr>
            </w:rPrChange>
          </w:rPr>
          <w:delText>sự không đồng nhất giữa dự báo ARIMAX và LSTM bản thân nó là một tín hiệu có giá trị, yêu cầu kiểm tra chéo với mô hình vật lý khái niệm trước các thao tác đóng/mở cửa xả quan trọng.</w:delText>
        </w:r>
      </w:del>
    </w:p>
    <w:p w14:paraId="6F3B8FA6"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2291" w:name="_Toc234274151"/>
      <w:ins w:id="2292" w:author="ACER" w:date="2026-07-06T00:09:00Z">
        <w:r w:rsidRPr="002406F6">
          <w:rPr>
            <w:sz w:val="26"/>
            <w:szCs w:val="26"/>
          </w:rPr>
          <w:t>Nền tảng dữ liệu cộng đồng tích hợp GIS — vòng lặp dữ liệu khép kín</w:t>
        </w:r>
        <w:bookmarkEnd w:id="2291"/>
        <w:r w:rsidRPr="002406F6" w:rsidDel="004C3626">
          <w:rPr>
            <w:sz w:val="26"/>
            <w:szCs w:val="26"/>
          </w:rPr>
          <w:t xml:space="preserve"> </w:t>
        </w:r>
      </w:ins>
      <w:del w:id="2293" w:author="ACER" w:date="2026-07-06T00:09:00Z">
        <w:r w:rsidRPr="002406F6" w:rsidDel="004C3626">
          <w:rPr>
            <w:sz w:val="26"/>
            <w:szCs w:val="26"/>
          </w:rPr>
          <w:delText xml:space="preserve">Sản phẩm của đề tài: </w:delText>
        </w:r>
      </w:del>
      <w:del w:id="2294" w:author="ACER" w:date="2026-07-04T14:22:00Z">
        <w:r w:rsidRPr="002406F6" w:rsidDel="002905ED">
          <w:rPr>
            <w:sz w:val="26"/>
            <w:szCs w:val="26"/>
          </w:rPr>
          <w:delText>h</w:delText>
        </w:r>
      </w:del>
      <w:del w:id="2295" w:author="ACER" w:date="2026-07-06T00:09:00Z">
        <w:r w:rsidRPr="002406F6" w:rsidDel="004C3626">
          <w:rPr>
            <w:sz w:val="26"/>
            <w:szCs w:val="26"/>
          </w:rPr>
          <w:delText>ệ thống tích hợp đa nền tản</w:delText>
        </w:r>
      </w:del>
      <w:del w:id="2296" w:author="ACER" w:date="2026-07-06T00:10:00Z">
        <w:r w:rsidRPr="002406F6" w:rsidDel="004C3626">
          <w:rPr>
            <w:sz w:val="26"/>
            <w:szCs w:val="26"/>
          </w:rPr>
          <w:delText>g</w:delText>
        </w:r>
      </w:del>
    </w:p>
    <w:p w14:paraId="5B02B5D6" w14:textId="77777777" w:rsidR="00902EB5" w:rsidRPr="002406F6" w:rsidRDefault="00902EB5" w:rsidP="00902EB5">
      <w:pPr>
        <w:rPr>
          <w:ins w:id="2297" w:author="ACER" w:date="2026-07-06T00:10:00Z"/>
          <w:sz w:val="26"/>
          <w:szCs w:val="26"/>
        </w:rPr>
      </w:pPr>
      <w:ins w:id="2298" w:author="ACER" w:date="2026-07-06T00:10:00Z">
        <w:r w:rsidRPr="002406F6">
          <w:rPr>
            <w:sz w:val="26"/>
            <w:szCs w:val="26"/>
          </w:rPr>
          <w:t xml:space="preserve">Một đóng góp quan trọng của hệ thống là cơ chế biến người dân thành các “cảm biến xã hội”. Mỗi báo cáo ngập gồm ảnh thực địa, tọa độ GPS, độ sâu ước lượng và mô tả </w:t>
        </w:r>
      </w:ins>
      <w:r w:rsidRPr="002406F6">
        <w:rPr>
          <w:sz w:val="26"/>
          <w:szCs w:val="26"/>
        </w:rPr>
        <w:t>thực tế,</w:t>
      </w:r>
      <w:ins w:id="2299" w:author="ACER" w:date="2026-07-06T00:10:00Z">
        <w:r w:rsidRPr="002406F6">
          <w:rPr>
            <w:sz w:val="26"/>
            <w:szCs w:val="26"/>
          </w:rPr>
          <w:t xml:space="preserve"> tạo thành một lớp dữ liệu thực địa liên tục, chi phí thấp nhưng giá trị cao trong việc hiệu chỉnh, xác nhận kết quả mô hình dự báo và bổ khuyết cho mạng trạm quan trắc còn thưa.</w:t>
        </w:r>
      </w:ins>
    </w:p>
    <w:p w14:paraId="1206A731" w14:textId="77777777" w:rsidR="00902EB5" w:rsidRPr="002406F6" w:rsidRDefault="00902EB5">
      <w:pPr>
        <w:spacing w:line="312" w:lineRule="auto"/>
        <w:rPr>
          <w:ins w:id="2300" w:author="ACER" w:date="2026-07-04T14:25:00Z"/>
          <w:sz w:val="26"/>
          <w:szCs w:val="26"/>
        </w:rPr>
        <w:pPrChange w:id="2301" w:author="ACER" w:date="2026-07-06T00:11:00Z">
          <w:pPr>
            <w:spacing w:line="320" w:lineRule="auto"/>
          </w:pPr>
        </w:pPrChange>
      </w:pPr>
      <w:ins w:id="2302" w:author="ACER" w:date="2026-07-06T00:10:00Z">
        <w:r w:rsidRPr="002406F6">
          <w:rPr>
            <w:sz w:val="26"/>
            <w:szCs w:val="26"/>
          </w:rPr>
          <w:lastRenderedPageBreak/>
          <w:t>Để bảo đảm chất lượng dữ liệu đám đông, hệ thống áp dụng cơ chế kiểm duyệt kết hợp: AI YOLO Pose gợi ý mức ngập từ ảnh, đối chiếu với dữ liệu mưa thực đo cùng thời điểm, lọc báo cáo trùng lặp theo khoảng cách và phê duyệt hai cấp trên dashboard quản trị. Nhờ đó, hệ thống hình thành một vòng lặp dữ liệu khép kín: mô hình AI cung cấp dự báo và cảnh báo cho cộng đồng, còn cộng đồng cung cấp ngược dữ liệu hiện trường để mô hình và bản đồ ngập ngày càng chính xác — đúng với định hướng “dựa trên AI và dữ liệu cộng đồng” của đề tài.</w:t>
        </w:r>
      </w:ins>
    </w:p>
    <w:p w14:paraId="2448AB1D" w14:textId="77777777" w:rsidR="00902EB5" w:rsidRPr="002406F6" w:rsidDel="005A5378" w:rsidRDefault="00902EB5" w:rsidP="00902EB5">
      <w:pPr>
        <w:keepNext/>
        <w:keepLines/>
        <w:numPr>
          <w:ilvl w:val="1"/>
          <w:numId w:val="25"/>
        </w:numPr>
        <w:spacing w:before="120" w:after="120" w:line="312" w:lineRule="auto"/>
        <w:rPr>
          <w:del w:id="2303" w:author="ACER" w:date="2026-07-04T14:25:00Z"/>
          <w:sz w:val="26"/>
          <w:szCs w:val="26"/>
        </w:rPr>
      </w:pPr>
      <w:del w:id="2304" w:author="ACER" w:date="2026-07-04T14:25:00Z">
        <w:r w:rsidRPr="002406F6" w:rsidDel="005A5378">
          <w:rPr>
            <w:sz w:val="26"/>
            <w:szCs w:val="26"/>
          </w:rPr>
          <w:delText>Các mô hình dự báo được đưa vào vận hành thực tế qua ba nền tảng ứng dụng chia sẻ cùng một backend Node.js và cơ sở dữ liệu MongoDB Atlas:</w:delText>
        </w:r>
        <w:bookmarkStart w:id="2305" w:name="_Toc234068600"/>
        <w:bookmarkStart w:id="2306" w:name="_Toc234189848"/>
        <w:bookmarkStart w:id="2307" w:name="_Toc234190022"/>
        <w:bookmarkStart w:id="2308" w:name="_Toc234253282"/>
        <w:bookmarkStart w:id="2309" w:name="_Toc234272484"/>
        <w:bookmarkStart w:id="2310" w:name="_Toc234274152"/>
        <w:bookmarkEnd w:id="2305"/>
        <w:bookmarkEnd w:id="2306"/>
        <w:bookmarkEnd w:id="2307"/>
        <w:bookmarkEnd w:id="2308"/>
        <w:bookmarkEnd w:id="2309"/>
        <w:bookmarkEnd w:id="2310"/>
      </w:del>
    </w:p>
    <w:p w14:paraId="12D946BD" w14:textId="77777777" w:rsidR="00902EB5" w:rsidRPr="002406F6" w:rsidDel="005A5378" w:rsidRDefault="00902EB5" w:rsidP="00902EB5">
      <w:pPr>
        <w:pStyle w:val="GachDauDong"/>
        <w:keepNext/>
        <w:keepLines/>
        <w:numPr>
          <w:ilvl w:val="1"/>
          <w:numId w:val="25"/>
        </w:numPr>
        <w:rPr>
          <w:del w:id="2311" w:author="ACER" w:date="2026-07-04T14:25:00Z"/>
          <w:szCs w:val="26"/>
        </w:rPr>
      </w:pPr>
      <w:del w:id="2312" w:author="ACER" w:date="2026-07-04T14:25:00Z">
        <w:r w:rsidRPr="002406F6" w:rsidDel="005A5378">
          <w:rPr>
            <w:szCs w:val="26"/>
          </w:rPr>
          <w:delText>Ứng dụng Desktop DSS (WPF): phục vụ chủ hồ và người quản lý vận hành theo Quyết định 1865/QĐ-TTg. Quy trình bốn bước gồm thu thập &amp; hiển thị dữ liệu thời gian thực, dự báo lưu lượng vào bằng ARIMAX (1–6 giờ) và LSTM (kịch bản P10/P50/P90 cho 24 giờ), tối ưu hóa lịch trình xả bằng SCE-UA, và cảnh báo &amp; ghi log vận hành. Ứng dụng hiển thị biểu đồ hydrograph thời gian thực, mô phỏng mặt cắt đập, và xuất báo cáo tuân thủ QĐ 1865.</w:delText>
        </w:r>
        <w:bookmarkStart w:id="2313" w:name="_Toc234068601"/>
        <w:bookmarkStart w:id="2314" w:name="_Toc234189849"/>
        <w:bookmarkStart w:id="2315" w:name="_Toc234190023"/>
        <w:bookmarkStart w:id="2316" w:name="_Toc234253283"/>
        <w:bookmarkStart w:id="2317" w:name="_Toc234272485"/>
        <w:bookmarkStart w:id="2318" w:name="_Toc234274153"/>
        <w:bookmarkEnd w:id="2313"/>
        <w:bookmarkEnd w:id="2314"/>
        <w:bookmarkEnd w:id="2315"/>
        <w:bookmarkEnd w:id="2316"/>
        <w:bookmarkEnd w:id="2317"/>
        <w:bookmarkEnd w:id="2318"/>
      </w:del>
    </w:p>
    <w:p w14:paraId="347B73EA" w14:textId="77777777" w:rsidR="00902EB5" w:rsidRPr="002406F6" w:rsidDel="005A5378" w:rsidRDefault="00902EB5" w:rsidP="00902EB5">
      <w:pPr>
        <w:pStyle w:val="GachDauDong"/>
        <w:keepNext/>
        <w:keepLines/>
        <w:numPr>
          <w:ilvl w:val="1"/>
          <w:numId w:val="25"/>
        </w:numPr>
        <w:rPr>
          <w:del w:id="2319" w:author="ACER" w:date="2026-07-04T14:25:00Z"/>
          <w:szCs w:val="26"/>
        </w:rPr>
      </w:pPr>
      <w:del w:id="2320" w:author="ACER" w:date="2026-07-04T14:25:00Z">
        <w:r w:rsidRPr="002406F6" w:rsidDel="005A5378">
          <w:rPr>
            <w:szCs w:val="26"/>
          </w:rPr>
          <w:delText>Ứng dụng Web (React.js): phục vụ cơ quan nhà nước và lực lượng phòng chống thiên tai với bản đồ giám sát thời gian thực (React Leaflet, đa lớp nền), hiển thị đồng thời trạm mưa, hồ chứa kèm dự báo, và bài đăng cộng đồng; kèm động cơ cảnh báo lũ (Flood Alert Engine) chạy mỗi 15 phút theo phương trình cân bằng nước, phân bốn mức Bình thường / Theo dõi / Cảnh báo / Nguy hiểm; và Dashboard quản trị đa ngôn ngữ.</w:delText>
        </w:r>
        <w:bookmarkStart w:id="2321" w:name="_Toc234068602"/>
        <w:bookmarkStart w:id="2322" w:name="_Toc234189850"/>
        <w:bookmarkStart w:id="2323" w:name="_Toc234190024"/>
        <w:bookmarkStart w:id="2324" w:name="_Toc234253284"/>
        <w:bookmarkStart w:id="2325" w:name="_Toc234272486"/>
        <w:bookmarkStart w:id="2326" w:name="_Toc234274154"/>
        <w:bookmarkEnd w:id="2321"/>
        <w:bookmarkEnd w:id="2322"/>
        <w:bookmarkEnd w:id="2323"/>
        <w:bookmarkEnd w:id="2324"/>
        <w:bookmarkEnd w:id="2325"/>
        <w:bookmarkEnd w:id="2326"/>
      </w:del>
    </w:p>
    <w:p w14:paraId="7F1A94C5" w14:textId="77777777" w:rsidR="00902EB5" w:rsidRPr="002406F6" w:rsidDel="005A5378" w:rsidRDefault="00902EB5" w:rsidP="00902EB5">
      <w:pPr>
        <w:pStyle w:val="GachDauDong"/>
        <w:keepNext/>
        <w:keepLines/>
        <w:numPr>
          <w:ilvl w:val="1"/>
          <w:numId w:val="25"/>
        </w:numPr>
        <w:rPr>
          <w:del w:id="2327" w:author="ACER" w:date="2026-07-04T14:25:00Z"/>
          <w:szCs w:val="26"/>
        </w:rPr>
      </w:pPr>
      <w:del w:id="2328" w:author="ACER" w:date="2026-07-04T14:25:00Z">
        <w:r w:rsidRPr="002406F6" w:rsidDel="005A5378">
          <w:rPr>
            <w:szCs w:val="26"/>
          </w:rPr>
          <w:delText>Ứng dụng Di động (React Native/Expo): phục vụ lực lượng cứu hộ và người dân, tích hợp AI xử lý ảnh YOLO Pose phân loại mức ngập từ ảnh biển báo nước, bản đồ thời gian thực với cảnh báo tiếp cận (ngập ≥ 30 cm hoặc mưa ≥ 50 mm/h trong bán kính lân cận), tìm đường sơ tán đến nơi trú ẩn an toàn, và chức năng báo cáo điểm ngập kèm tọa độ GPS.</w:delText>
        </w:r>
        <w:bookmarkStart w:id="2329" w:name="_Toc234068603"/>
        <w:bookmarkStart w:id="2330" w:name="_Toc234189851"/>
        <w:bookmarkStart w:id="2331" w:name="_Toc234190025"/>
        <w:bookmarkStart w:id="2332" w:name="_Toc234253285"/>
        <w:bookmarkStart w:id="2333" w:name="_Toc234272487"/>
        <w:bookmarkStart w:id="2334" w:name="_Toc234274155"/>
        <w:bookmarkEnd w:id="2329"/>
        <w:bookmarkEnd w:id="2330"/>
        <w:bookmarkEnd w:id="2331"/>
        <w:bookmarkEnd w:id="2332"/>
        <w:bookmarkEnd w:id="2333"/>
        <w:bookmarkEnd w:id="2334"/>
      </w:del>
    </w:p>
    <w:p w14:paraId="39CA55AF" w14:textId="77777777" w:rsidR="00902EB5" w:rsidRPr="002406F6" w:rsidDel="005A5378" w:rsidRDefault="00902EB5" w:rsidP="00902EB5">
      <w:pPr>
        <w:keepNext/>
        <w:keepLines/>
        <w:numPr>
          <w:ilvl w:val="1"/>
          <w:numId w:val="25"/>
        </w:numPr>
        <w:spacing w:before="120" w:after="120" w:line="312" w:lineRule="auto"/>
        <w:jc w:val="center"/>
        <w:rPr>
          <w:del w:id="2335" w:author="ACER" w:date="2026-07-04T14:25:00Z"/>
          <w:sz w:val="26"/>
          <w:szCs w:val="26"/>
        </w:rPr>
      </w:pPr>
      <w:del w:id="2336" w:author="ACER" w:date="2026-07-04T14:25:00Z">
        <w:r w:rsidRPr="002406F6" w:rsidDel="005A5378">
          <w:rPr>
            <w:sz w:val="26"/>
            <w:szCs w:val="26"/>
            <w:lang w:val="en-US"/>
            <w14:ligatures w14:val="standardContextual"/>
          </w:rPr>
          <w:drawing>
            <wp:inline distT="0" distB="0" distL="0" distR="0" wp14:anchorId="4C6239BC" wp14:editId="6F4DC985">
              <wp:extent cx="3749039" cy="4290060"/>
              <wp:effectExtent l="0" t="0" r="4445" b="0"/>
              <wp:docPr id="637670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70849" name="Picture 637670849"/>
                      <pic:cNvPicPr/>
                    </pic:nvPicPr>
                    <pic:blipFill rotWithShape="1">
                      <a:blip r:embed="rId44">
                        <a:extLst>
                          <a:ext uri="{28A0092B-C50C-407E-A947-70E740481C1C}">
                            <a14:useLocalDpi xmlns:a14="http://schemas.microsoft.com/office/drawing/2010/main" val="0"/>
                          </a:ext>
                        </a:extLst>
                      </a:blip>
                      <a:srcRect l="3150"/>
                      <a:stretch>
                        <a:fillRect/>
                      </a:stretch>
                    </pic:blipFill>
                    <pic:spPr bwMode="auto">
                      <a:xfrm>
                        <a:off x="0" y="0"/>
                        <a:ext cx="3749364" cy="4290432"/>
                      </a:xfrm>
                      <a:prstGeom prst="rect">
                        <a:avLst/>
                      </a:prstGeom>
                      <a:ln>
                        <a:noFill/>
                      </a:ln>
                      <a:extLst>
                        <a:ext uri="{53640926-AAD7-44D8-BBD7-CCE9431645EC}">
                          <a14:shadowObscured xmlns:a14="http://schemas.microsoft.com/office/drawing/2010/main"/>
                        </a:ext>
                      </a:extLst>
                    </pic:spPr>
                  </pic:pic>
                </a:graphicData>
              </a:graphic>
            </wp:inline>
          </w:drawing>
        </w:r>
        <w:bookmarkStart w:id="2337" w:name="_Toc234068604"/>
        <w:bookmarkStart w:id="2338" w:name="_Toc234189852"/>
        <w:bookmarkStart w:id="2339" w:name="_Toc234190026"/>
        <w:bookmarkStart w:id="2340" w:name="_Toc234253286"/>
        <w:bookmarkStart w:id="2341" w:name="_Toc234272488"/>
        <w:bookmarkStart w:id="2342" w:name="_Toc234274156"/>
        <w:bookmarkEnd w:id="2337"/>
        <w:bookmarkEnd w:id="2338"/>
        <w:bookmarkEnd w:id="2339"/>
        <w:bookmarkEnd w:id="2340"/>
        <w:bookmarkEnd w:id="2341"/>
        <w:bookmarkEnd w:id="2342"/>
      </w:del>
    </w:p>
    <w:p w14:paraId="2245E7D4" w14:textId="77777777" w:rsidR="00902EB5" w:rsidRPr="002406F6" w:rsidDel="005A5378" w:rsidRDefault="00902EB5" w:rsidP="00902EB5">
      <w:pPr>
        <w:pStyle w:val="Caption"/>
        <w:keepNext/>
        <w:keepLines/>
        <w:numPr>
          <w:ilvl w:val="1"/>
          <w:numId w:val="25"/>
        </w:numPr>
        <w:spacing w:before="120" w:after="120" w:line="312" w:lineRule="auto"/>
        <w:rPr>
          <w:del w:id="2343" w:author="ACER" w:date="2026-07-04T14:25:00Z"/>
          <w:szCs w:val="26"/>
        </w:rPr>
      </w:pPr>
      <w:del w:id="2344" w:author="ACER" w:date="2026-07-04T14:25:00Z">
        <w:r w:rsidRPr="002406F6" w:rsidDel="005A5378">
          <w:rPr>
            <w:szCs w:val="26"/>
          </w:rPr>
          <w:delText xml:space="preserve">Hình </w:delText>
        </w:r>
        <w:r w:rsidRPr="002406F6" w:rsidDel="005A5378">
          <w:rPr>
            <w:i w:val="0"/>
            <w:iCs w:val="0"/>
            <w:szCs w:val="26"/>
          </w:rPr>
          <w:fldChar w:fldCharType="begin"/>
        </w:r>
        <w:r w:rsidRPr="002406F6" w:rsidDel="005A5378">
          <w:rPr>
            <w:szCs w:val="26"/>
          </w:rPr>
          <w:delInstrText xml:space="preserve"> SEQ chap \c </w:delInstrText>
        </w:r>
        <w:r w:rsidRPr="002406F6" w:rsidDel="005A5378">
          <w:rPr>
            <w:i w:val="0"/>
            <w:iCs w:val="0"/>
            <w:szCs w:val="26"/>
          </w:rPr>
          <w:fldChar w:fldCharType="separate"/>
        </w:r>
        <w:r w:rsidRPr="002406F6" w:rsidDel="005A5378">
          <w:rPr>
            <w:szCs w:val="26"/>
          </w:rPr>
          <w:delText>5</w:delText>
        </w:r>
        <w:r w:rsidRPr="002406F6" w:rsidDel="005A5378">
          <w:rPr>
            <w:i w:val="0"/>
            <w:iCs w:val="0"/>
            <w:szCs w:val="26"/>
          </w:rPr>
          <w:fldChar w:fldCharType="end"/>
        </w:r>
        <w:r w:rsidRPr="002406F6" w:rsidDel="005A5378">
          <w:rPr>
            <w:szCs w:val="26"/>
          </w:rPr>
          <w:delText>.</w:delText>
        </w:r>
        <w:r w:rsidRPr="002406F6" w:rsidDel="005A5378">
          <w:rPr>
            <w:i w:val="0"/>
            <w:iCs w:val="0"/>
            <w:szCs w:val="26"/>
          </w:rPr>
          <w:fldChar w:fldCharType="begin"/>
        </w:r>
        <w:r w:rsidRPr="002406F6" w:rsidDel="005A5378">
          <w:rPr>
            <w:szCs w:val="26"/>
          </w:rPr>
          <w:delInstrText xml:space="preserve"> SEQ Hình \* ARABIC \s 1 </w:delInstrText>
        </w:r>
        <w:r w:rsidRPr="002406F6" w:rsidDel="005A5378">
          <w:rPr>
            <w:i w:val="0"/>
            <w:iCs w:val="0"/>
            <w:szCs w:val="26"/>
          </w:rPr>
          <w:fldChar w:fldCharType="separate"/>
        </w:r>
        <w:r w:rsidRPr="002406F6" w:rsidDel="005A5378">
          <w:rPr>
            <w:szCs w:val="26"/>
          </w:rPr>
          <w:delText>5</w:delText>
        </w:r>
        <w:r w:rsidRPr="002406F6" w:rsidDel="005A5378">
          <w:rPr>
            <w:i w:val="0"/>
            <w:iCs w:val="0"/>
            <w:szCs w:val="26"/>
          </w:rPr>
          <w:fldChar w:fldCharType="end"/>
        </w:r>
        <w:r w:rsidRPr="002406F6" w:rsidDel="005A5378">
          <w:rPr>
            <w:szCs w:val="26"/>
          </w:rPr>
          <w:delText xml:space="preserve"> Quy trình hỗ trợ quyết định DSS và giao diện ứng dụng Desktop WPF cho chủ hồ vận hành.</w:delText>
        </w:r>
        <w:bookmarkStart w:id="2345" w:name="_Toc234068605"/>
        <w:bookmarkStart w:id="2346" w:name="_Toc234189853"/>
        <w:bookmarkStart w:id="2347" w:name="_Toc234190027"/>
        <w:bookmarkStart w:id="2348" w:name="_Toc234253287"/>
        <w:bookmarkStart w:id="2349" w:name="_Toc234272489"/>
        <w:bookmarkStart w:id="2350" w:name="_Toc234274157"/>
        <w:bookmarkEnd w:id="2345"/>
        <w:bookmarkEnd w:id="2346"/>
        <w:bookmarkEnd w:id="2347"/>
        <w:bookmarkEnd w:id="2348"/>
        <w:bookmarkEnd w:id="2349"/>
        <w:bookmarkEnd w:id="2350"/>
      </w:del>
    </w:p>
    <w:p w14:paraId="6EDB6DE7" w14:textId="77777777" w:rsidR="00902EB5" w:rsidRPr="002406F6" w:rsidDel="005A5378" w:rsidRDefault="00902EB5" w:rsidP="00902EB5">
      <w:pPr>
        <w:keepNext/>
        <w:keepLines/>
        <w:numPr>
          <w:ilvl w:val="1"/>
          <w:numId w:val="25"/>
        </w:numPr>
        <w:spacing w:before="120" w:after="120" w:line="312" w:lineRule="auto"/>
        <w:rPr>
          <w:del w:id="2351" w:author="ACER" w:date="2026-07-04T14:25:00Z"/>
          <w:sz w:val="26"/>
          <w:szCs w:val="26"/>
        </w:rPr>
      </w:pPr>
      <w:del w:id="2352" w:author="ACER" w:date="2026-07-04T14:25:00Z">
        <w:r w:rsidRPr="002406F6" w:rsidDel="005A5378">
          <w:rPr>
            <w:sz w:val="26"/>
            <w:szCs w:val="26"/>
            <w:lang w:val="en-US"/>
            <w14:ligatures w14:val="standardContextual"/>
          </w:rPr>
          <w:drawing>
            <wp:inline distT="0" distB="0" distL="0" distR="0" wp14:anchorId="1638E68F" wp14:editId="1FF1BD84">
              <wp:extent cx="5579745" cy="3138805"/>
              <wp:effectExtent l="0" t="0" r="1905" b="4445"/>
              <wp:docPr id="2049621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1924" name="Picture 204962192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bookmarkStart w:id="2353" w:name="_Toc234068606"/>
        <w:bookmarkStart w:id="2354" w:name="_Toc234189854"/>
        <w:bookmarkStart w:id="2355" w:name="_Toc234190028"/>
        <w:bookmarkStart w:id="2356" w:name="_Toc234253288"/>
        <w:bookmarkStart w:id="2357" w:name="_Toc234272490"/>
        <w:bookmarkStart w:id="2358" w:name="_Toc234274158"/>
        <w:bookmarkEnd w:id="2353"/>
        <w:bookmarkEnd w:id="2354"/>
        <w:bookmarkEnd w:id="2355"/>
        <w:bookmarkEnd w:id="2356"/>
        <w:bookmarkEnd w:id="2357"/>
        <w:bookmarkEnd w:id="2358"/>
      </w:del>
    </w:p>
    <w:p w14:paraId="73143877" w14:textId="77777777" w:rsidR="00902EB5" w:rsidRPr="002406F6" w:rsidDel="005A5378" w:rsidRDefault="00902EB5" w:rsidP="00902EB5">
      <w:pPr>
        <w:pStyle w:val="Caption"/>
        <w:keepNext/>
        <w:keepLines/>
        <w:numPr>
          <w:ilvl w:val="1"/>
          <w:numId w:val="25"/>
        </w:numPr>
        <w:spacing w:before="120" w:after="120" w:line="312" w:lineRule="auto"/>
        <w:rPr>
          <w:del w:id="2359" w:author="ACER" w:date="2026-07-04T14:25:00Z"/>
          <w:szCs w:val="26"/>
        </w:rPr>
      </w:pPr>
      <w:del w:id="2360" w:author="ACER" w:date="2026-07-04T14:25:00Z">
        <w:r w:rsidRPr="002406F6" w:rsidDel="005A5378">
          <w:rPr>
            <w:szCs w:val="26"/>
          </w:rPr>
          <w:delText xml:space="preserve">Hình </w:delText>
        </w:r>
        <w:r w:rsidRPr="002406F6" w:rsidDel="005A5378">
          <w:rPr>
            <w:i w:val="0"/>
            <w:iCs w:val="0"/>
            <w:szCs w:val="26"/>
          </w:rPr>
          <w:fldChar w:fldCharType="begin"/>
        </w:r>
        <w:r w:rsidRPr="002406F6" w:rsidDel="005A5378">
          <w:rPr>
            <w:szCs w:val="26"/>
          </w:rPr>
          <w:delInstrText xml:space="preserve"> SEQ chap \c </w:delInstrText>
        </w:r>
        <w:r w:rsidRPr="002406F6" w:rsidDel="005A5378">
          <w:rPr>
            <w:i w:val="0"/>
            <w:iCs w:val="0"/>
            <w:szCs w:val="26"/>
          </w:rPr>
          <w:fldChar w:fldCharType="separate"/>
        </w:r>
        <w:r w:rsidRPr="002406F6" w:rsidDel="005A5378">
          <w:rPr>
            <w:szCs w:val="26"/>
          </w:rPr>
          <w:delText>5</w:delText>
        </w:r>
        <w:r w:rsidRPr="002406F6" w:rsidDel="005A5378">
          <w:rPr>
            <w:i w:val="0"/>
            <w:iCs w:val="0"/>
            <w:szCs w:val="26"/>
          </w:rPr>
          <w:fldChar w:fldCharType="end"/>
        </w:r>
        <w:r w:rsidRPr="002406F6" w:rsidDel="005A5378">
          <w:rPr>
            <w:szCs w:val="26"/>
          </w:rPr>
          <w:delText>.</w:delText>
        </w:r>
        <w:r w:rsidRPr="002406F6" w:rsidDel="005A5378">
          <w:rPr>
            <w:i w:val="0"/>
            <w:iCs w:val="0"/>
            <w:szCs w:val="26"/>
          </w:rPr>
          <w:fldChar w:fldCharType="begin"/>
        </w:r>
        <w:r w:rsidRPr="002406F6" w:rsidDel="005A5378">
          <w:rPr>
            <w:szCs w:val="26"/>
          </w:rPr>
          <w:delInstrText xml:space="preserve"> SEQ Hình \* ARABIC \s 1 </w:delInstrText>
        </w:r>
        <w:r w:rsidRPr="002406F6" w:rsidDel="005A5378">
          <w:rPr>
            <w:i w:val="0"/>
            <w:iCs w:val="0"/>
            <w:szCs w:val="26"/>
          </w:rPr>
          <w:fldChar w:fldCharType="separate"/>
        </w:r>
        <w:r w:rsidRPr="002406F6" w:rsidDel="005A5378">
          <w:rPr>
            <w:szCs w:val="26"/>
          </w:rPr>
          <w:delText>6</w:delText>
        </w:r>
        <w:r w:rsidRPr="002406F6" w:rsidDel="005A5378">
          <w:rPr>
            <w:i w:val="0"/>
            <w:iCs w:val="0"/>
            <w:szCs w:val="26"/>
          </w:rPr>
          <w:fldChar w:fldCharType="end"/>
        </w:r>
        <w:r w:rsidRPr="002406F6" w:rsidDel="005A5378">
          <w:rPr>
            <w:szCs w:val="26"/>
          </w:rPr>
          <w:delText xml:space="preserve"> Giao diện và các chức năng chính của ứng dụng Web hỗ trợ cơ quan nhà nước và phòng chống thiên tai.</w:delText>
        </w:r>
        <w:bookmarkStart w:id="2361" w:name="_Toc234068607"/>
        <w:bookmarkStart w:id="2362" w:name="_Toc234189855"/>
        <w:bookmarkStart w:id="2363" w:name="_Toc234190029"/>
        <w:bookmarkStart w:id="2364" w:name="_Toc234253289"/>
        <w:bookmarkStart w:id="2365" w:name="_Toc234272491"/>
        <w:bookmarkStart w:id="2366" w:name="_Toc234274159"/>
        <w:bookmarkEnd w:id="2361"/>
        <w:bookmarkEnd w:id="2362"/>
        <w:bookmarkEnd w:id="2363"/>
        <w:bookmarkEnd w:id="2364"/>
        <w:bookmarkEnd w:id="2365"/>
        <w:bookmarkEnd w:id="2366"/>
      </w:del>
    </w:p>
    <w:p w14:paraId="69C72FAE" w14:textId="77777777" w:rsidR="00902EB5" w:rsidRPr="002406F6" w:rsidDel="005A5378" w:rsidRDefault="00902EB5" w:rsidP="00902EB5">
      <w:pPr>
        <w:keepNext/>
        <w:keepLines/>
        <w:numPr>
          <w:ilvl w:val="1"/>
          <w:numId w:val="25"/>
        </w:numPr>
        <w:spacing w:before="120" w:after="120" w:line="312" w:lineRule="auto"/>
        <w:jc w:val="center"/>
        <w:rPr>
          <w:del w:id="2367" w:author="ACER" w:date="2026-07-04T14:25:00Z"/>
          <w:sz w:val="26"/>
          <w:szCs w:val="26"/>
        </w:rPr>
      </w:pPr>
      <w:del w:id="2368" w:author="ACER" w:date="2026-07-04T14:25:00Z">
        <w:r w:rsidRPr="002406F6" w:rsidDel="005A5378">
          <w:rPr>
            <w:sz w:val="26"/>
            <w:szCs w:val="26"/>
            <w:lang w:val="en-US"/>
            <w14:ligatures w14:val="standardContextual"/>
          </w:rPr>
          <w:drawing>
            <wp:inline distT="0" distB="0" distL="0" distR="0" wp14:anchorId="180021F6" wp14:editId="582385E6">
              <wp:extent cx="4468882" cy="6248400"/>
              <wp:effectExtent l="0" t="0" r="8255" b="0"/>
              <wp:docPr id="1205676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76602" name="Picture 120567660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88467" cy="6275783"/>
                      </a:xfrm>
                      <a:prstGeom prst="rect">
                        <a:avLst/>
                      </a:prstGeom>
                    </pic:spPr>
                  </pic:pic>
                </a:graphicData>
              </a:graphic>
            </wp:inline>
          </w:drawing>
        </w:r>
        <w:bookmarkStart w:id="2369" w:name="_Toc234068608"/>
        <w:bookmarkStart w:id="2370" w:name="_Toc234189856"/>
        <w:bookmarkStart w:id="2371" w:name="_Toc234190030"/>
        <w:bookmarkStart w:id="2372" w:name="_Toc234253290"/>
        <w:bookmarkStart w:id="2373" w:name="_Toc234272492"/>
        <w:bookmarkStart w:id="2374" w:name="_Toc234274160"/>
        <w:bookmarkEnd w:id="2369"/>
        <w:bookmarkEnd w:id="2370"/>
        <w:bookmarkEnd w:id="2371"/>
        <w:bookmarkEnd w:id="2372"/>
        <w:bookmarkEnd w:id="2373"/>
        <w:bookmarkEnd w:id="2374"/>
      </w:del>
    </w:p>
    <w:p w14:paraId="197D0932" w14:textId="77777777" w:rsidR="00902EB5" w:rsidRPr="002406F6" w:rsidDel="005A5378" w:rsidRDefault="00902EB5" w:rsidP="00902EB5">
      <w:pPr>
        <w:pStyle w:val="Caption"/>
        <w:keepNext/>
        <w:keepLines/>
        <w:numPr>
          <w:ilvl w:val="1"/>
          <w:numId w:val="25"/>
        </w:numPr>
        <w:spacing w:before="120" w:after="120" w:line="312" w:lineRule="auto"/>
        <w:rPr>
          <w:del w:id="2375" w:author="ACER" w:date="2026-07-04T14:25:00Z"/>
          <w:szCs w:val="26"/>
        </w:rPr>
      </w:pPr>
      <w:del w:id="2376" w:author="ACER" w:date="2026-07-04T14:25:00Z">
        <w:r w:rsidRPr="002406F6" w:rsidDel="005A5378">
          <w:rPr>
            <w:szCs w:val="26"/>
          </w:rPr>
          <w:delText xml:space="preserve">Hình </w:delText>
        </w:r>
        <w:r w:rsidRPr="002406F6" w:rsidDel="005A5378">
          <w:rPr>
            <w:i w:val="0"/>
            <w:iCs w:val="0"/>
            <w:szCs w:val="26"/>
          </w:rPr>
          <w:fldChar w:fldCharType="begin"/>
        </w:r>
        <w:r w:rsidRPr="002406F6" w:rsidDel="005A5378">
          <w:rPr>
            <w:szCs w:val="26"/>
          </w:rPr>
          <w:delInstrText xml:space="preserve"> SEQ chap \c </w:delInstrText>
        </w:r>
        <w:r w:rsidRPr="002406F6" w:rsidDel="005A5378">
          <w:rPr>
            <w:i w:val="0"/>
            <w:iCs w:val="0"/>
            <w:szCs w:val="26"/>
          </w:rPr>
          <w:fldChar w:fldCharType="separate"/>
        </w:r>
        <w:r w:rsidRPr="002406F6" w:rsidDel="005A5378">
          <w:rPr>
            <w:szCs w:val="26"/>
          </w:rPr>
          <w:delText>5</w:delText>
        </w:r>
        <w:r w:rsidRPr="002406F6" w:rsidDel="005A5378">
          <w:rPr>
            <w:i w:val="0"/>
            <w:iCs w:val="0"/>
            <w:szCs w:val="26"/>
          </w:rPr>
          <w:fldChar w:fldCharType="end"/>
        </w:r>
        <w:r w:rsidRPr="002406F6" w:rsidDel="005A5378">
          <w:rPr>
            <w:szCs w:val="26"/>
          </w:rPr>
          <w:delText>.</w:delText>
        </w:r>
        <w:r w:rsidRPr="002406F6" w:rsidDel="005A5378">
          <w:rPr>
            <w:i w:val="0"/>
            <w:iCs w:val="0"/>
            <w:szCs w:val="26"/>
          </w:rPr>
          <w:fldChar w:fldCharType="begin"/>
        </w:r>
        <w:r w:rsidRPr="002406F6" w:rsidDel="005A5378">
          <w:rPr>
            <w:szCs w:val="26"/>
          </w:rPr>
          <w:delInstrText xml:space="preserve"> SEQ Hình \* ARABIC \s 1 </w:delInstrText>
        </w:r>
        <w:r w:rsidRPr="002406F6" w:rsidDel="005A5378">
          <w:rPr>
            <w:i w:val="0"/>
            <w:iCs w:val="0"/>
            <w:szCs w:val="26"/>
          </w:rPr>
          <w:fldChar w:fldCharType="separate"/>
        </w:r>
        <w:r w:rsidRPr="002406F6" w:rsidDel="005A5378">
          <w:rPr>
            <w:szCs w:val="26"/>
          </w:rPr>
          <w:delText>7</w:delText>
        </w:r>
        <w:r w:rsidRPr="002406F6" w:rsidDel="005A5378">
          <w:rPr>
            <w:i w:val="0"/>
            <w:iCs w:val="0"/>
            <w:szCs w:val="26"/>
          </w:rPr>
          <w:fldChar w:fldCharType="end"/>
        </w:r>
        <w:r w:rsidRPr="002406F6" w:rsidDel="005A5378">
          <w:rPr>
            <w:szCs w:val="26"/>
          </w:rPr>
          <w:delText xml:space="preserve"> Quy trình xử lý ảnh AI YOLO Pose: phát hiện 3 điểm mốc → tính mức ngập → phân loại → cảnh báo.</w:delText>
        </w:r>
        <w:bookmarkStart w:id="2377" w:name="_Toc234068609"/>
        <w:bookmarkStart w:id="2378" w:name="_Toc234189857"/>
        <w:bookmarkStart w:id="2379" w:name="_Toc234190031"/>
        <w:bookmarkStart w:id="2380" w:name="_Toc234253291"/>
        <w:bookmarkStart w:id="2381" w:name="_Toc234272493"/>
        <w:bookmarkStart w:id="2382" w:name="_Toc234274161"/>
        <w:bookmarkEnd w:id="2377"/>
        <w:bookmarkEnd w:id="2378"/>
        <w:bookmarkEnd w:id="2379"/>
        <w:bookmarkEnd w:id="2380"/>
        <w:bookmarkEnd w:id="2381"/>
        <w:bookmarkEnd w:id="2382"/>
      </w:del>
    </w:p>
    <w:p w14:paraId="6CD6749D" w14:textId="77777777" w:rsidR="00902EB5" w:rsidRPr="002406F6" w:rsidDel="005A5378" w:rsidRDefault="00902EB5" w:rsidP="00902EB5">
      <w:pPr>
        <w:keepNext/>
        <w:keepLines/>
        <w:numPr>
          <w:ilvl w:val="1"/>
          <w:numId w:val="25"/>
        </w:numPr>
        <w:spacing w:before="120" w:after="120" w:line="312" w:lineRule="auto"/>
        <w:jc w:val="center"/>
        <w:rPr>
          <w:del w:id="2383" w:author="ACER" w:date="2026-07-04T14:25:00Z"/>
          <w:sz w:val="26"/>
          <w:szCs w:val="26"/>
        </w:rPr>
      </w:pPr>
      <w:del w:id="2384" w:author="ACER" w:date="2026-07-04T14:25:00Z">
        <w:r w:rsidRPr="002406F6" w:rsidDel="005A5378">
          <w:rPr>
            <w:sz w:val="26"/>
            <w:szCs w:val="26"/>
            <w:lang w:val="en-US"/>
            <w14:ligatures w14:val="standardContextual"/>
          </w:rPr>
          <w:drawing>
            <wp:inline distT="0" distB="0" distL="0" distR="0" wp14:anchorId="65D4B6D9" wp14:editId="2C778B0F">
              <wp:extent cx="2789948" cy="3940629"/>
              <wp:effectExtent l="0" t="0" r="0" b="3175"/>
              <wp:docPr id="1762665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5780" name="Picture 1762665780"/>
                      <pic:cNvPicPr/>
                    </pic:nvPicPr>
                    <pic:blipFill>
                      <a:blip r:embed="rId41">
                        <a:extLst>
                          <a:ext uri="{28A0092B-C50C-407E-A947-70E740481C1C}">
                            <a14:useLocalDpi xmlns:a14="http://schemas.microsoft.com/office/drawing/2010/main" val="0"/>
                          </a:ext>
                        </a:extLst>
                      </a:blip>
                      <a:stretch>
                        <a:fillRect/>
                      </a:stretch>
                    </pic:blipFill>
                    <pic:spPr>
                      <a:xfrm>
                        <a:off x="0" y="0"/>
                        <a:ext cx="2803930" cy="3960378"/>
                      </a:xfrm>
                      <a:prstGeom prst="rect">
                        <a:avLst/>
                      </a:prstGeom>
                    </pic:spPr>
                  </pic:pic>
                </a:graphicData>
              </a:graphic>
            </wp:inline>
          </w:drawing>
        </w:r>
        <w:bookmarkStart w:id="2385" w:name="_Toc234068610"/>
        <w:bookmarkStart w:id="2386" w:name="_Toc234189858"/>
        <w:bookmarkStart w:id="2387" w:name="_Toc234190032"/>
        <w:bookmarkStart w:id="2388" w:name="_Toc234253292"/>
        <w:bookmarkStart w:id="2389" w:name="_Toc234272494"/>
        <w:bookmarkStart w:id="2390" w:name="_Toc234274162"/>
        <w:bookmarkEnd w:id="2385"/>
        <w:bookmarkEnd w:id="2386"/>
        <w:bookmarkEnd w:id="2387"/>
        <w:bookmarkEnd w:id="2388"/>
        <w:bookmarkEnd w:id="2389"/>
        <w:bookmarkEnd w:id="2390"/>
      </w:del>
    </w:p>
    <w:p w14:paraId="7A44A6BD" w14:textId="77777777" w:rsidR="00902EB5" w:rsidRPr="002406F6" w:rsidDel="005A5378" w:rsidRDefault="00902EB5" w:rsidP="00902EB5">
      <w:pPr>
        <w:pStyle w:val="Caption"/>
        <w:keepNext/>
        <w:keepLines/>
        <w:numPr>
          <w:ilvl w:val="1"/>
          <w:numId w:val="25"/>
        </w:numPr>
        <w:spacing w:before="120" w:after="120" w:line="312" w:lineRule="auto"/>
        <w:rPr>
          <w:del w:id="2391" w:author="ACER" w:date="2026-07-04T14:25:00Z"/>
          <w:szCs w:val="26"/>
        </w:rPr>
      </w:pPr>
      <w:del w:id="2392" w:author="ACER" w:date="2026-07-04T14:25:00Z">
        <w:r w:rsidRPr="002406F6" w:rsidDel="005A5378">
          <w:rPr>
            <w:szCs w:val="26"/>
          </w:rPr>
          <w:delText xml:space="preserve">Hình </w:delText>
        </w:r>
        <w:r w:rsidRPr="002406F6" w:rsidDel="005A5378">
          <w:rPr>
            <w:i w:val="0"/>
            <w:iCs w:val="0"/>
            <w:szCs w:val="26"/>
          </w:rPr>
          <w:fldChar w:fldCharType="begin"/>
        </w:r>
        <w:r w:rsidRPr="002406F6" w:rsidDel="005A5378">
          <w:rPr>
            <w:szCs w:val="26"/>
          </w:rPr>
          <w:delInstrText xml:space="preserve"> SEQ chap \c </w:delInstrText>
        </w:r>
        <w:r w:rsidRPr="002406F6" w:rsidDel="005A5378">
          <w:rPr>
            <w:i w:val="0"/>
            <w:iCs w:val="0"/>
            <w:szCs w:val="26"/>
          </w:rPr>
          <w:fldChar w:fldCharType="separate"/>
        </w:r>
        <w:r w:rsidRPr="002406F6" w:rsidDel="005A5378">
          <w:rPr>
            <w:szCs w:val="26"/>
          </w:rPr>
          <w:delText>5</w:delText>
        </w:r>
        <w:r w:rsidRPr="002406F6" w:rsidDel="005A5378">
          <w:rPr>
            <w:i w:val="0"/>
            <w:iCs w:val="0"/>
            <w:szCs w:val="26"/>
          </w:rPr>
          <w:fldChar w:fldCharType="end"/>
        </w:r>
        <w:r w:rsidRPr="002406F6" w:rsidDel="005A5378">
          <w:rPr>
            <w:szCs w:val="26"/>
          </w:rPr>
          <w:delText>.</w:delText>
        </w:r>
        <w:r w:rsidRPr="002406F6" w:rsidDel="005A5378">
          <w:rPr>
            <w:i w:val="0"/>
            <w:iCs w:val="0"/>
            <w:szCs w:val="26"/>
          </w:rPr>
          <w:fldChar w:fldCharType="begin"/>
        </w:r>
        <w:r w:rsidRPr="002406F6" w:rsidDel="005A5378">
          <w:rPr>
            <w:szCs w:val="26"/>
          </w:rPr>
          <w:delInstrText xml:space="preserve"> SEQ Hình \* ARABIC \s 1 </w:delInstrText>
        </w:r>
        <w:r w:rsidRPr="002406F6" w:rsidDel="005A5378">
          <w:rPr>
            <w:i w:val="0"/>
            <w:iCs w:val="0"/>
            <w:szCs w:val="26"/>
          </w:rPr>
          <w:fldChar w:fldCharType="separate"/>
        </w:r>
        <w:r w:rsidRPr="002406F6" w:rsidDel="005A5378">
          <w:rPr>
            <w:szCs w:val="26"/>
          </w:rPr>
          <w:delText>8</w:delText>
        </w:r>
        <w:r w:rsidRPr="002406F6" w:rsidDel="005A5378">
          <w:rPr>
            <w:i w:val="0"/>
            <w:iCs w:val="0"/>
            <w:szCs w:val="26"/>
          </w:rPr>
          <w:fldChar w:fldCharType="end"/>
        </w:r>
        <w:r w:rsidRPr="002406F6" w:rsidDel="005A5378">
          <w:rPr>
            <w:szCs w:val="26"/>
          </w:rPr>
          <w:delText xml:space="preserve"> Ứng dụng di động: bản đồ thời gian thực và cảnh báo tiếp cận, hỗ trợ cứu hộ cứu nạn.</w:delText>
        </w:r>
        <w:bookmarkStart w:id="2393" w:name="_Toc234068611"/>
        <w:bookmarkStart w:id="2394" w:name="_Toc234189859"/>
        <w:bookmarkStart w:id="2395" w:name="_Toc234190033"/>
        <w:bookmarkStart w:id="2396" w:name="_Toc234253293"/>
        <w:bookmarkStart w:id="2397" w:name="_Toc234272495"/>
        <w:bookmarkStart w:id="2398" w:name="_Toc234274163"/>
        <w:bookmarkEnd w:id="2393"/>
        <w:bookmarkEnd w:id="2394"/>
        <w:bookmarkEnd w:id="2395"/>
        <w:bookmarkEnd w:id="2396"/>
        <w:bookmarkEnd w:id="2397"/>
        <w:bookmarkEnd w:id="2398"/>
      </w:del>
    </w:p>
    <w:p w14:paraId="36BD9CAB"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2399" w:name="_Toc234274164"/>
      <w:ins w:id="2400" w:author="ACER" w:date="2026-07-06T00:11:00Z">
        <w:r w:rsidRPr="002406F6">
          <w:rPr>
            <w:sz w:val="26"/>
            <w:szCs w:val="26"/>
          </w:rPr>
          <w:t>Kết quả vận hành bộ máy dự báo</w:t>
        </w:r>
        <w:bookmarkEnd w:id="2399"/>
        <w:r w:rsidRPr="002406F6">
          <w:rPr>
            <w:sz w:val="26"/>
            <w:szCs w:val="26"/>
          </w:rPr>
          <w:t xml:space="preserve"> </w:t>
        </w:r>
      </w:ins>
      <w:del w:id="2401" w:author="ACER" w:date="2026-07-06T00:11:00Z">
        <w:r w:rsidRPr="002406F6" w:rsidDel="00207FB8">
          <w:rPr>
            <w:sz w:val="26"/>
            <w:szCs w:val="26"/>
          </w:rPr>
          <w:delText>Đánh giá, so sánh và khả năng áp dụng</w:delText>
        </w:r>
      </w:del>
    </w:p>
    <w:p w14:paraId="23301747" w14:textId="77777777" w:rsidR="00902EB5" w:rsidRPr="002406F6" w:rsidDel="0070592F" w:rsidRDefault="00902EB5" w:rsidP="00902EB5">
      <w:pPr>
        <w:rPr>
          <w:del w:id="2402" w:author="ACER" w:date="2026-07-06T00:11:00Z"/>
          <w:sz w:val="26"/>
          <w:szCs w:val="26"/>
        </w:rPr>
      </w:pPr>
      <w:del w:id="2403" w:author="ACER" w:date="2026-07-06T00:11:00Z">
        <w:r w:rsidRPr="002406F6" w:rsidDel="0070592F">
          <w:rPr>
            <w:sz w:val="26"/>
            <w:szCs w:val="26"/>
          </w:rPr>
          <w:delText>Điểm mạnh cốt lõi của đề tài là sự kết hợp giữa một tập dữ liệu vận hành đa năm trong thế giới thực với một phép so sánh tương đương dưới cùng các kiểu chia tách dữ liệu và thước đo đánh giá. So với các nghiên cứu trước tại lưu vực (chủ yếu dừng ở mô hình đơn hoặc mô phỏng vật lý ngoại tuyến), đề tài tiến xa hơn khi tích hợp cả hai mô hình vào một hệ thống hỗ trợ ra quyết định vận hành thực tế. Một số hạn chế cần lưu ý: (i) phần so sánh chi tiết tập trung vào một hồ, và các con số kỹ năng biến động đáng kể trên toàn lưu vực (NSE 0,45–0,89); (ii) mô hình LSTM có xu hướng quá khớp sau một số epoch nhất định, đòi hỏi dừng sớm hoặc chính quy hóa mạnh hơn; (iii) lượng mưa dự báo hiện mang tính dự phòng, chưa phải đặc trưng bắt buộc từ mô hình dự báo thời tiết số trị; (iv) ARIMAX hiện mới áp dụng cho hồ Sông Tranh 2; (v) mạng trạm đo mưa còn thưa, hạn chế độ chính xác biến mưa ngoại sinh.</w:delText>
        </w:r>
      </w:del>
    </w:p>
    <w:p w14:paraId="06F9B964" w14:textId="77777777" w:rsidR="00902EB5" w:rsidRPr="002406F6" w:rsidRDefault="00902EB5" w:rsidP="00902EB5">
      <w:pPr>
        <w:rPr>
          <w:ins w:id="2404" w:author="ACER" w:date="2026-07-06T00:11:00Z"/>
          <w:sz w:val="26"/>
          <w:szCs w:val="26"/>
        </w:rPr>
      </w:pPr>
      <w:ins w:id="2405" w:author="ACER" w:date="2026-07-06T00:11:00Z">
        <w:r w:rsidRPr="002406F6">
          <w:rPr>
            <w:sz w:val="26"/>
            <w:szCs w:val="26"/>
          </w:rPr>
          <w:t>Phần này tóm tắt ngắn gọn hiệu năng của bộ máy dự báo — nguồn dữ liệu nền cho các cảnh báo của hệ thống. Mô hình ARIMAX đạt độ chính xác rất cao ở dự báo ngắn hạn (NSE ≈ 0,96 — 0,97 ở mốc 1 giờ), giảm dần theo thời gian dự báo trước (Bảng 5). Mô hình LSTM toàn cục, được huấn luyện trên khoảng 197.000 mẫu theo giờ trải rộng trên 16 hồ, đạt NSE trung bình toàn lưu vực khoảng 0,63 — 0,70, với nhiều hồ đạt mức tốt đến rất tốt (Đắk Mi 4: 0,868; Sông Tranh 3: 0,856; Sông Bung 2: 0,839; A Vương: 0,804).</w:t>
        </w:r>
      </w:ins>
    </w:p>
    <w:p w14:paraId="3549E674" w14:textId="77777777" w:rsidR="00902EB5" w:rsidRPr="002406F6" w:rsidRDefault="00902EB5" w:rsidP="00902EB5">
      <w:pPr>
        <w:pStyle w:val="Caption"/>
        <w:rPr>
          <w:ins w:id="2406" w:author="ACER" w:date="2026-07-06T00:11:00Z"/>
          <w:szCs w:val="26"/>
        </w:rPr>
      </w:pPr>
      <w:bookmarkStart w:id="2407" w:name="_Toc234182144"/>
      <w:bookmarkStart w:id="2408" w:name="_Toc234274199"/>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6</w:t>
      </w:r>
      <w:r w:rsidRPr="002406F6">
        <w:rPr>
          <w:szCs w:val="26"/>
        </w:rPr>
        <w:fldChar w:fldCharType="end"/>
      </w:r>
      <w:r w:rsidRPr="002406F6">
        <w:rPr>
          <w:szCs w:val="26"/>
        </w:rPr>
        <w:t xml:space="preserve">. </w:t>
      </w:r>
      <w:ins w:id="2409" w:author="ACER" w:date="2026-07-06T00:11:00Z">
        <w:r w:rsidRPr="002406F6">
          <w:rPr>
            <w:szCs w:val="26"/>
          </w:rPr>
          <w:t>Chỉ số đánh giá mô hình ARIMAX theo thời gian dự báo trước (hồ Sông Tranh 2).</w:t>
        </w:r>
        <w:bookmarkEnd w:id="2407"/>
        <w:bookmarkEnd w:id="2408"/>
      </w:ins>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2410" w:author="ACER" w:date="2026-07-06T15:56:00Z">
          <w:tblPr>
            <w:tblW w:w="9000" w:type="dxa"/>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400"/>
        <w:gridCol w:w="1700"/>
        <w:gridCol w:w="1600"/>
        <w:gridCol w:w="1600"/>
        <w:gridCol w:w="1700"/>
        <w:tblGridChange w:id="2411">
          <w:tblGrid>
            <w:gridCol w:w="2400"/>
            <w:gridCol w:w="1700"/>
            <w:gridCol w:w="1600"/>
            <w:gridCol w:w="1600"/>
            <w:gridCol w:w="1700"/>
          </w:tblGrid>
        </w:tblGridChange>
      </w:tblGrid>
      <w:tr w:rsidR="00902EB5" w:rsidRPr="002406F6" w14:paraId="7652FDDA" w14:textId="77777777" w:rsidTr="00902EB5">
        <w:trPr>
          <w:tblHeader/>
          <w:jc w:val="center"/>
          <w:ins w:id="2412" w:author="ACER" w:date="2026-07-06T00:11:00Z"/>
          <w:trPrChange w:id="2413" w:author="ACER" w:date="2026-07-06T15:56:00Z">
            <w:trPr>
              <w:tblHeader/>
            </w:trPr>
          </w:trPrChange>
        </w:trPr>
        <w:tc>
          <w:tcPr>
            <w:tcW w:w="24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414" w:author="ACER" w:date="2026-07-06T15:56:00Z">
              <w:tcPr>
                <w:tcW w:w="24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6F1AC1A9" w14:textId="77777777" w:rsidR="00902EB5" w:rsidRPr="002406F6" w:rsidRDefault="00902EB5">
            <w:pPr>
              <w:pStyle w:val="TableText"/>
              <w:jc w:val="center"/>
              <w:rPr>
                <w:ins w:id="2415" w:author="ACER" w:date="2026-07-06T00:11:00Z"/>
                <w:color w:val="000000" w:themeColor="text1"/>
                <w:sz w:val="26"/>
                <w:szCs w:val="26"/>
                <w:lang w:val="vi-VN"/>
                <w:rPrChange w:id="2416" w:author="ACER" w:date="2026-07-06T00:12:00Z">
                  <w:rPr>
                    <w:ins w:id="2417" w:author="ACER" w:date="2026-07-06T00:11:00Z"/>
                  </w:rPr>
                </w:rPrChange>
              </w:rPr>
            </w:pPr>
            <w:ins w:id="2418" w:author="ACER" w:date="2026-07-06T00:11:00Z">
              <w:r w:rsidRPr="002406F6">
                <w:rPr>
                  <w:b/>
                  <w:bCs/>
                  <w:color w:val="000000" w:themeColor="text1"/>
                  <w:sz w:val="26"/>
                  <w:szCs w:val="26"/>
                  <w:lang w:val="vi-VN"/>
                  <w:rPrChange w:id="2419" w:author="ACER" w:date="2026-07-06T00:12:00Z">
                    <w:rPr>
                      <w:b/>
                      <w:bCs/>
                      <w:color w:val="1F3864"/>
                    </w:rPr>
                  </w:rPrChange>
                </w:rPr>
                <w:t>Thời gian dự báo trước</w:t>
              </w:r>
            </w:ins>
          </w:p>
        </w:tc>
        <w:tc>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420" w:author="ACER" w:date="2026-07-06T15:56:00Z">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70846235" w14:textId="77777777" w:rsidR="00902EB5" w:rsidRPr="002406F6" w:rsidRDefault="00902EB5" w:rsidP="00902EB5">
            <w:pPr>
              <w:pStyle w:val="TableText"/>
              <w:jc w:val="center"/>
              <w:rPr>
                <w:ins w:id="2421" w:author="ACER" w:date="2026-07-06T00:11:00Z"/>
                <w:color w:val="000000" w:themeColor="text1"/>
                <w:sz w:val="26"/>
                <w:szCs w:val="26"/>
                <w:rPrChange w:id="2422" w:author="ACER" w:date="2026-07-06T00:12:00Z">
                  <w:rPr>
                    <w:ins w:id="2423" w:author="ACER" w:date="2026-07-06T00:11:00Z"/>
                  </w:rPr>
                </w:rPrChange>
              </w:rPr>
            </w:pPr>
            <w:ins w:id="2424" w:author="ACER" w:date="2026-07-06T00:11:00Z">
              <w:r w:rsidRPr="002406F6">
                <w:rPr>
                  <w:b/>
                  <w:bCs/>
                  <w:color w:val="000000" w:themeColor="text1"/>
                  <w:sz w:val="26"/>
                  <w:szCs w:val="26"/>
                  <w:rPrChange w:id="2425" w:author="ACER" w:date="2026-07-06T00:12:00Z">
                    <w:rPr>
                      <w:b/>
                      <w:bCs/>
                      <w:color w:val="1F3864"/>
                    </w:rPr>
                  </w:rPrChange>
                </w:rPr>
                <w:t>RMSE (m³/s)</w:t>
              </w:r>
            </w:ins>
          </w:p>
        </w:tc>
        <w:tc>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426" w:author="ACER" w:date="2026-07-06T15:56:00Z">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21B88829" w14:textId="77777777" w:rsidR="00902EB5" w:rsidRPr="002406F6" w:rsidRDefault="00902EB5" w:rsidP="00902EB5">
            <w:pPr>
              <w:pStyle w:val="TableText"/>
              <w:jc w:val="center"/>
              <w:rPr>
                <w:ins w:id="2427" w:author="ACER" w:date="2026-07-06T00:11:00Z"/>
                <w:color w:val="000000" w:themeColor="text1"/>
                <w:sz w:val="26"/>
                <w:szCs w:val="26"/>
                <w:rPrChange w:id="2428" w:author="ACER" w:date="2026-07-06T00:12:00Z">
                  <w:rPr>
                    <w:ins w:id="2429" w:author="ACER" w:date="2026-07-06T00:11:00Z"/>
                  </w:rPr>
                </w:rPrChange>
              </w:rPr>
            </w:pPr>
            <w:ins w:id="2430" w:author="ACER" w:date="2026-07-06T00:11:00Z">
              <w:r w:rsidRPr="002406F6">
                <w:rPr>
                  <w:b/>
                  <w:bCs/>
                  <w:color w:val="000000" w:themeColor="text1"/>
                  <w:sz w:val="26"/>
                  <w:szCs w:val="26"/>
                  <w:rPrChange w:id="2431" w:author="ACER" w:date="2026-07-06T00:12:00Z">
                    <w:rPr>
                      <w:b/>
                      <w:bCs/>
                      <w:color w:val="1F3864"/>
                    </w:rPr>
                  </w:rPrChange>
                </w:rPr>
                <w:t>MAE (m³/s)</w:t>
              </w:r>
            </w:ins>
          </w:p>
        </w:tc>
        <w:tc>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432" w:author="ACER" w:date="2026-07-06T15:56:00Z">
              <w:tcPr>
                <w:tcW w:w="16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3F4C5EF1" w14:textId="77777777" w:rsidR="00902EB5" w:rsidRPr="002406F6" w:rsidRDefault="00902EB5" w:rsidP="00902EB5">
            <w:pPr>
              <w:pStyle w:val="TableText"/>
              <w:jc w:val="center"/>
              <w:rPr>
                <w:ins w:id="2433" w:author="ACER" w:date="2026-07-06T00:11:00Z"/>
                <w:color w:val="000000" w:themeColor="text1"/>
                <w:sz w:val="26"/>
                <w:szCs w:val="26"/>
                <w:rPrChange w:id="2434" w:author="ACER" w:date="2026-07-06T00:12:00Z">
                  <w:rPr>
                    <w:ins w:id="2435" w:author="ACER" w:date="2026-07-06T00:11:00Z"/>
                  </w:rPr>
                </w:rPrChange>
              </w:rPr>
            </w:pPr>
            <w:ins w:id="2436" w:author="ACER" w:date="2026-07-06T00:11:00Z">
              <w:r w:rsidRPr="002406F6">
                <w:rPr>
                  <w:b/>
                  <w:bCs/>
                  <w:color w:val="000000" w:themeColor="text1"/>
                  <w:sz w:val="26"/>
                  <w:szCs w:val="26"/>
                  <w:rPrChange w:id="2437" w:author="ACER" w:date="2026-07-06T00:12:00Z">
                    <w:rPr>
                      <w:b/>
                      <w:bCs/>
                      <w:color w:val="1F3864"/>
                    </w:rPr>
                  </w:rPrChange>
                </w:rPr>
                <w:t>NSE</w:t>
              </w:r>
            </w:ins>
          </w:p>
        </w:tc>
        <w:tc>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Change w:id="2438" w:author="ACER" w:date="2026-07-06T15:56:00Z">
              <w:tcPr>
                <w:tcW w:w="1700" w:type="dxa"/>
                <w:tcBorders>
                  <w:top w:val="single" w:sz="4" w:space="0" w:color="9BA7B5"/>
                  <w:left w:val="single" w:sz="4" w:space="0" w:color="9BA7B5"/>
                  <w:bottom w:val="single" w:sz="4" w:space="0" w:color="9BA7B5"/>
                  <w:right w:val="single" w:sz="4" w:space="0" w:color="9BA7B5"/>
                </w:tcBorders>
                <w:tcMar>
                  <w:top w:w="40" w:type="dxa"/>
                  <w:left w:w="90" w:type="dxa"/>
                  <w:bottom w:w="40" w:type="dxa"/>
                  <w:right w:w="90" w:type="dxa"/>
                </w:tcMar>
                <w:vAlign w:val="center"/>
              </w:tcPr>
            </w:tcPrChange>
          </w:tcPr>
          <w:p w14:paraId="6FE3196A" w14:textId="77777777" w:rsidR="00902EB5" w:rsidRPr="002406F6" w:rsidRDefault="00902EB5" w:rsidP="00902EB5">
            <w:pPr>
              <w:pStyle w:val="TableText"/>
              <w:jc w:val="center"/>
              <w:rPr>
                <w:ins w:id="2439" w:author="ACER" w:date="2026-07-06T00:11:00Z"/>
                <w:color w:val="000000" w:themeColor="text1"/>
                <w:sz w:val="26"/>
                <w:szCs w:val="26"/>
                <w:rPrChange w:id="2440" w:author="ACER" w:date="2026-07-06T00:12:00Z">
                  <w:rPr>
                    <w:ins w:id="2441" w:author="ACER" w:date="2026-07-06T00:11:00Z"/>
                  </w:rPr>
                </w:rPrChange>
              </w:rPr>
            </w:pPr>
            <w:ins w:id="2442" w:author="ACER" w:date="2026-07-06T00:11:00Z">
              <w:r w:rsidRPr="002406F6">
                <w:rPr>
                  <w:b/>
                  <w:bCs/>
                  <w:color w:val="000000" w:themeColor="text1"/>
                  <w:sz w:val="26"/>
                  <w:szCs w:val="26"/>
                  <w:rPrChange w:id="2443" w:author="ACER" w:date="2026-07-06T00:12:00Z">
                    <w:rPr>
                      <w:b/>
                      <w:bCs/>
                      <w:color w:val="1F3864"/>
                    </w:rPr>
                  </w:rPrChange>
                </w:rPr>
                <w:t>MAPE (%)</w:t>
              </w:r>
            </w:ins>
          </w:p>
        </w:tc>
      </w:tr>
      <w:tr w:rsidR="00902EB5" w:rsidRPr="002406F6" w14:paraId="186BBFF6" w14:textId="77777777" w:rsidTr="00902EB5">
        <w:trPr>
          <w:jc w:val="center"/>
          <w:ins w:id="2444" w:author="ACER" w:date="2026-07-06T00:11:00Z"/>
        </w:trPr>
        <w:tc>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45" w:author="ACER" w:date="2026-07-06T15:56:00Z">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8E18842" w14:textId="77777777" w:rsidR="00902EB5" w:rsidRPr="002406F6" w:rsidRDefault="00902EB5">
            <w:pPr>
              <w:pStyle w:val="TableText"/>
              <w:jc w:val="center"/>
              <w:rPr>
                <w:ins w:id="2446" w:author="ACER" w:date="2026-07-06T00:11:00Z"/>
                <w:color w:val="000000" w:themeColor="text1"/>
                <w:sz w:val="26"/>
                <w:szCs w:val="26"/>
                <w:rPrChange w:id="2447" w:author="ACER" w:date="2026-07-06T00:12:00Z">
                  <w:rPr>
                    <w:ins w:id="2448" w:author="ACER" w:date="2026-07-06T00:11:00Z"/>
                  </w:rPr>
                </w:rPrChange>
              </w:rPr>
              <w:pPrChange w:id="2449" w:author="ACER" w:date="2026-07-06T15:56:00Z">
                <w:pPr>
                  <w:pStyle w:val="TableText"/>
                </w:pPr>
              </w:pPrChange>
            </w:pPr>
            <w:ins w:id="2450" w:author="ACER" w:date="2026-07-06T00:11:00Z">
              <w:r w:rsidRPr="002406F6">
                <w:rPr>
                  <w:color w:val="000000" w:themeColor="text1"/>
                  <w:sz w:val="26"/>
                  <w:szCs w:val="26"/>
                  <w:rPrChange w:id="2451" w:author="ACER" w:date="2026-07-06T00:12:00Z">
                    <w:rPr/>
                  </w:rPrChange>
                </w:rPr>
                <w:t>1 giờ</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52"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F3533C1" w14:textId="77777777" w:rsidR="00902EB5" w:rsidRPr="002406F6" w:rsidRDefault="00902EB5" w:rsidP="00902EB5">
            <w:pPr>
              <w:pStyle w:val="TableText"/>
              <w:jc w:val="center"/>
              <w:rPr>
                <w:ins w:id="2453" w:author="ACER" w:date="2026-07-06T00:11:00Z"/>
                <w:color w:val="000000" w:themeColor="text1"/>
                <w:sz w:val="26"/>
                <w:szCs w:val="26"/>
                <w:rPrChange w:id="2454" w:author="ACER" w:date="2026-07-06T00:12:00Z">
                  <w:rPr>
                    <w:ins w:id="2455" w:author="ACER" w:date="2026-07-06T00:11:00Z"/>
                  </w:rPr>
                </w:rPrChange>
              </w:rPr>
            </w:pPr>
            <w:ins w:id="2456" w:author="ACER" w:date="2026-07-06T00:11:00Z">
              <w:r w:rsidRPr="002406F6">
                <w:rPr>
                  <w:color w:val="000000" w:themeColor="text1"/>
                  <w:sz w:val="26"/>
                  <w:szCs w:val="26"/>
                  <w:rPrChange w:id="2457" w:author="ACER" w:date="2026-07-06T00:12:00Z">
                    <w:rPr/>
                  </w:rPrChange>
                </w:rPr>
                <w:t>100,2</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58"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70F3C8B" w14:textId="77777777" w:rsidR="00902EB5" w:rsidRPr="002406F6" w:rsidRDefault="00902EB5" w:rsidP="00902EB5">
            <w:pPr>
              <w:pStyle w:val="TableText"/>
              <w:jc w:val="center"/>
              <w:rPr>
                <w:ins w:id="2459" w:author="ACER" w:date="2026-07-06T00:11:00Z"/>
                <w:color w:val="000000" w:themeColor="text1"/>
                <w:sz w:val="26"/>
                <w:szCs w:val="26"/>
                <w:rPrChange w:id="2460" w:author="ACER" w:date="2026-07-06T00:12:00Z">
                  <w:rPr>
                    <w:ins w:id="2461" w:author="ACER" w:date="2026-07-06T00:11:00Z"/>
                  </w:rPr>
                </w:rPrChange>
              </w:rPr>
            </w:pPr>
            <w:ins w:id="2462" w:author="ACER" w:date="2026-07-06T00:11:00Z">
              <w:r w:rsidRPr="002406F6">
                <w:rPr>
                  <w:color w:val="000000" w:themeColor="text1"/>
                  <w:sz w:val="26"/>
                  <w:szCs w:val="26"/>
                  <w:rPrChange w:id="2463" w:author="ACER" w:date="2026-07-06T00:12:00Z">
                    <w:rPr/>
                  </w:rPrChange>
                </w:rPr>
                <w:t>41,9</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64"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E927AA3" w14:textId="77777777" w:rsidR="00902EB5" w:rsidRPr="002406F6" w:rsidRDefault="00902EB5" w:rsidP="00902EB5">
            <w:pPr>
              <w:pStyle w:val="TableText"/>
              <w:jc w:val="center"/>
              <w:rPr>
                <w:ins w:id="2465" w:author="ACER" w:date="2026-07-06T00:11:00Z"/>
                <w:color w:val="000000" w:themeColor="text1"/>
                <w:sz w:val="26"/>
                <w:szCs w:val="26"/>
                <w:rPrChange w:id="2466" w:author="ACER" w:date="2026-07-06T00:12:00Z">
                  <w:rPr>
                    <w:ins w:id="2467" w:author="ACER" w:date="2026-07-06T00:11:00Z"/>
                  </w:rPr>
                </w:rPrChange>
              </w:rPr>
            </w:pPr>
            <w:ins w:id="2468" w:author="ACER" w:date="2026-07-06T00:11:00Z">
              <w:r w:rsidRPr="002406F6">
                <w:rPr>
                  <w:color w:val="000000" w:themeColor="text1"/>
                  <w:sz w:val="26"/>
                  <w:szCs w:val="26"/>
                  <w:rPrChange w:id="2469" w:author="ACER" w:date="2026-07-06T00:12:00Z">
                    <w:rPr/>
                  </w:rPrChange>
                </w:rPr>
                <w:t>0,961</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70"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4778666" w14:textId="77777777" w:rsidR="00902EB5" w:rsidRPr="002406F6" w:rsidRDefault="00902EB5" w:rsidP="00902EB5">
            <w:pPr>
              <w:pStyle w:val="TableText"/>
              <w:jc w:val="center"/>
              <w:rPr>
                <w:ins w:id="2471" w:author="ACER" w:date="2026-07-06T00:11:00Z"/>
                <w:color w:val="000000" w:themeColor="text1"/>
                <w:sz w:val="26"/>
                <w:szCs w:val="26"/>
                <w:rPrChange w:id="2472" w:author="ACER" w:date="2026-07-06T00:12:00Z">
                  <w:rPr>
                    <w:ins w:id="2473" w:author="ACER" w:date="2026-07-06T00:11:00Z"/>
                  </w:rPr>
                </w:rPrChange>
              </w:rPr>
            </w:pPr>
            <w:ins w:id="2474" w:author="ACER" w:date="2026-07-06T00:11:00Z">
              <w:r w:rsidRPr="002406F6">
                <w:rPr>
                  <w:color w:val="000000" w:themeColor="text1"/>
                  <w:sz w:val="26"/>
                  <w:szCs w:val="26"/>
                  <w:rPrChange w:id="2475" w:author="ACER" w:date="2026-07-06T00:12:00Z">
                    <w:rPr/>
                  </w:rPrChange>
                </w:rPr>
                <w:t>25,4</w:t>
              </w:r>
            </w:ins>
          </w:p>
        </w:tc>
      </w:tr>
      <w:tr w:rsidR="00902EB5" w:rsidRPr="002406F6" w14:paraId="06082BE8" w14:textId="77777777" w:rsidTr="00902EB5">
        <w:trPr>
          <w:jc w:val="center"/>
          <w:ins w:id="2476" w:author="ACER" w:date="2026-07-06T00:11:00Z"/>
        </w:trPr>
        <w:tc>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77" w:author="ACER" w:date="2026-07-06T15:56:00Z">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8B01016" w14:textId="77777777" w:rsidR="00902EB5" w:rsidRPr="002406F6" w:rsidRDefault="00902EB5">
            <w:pPr>
              <w:pStyle w:val="TableText"/>
              <w:jc w:val="center"/>
              <w:rPr>
                <w:ins w:id="2478" w:author="ACER" w:date="2026-07-06T00:11:00Z"/>
                <w:color w:val="000000" w:themeColor="text1"/>
                <w:sz w:val="26"/>
                <w:szCs w:val="26"/>
                <w:rPrChange w:id="2479" w:author="ACER" w:date="2026-07-06T00:12:00Z">
                  <w:rPr>
                    <w:ins w:id="2480" w:author="ACER" w:date="2026-07-06T00:11:00Z"/>
                  </w:rPr>
                </w:rPrChange>
              </w:rPr>
              <w:pPrChange w:id="2481" w:author="ACER" w:date="2026-07-06T15:56:00Z">
                <w:pPr>
                  <w:pStyle w:val="TableText"/>
                </w:pPr>
              </w:pPrChange>
            </w:pPr>
            <w:ins w:id="2482" w:author="ACER" w:date="2026-07-06T00:11:00Z">
              <w:r w:rsidRPr="002406F6">
                <w:rPr>
                  <w:color w:val="000000" w:themeColor="text1"/>
                  <w:sz w:val="26"/>
                  <w:szCs w:val="26"/>
                  <w:rPrChange w:id="2483" w:author="ACER" w:date="2026-07-06T00:12:00Z">
                    <w:rPr/>
                  </w:rPrChange>
                </w:rPr>
                <w:t>3 giờ</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84"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5662663" w14:textId="77777777" w:rsidR="00902EB5" w:rsidRPr="002406F6" w:rsidRDefault="00902EB5" w:rsidP="00902EB5">
            <w:pPr>
              <w:pStyle w:val="TableText"/>
              <w:jc w:val="center"/>
              <w:rPr>
                <w:ins w:id="2485" w:author="ACER" w:date="2026-07-06T00:11:00Z"/>
                <w:color w:val="000000" w:themeColor="text1"/>
                <w:sz w:val="26"/>
                <w:szCs w:val="26"/>
                <w:rPrChange w:id="2486" w:author="ACER" w:date="2026-07-06T00:12:00Z">
                  <w:rPr>
                    <w:ins w:id="2487" w:author="ACER" w:date="2026-07-06T00:11:00Z"/>
                  </w:rPr>
                </w:rPrChange>
              </w:rPr>
            </w:pPr>
            <w:ins w:id="2488" w:author="ACER" w:date="2026-07-06T00:11:00Z">
              <w:r w:rsidRPr="002406F6">
                <w:rPr>
                  <w:color w:val="000000" w:themeColor="text1"/>
                  <w:sz w:val="26"/>
                  <w:szCs w:val="26"/>
                  <w:rPrChange w:id="2489" w:author="ACER" w:date="2026-07-06T00:12:00Z">
                    <w:rPr/>
                  </w:rPrChange>
                </w:rPr>
                <w:t>174,5</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90"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ADB6A53" w14:textId="77777777" w:rsidR="00902EB5" w:rsidRPr="002406F6" w:rsidRDefault="00902EB5" w:rsidP="00902EB5">
            <w:pPr>
              <w:pStyle w:val="TableText"/>
              <w:jc w:val="center"/>
              <w:rPr>
                <w:ins w:id="2491" w:author="ACER" w:date="2026-07-06T00:11:00Z"/>
                <w:color w:val="000000" w:themeColor="text1"/>
                <w:sz w:val="26"/>
                <w:szCs w:val="26"/>
                <w:rPrChange w:id="2492" w:author="ACER" w:date="2026-07-06T00:12:00Z">
                  <w:rPr>
                    <w:ins w:id="2493" w:author="ACER" w:date="2026-07-06T00:11:00Z"/>
                  </w:rPr>
                </w:rPrChange>
              </w:rPr>
            </w:pPr>
            <w:ins w:id="2494" w:author="ACER" w:date="2026-07-06T00:11:00Z">
              <w:r w:rsidRPr="002406F6">
                <w:rPr>
                  <w:color w:val="000000" w:themeColor="text1"/>
                  <w:sz w:val="26"/>
                  <w:szCs w:val="26"/>
                  <w:rPrChange w:id="2495" w:author="ACER" w:date="2026-07-06T00:12:00Z">
                    <w:rPr/>
                  </w:rPrChange>
                </w:rPr>
                <w:t>66,8</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496"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E8ABB23" w14:textId="77777777" w:rsidR="00902EB5" w:rsidRPr="002406F6" w:rsidRDefault="00902EB5" w:rsidP="00902EB5">
            <w:pPr>
              <w:pStyle w:val="TableText"/>
              <w:jc w:val="center"/>
              <w:rPr>
                <w:ins w:id="2497" w:author="ACER" w:date="2026-07-06T00:11:00Z"/>
                <w:color w:val="000000" w:themeColor="text1"/>
                <w:sz w:val="26"/>
                <w:szCs w:val="26"/>
                <w:rPrChange w:id="2498" w:author="ACER" w:date="2026-07-06T00:12:00Z">
                  <w:rPr>
                    <w:ins w:id="2499" w:author="ACER" w:date="2026-07-06T00:11:00Z"/>
                  </w:rPr>
                </w:rPrChange>
              </w:rPr>
            </w:pPr>
            <w:ins w:id="2500" w:author="ACER" w:date="2026-07-06T00:11:00Z">
              <w:r w:rsidRPr="002406F6">
                <w:rPr>
                  <w:color w:val="000000" w:themeColor="text1"/>
                  <w:sz w:val="26"/>
                  <w:szCs w:val="26"/>
                  <w:rPrChange w:id="2501" w:author="ACER" w:date="2026-07-06T00:12:00Z">
                    <w:rPr/>
                  </w:rPrChange>
                </w:rPr>
                <w:t>0,882</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02"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4B39DE0B" w14:textId="77777777" w:rsidR="00902EB5" w:rsidRPr="002406F6" w:rsidRDefault="00902EB5" w:rsidP="00902EB5">
            <w:pPr>
              <w:pStyle w:val="TableText"/>
              <w:jc w:val="center"/>
              <w:rPr>
                <w:ins w:id="2503" w:author="ACER" w:date="2026-07-06T00:11:00Z"/>
                <w:color w:val="000000" w:themeColor="text1"/>
                <w:sz w:val="26"/>
                <w:szCs w:val="26"/>
                <w:rPrChange w:id="2504" w:author="ACER" w:date="2026-07-06T00:12:00Z">
                  <w:rPr>
                    <w:ins w:id="2505" w:author="ACER" w:date="2026-07-06T00:11:00Z"/>
                  </w:rPr>
                </w:rPrChange>
              </w:rPr>
            </w:pPr>
            <w:ins w:id="2506" w:author="ACER" w:date="2026-07-06T00:11:00Z">
              <w:r w:rsidRPr="002406F6">
                <w:rPr>
                  <w:color w:val="000000" w:themeColor="text1"/>
                  <w:sz w:val="26"/>
                  <w:szCs w:val="26"/>
                  <w:rPrChange w:id="2507" w:author="ACER" w:date="2026-07-06T00:12:00Z">
                    <w:rPr/>
                  </w:rPrChange>
                </w:rPr>
                <w:t>32,7</w:t>
              </w:r>
            </w:ins>
          </w:p>
        </w:tc>
      </w:tr>
      <w:tr w:rsidR="00902EB5" w:rsidRPr="002406F6" w14:paraId="418C6317" w14:textId="77777777" w:rsidTr="00902EB5">
        <w:trPr>
          <w:jc w:val="center"/>
          <w:ins w:id="2508" w:author="ACER" w:date="2026-07-06T00:11:00Z"/>
        </w:trPr>
        <w:tc>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09" w:author="ACER" w:date="2026-07-06T15:56:00Z">
              <w:tcPr>
                <w:tcW w:w="24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28929F1" w14:textId="77777777" w:rsidR="00902EB5" w:rsidRPr="002406F6" w:rsidRDefault="00902EB5">
            <w:pPr>
              <w:pStyle w:val="TableText"/>
              <w:jc w:val="center"/>
              <w:rPr>
                <w:ins w:id="2510" w:author="ACER" w:date="2026-07-06T00:11:00Z"/>
                <w:color w:val="000000" w:themeColor="text1"/>
                <w:sz w:val="26"/>
                <w:szCs w:val="26"/>
                <w:rPrChange w:id="2511" w:author="ACER" w:date="2026-07-06T00:12:00Z">
                  <w:rPr>
                    <w:ins w:id="2512" w:author="ACER" w:date="2026-07-06T00:11:00Z"/>
                  </w:rPr>
                </w:rPrChange>
              </w:rPr>
              <w:pPrChange w:id="2513" w:author="ACER" w:date="2026-07-06T15:56:00Z">
                <w:pPr>
                  <w:pStyle w:val="TableText"/>
                </w:pPr>
              </w:pPrChange>
            </w:pPr>
            <w:ins w:id="2514" w:author="ACER" w:date="2026-07-06T00:11:00Z">
              <w:r w:rsidRPr="002406F6">
                <w:rPr>
                  <w:color w:val="000000" w:themeColor="text1"/>
                  <w:sz w:val="26"/>
                  <w:szCs w:val="26"/>
                  <w:rPrChange w:id="2515" w:author="ACER" w:date="2026-07-06T00:12:00Z">
                    <w:rPr/>
                  </w:rPrChange>
                </w:rPr>
                <w:t>6 giờ</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16"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31AC10A" w14:textId="77777777" w:rsidR="00902EB5" w:rsidRPr="002406F6" w:rsidRDefault="00902EB5" w:rsidP="00902EB5">
            <w:pPr>
              <w:pStyle w:val="TableText"/>
              <w:jc w:val="center"/>
              <w:rPr>
                <w:ins w:id="2517" w:author="ACER" w:date="2026-07-06T00:11:00Z"/>
                <w:color w:val="000000" w:themeColor="text1"/>
                <w:sz w:val="26"/>
                <w:szCs w:val="26"/>
                <w:rPrChange w:id="2518" w:author="ACER" w:date="2026-07-06T00:12:00Z">
                  <w:rPr>
                    <w:ins w:id="2519" w:author="ACER" w:date="2026-07-06T00:11:00Z"/>
                  </w:rPr>
                </w:rPrChange>
              </w:rPr>
            </w:pPr>
            <w:ins w:id="2520" w:author="ACER" w:date="2026-07-06T00:11:00Z">
              <w:r w:rsidRPr="002406F6">
                <w:rPr>
                  <w:color w:val="000000" w:themeColor="text1"/>
                  <w:sz w:val="26"/>
                  <w:szCs w:val="26"/>
                  <w:rPrChange w:id="2521" w:author="ACER" w:date="2026-07-06T00:12:00Z">
                    <w:rPr/>
                  </w:rPrChange>
                </w:rPr>
                <w:t>242,9</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22"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146C8936" w14:textId="77777777" w:rsidR="00902EB5" w:rsidRPr="002406F6" w:rsidRDefault="00902EB5" w:rsidP="00902EB5">
            <w:pPr>
              <w:pStyle w:val="TableText"/>
              <w:jc w:val="center"/>
              <w:rPr>
                <w:ins w:id="2523" w:author="ACER" w:date="2026-07-06T00:11:00Z"/>
                <w:color w:val="000000" w:themeColor="text1"/>
                <w:sz w:val="26"/>
                <w:szCs w:val="26"/>
                <w:rPrChange w:id="2524" w:author="ACER" w:date="2026-07-06T00:12:00Z">
                  <w:rPr>
                    <w:ins w:id="2525" w:author="ACER" w:date="2026-07-06T00:11:00Z"/>
                  </w:rPr>
                </w:rPrChange>
              </w:rPr>
            </w:pPr>
            <w:ins w:id="2526" w:author="ACER" w:date="2026-07-06T00:11:00Z">
              <w:r w:rsidRPr="002406F6">
                <w:rPr>
                  <w:color w:val="000000" w:themeColor="text1"/>
                  <w:sz w:val="26"/>
                  <w:szCs w:val="26"/>
                  <w:rPrChange w:id="2527" w:author="ACER" w:date="2026-07-06T00:12:00Z">
                    <w:rPr/>
                  </w:rPrChange>
                </w:rPr>
                <w:t>90,2</w:t>
              </w:r>
            </w:ins>
          </w:p>
        </w:tc>
        <w:tc>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28" w:author="ACER" w:date="2026-07-06T15:56:00Z">
              <w:tcPr>
                <w:tcW w:w="1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2D8884D" w14:textId="77777777" w:rsidR="00902EB5" w:rsidRPr="002406F6" w:rsidRDefault="00902EB5" w:rsidP="00902EB5">
            <w:pPr>
              <w:pStyle w:val="TableText"/>
              <w:jc w:val="center"/>
              <w:rPr>
                <w:ins w:id="2529" w:author="ACER" w:date="2026-07-06T00:11:00Z"/>
                <w:color w:val="000000" w:themeColor="text1"/>
                <w:sz w:val="26"/>
                <w:szCs w:val="26"/>
                <w:rPrChange w:id="2530" w:author="ACER" w:date="2026-07-06T00:12:00Z">
                  <w:rPr>
                    <w:ins w:id="2531" w:author="ACER" w:date="2026-07-06T00:11:00Z"/>
                  </w:rPr>
                </w:rPrChange>
              </w:rPr>
            </w:pPr>
            <w:ins w:id="2532" w:author="ACER" w:date="2026-07-06T00:11:00Z">
              <w:r w:rsidRPr="002406F6">
                <w:rPr>
                  <w:color w:val="000000" w:themeColor="text1"/>
                  <w:sz w:val="26"/>
                  <w:szCs w:val="26"/>
                  <w:rPrChange w:id="2533" w:author="ACER" w:date="2026-07-06T00:12:00Z">
                    <w:rPr/>
                  </w:rPrChange>
                </w:rPr>
                <w:t>0,772</w:t>
              </w:r>
            </w:ins>
          </w:p>
        </w:tc>
        <w:tc>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34" w:author="ACER" w:date="2026-07-06T15:56:00Z">
              <w:tcPr>
                <w:tcW w:w="17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7F1C7D7" w14:textId="77777777" w:rsidR="00902EB5" w:rsidRPr="002406F6" w:rsidRDefault="00902EB5" w:rsidP="00902EB5">
            <w:pPr>
              <w:pStyle w:val="TableText"/>
              <w:jc w:val="center"/>
              <w:rPr>
                <w:ins w:id="2535" w:author="ACER" w:date="2026-07-06T00:11:00Z"/>
                <w:color w:val="000000" w:themeColor="text1"/>
                <w:sz w:val="26"/>
                <w:szCs w:val="26"/>
                <w:rPrChange w:id="2536" w:author="ACER" w:date="2026-07-06T00:12:00Z">
                  <w:rPr>
                    <w:ins w:id="2537" w:author="ACER" w:date="2026-07-06T00:11:00Z"/>
                  </w:rPr>
                </w:rPrChange>
              </w:rPr>
            </w:pPr>
            <w:ins w:id="2538" w:author="ACER" w:date="2026-07-06T00:11:00Z">
              <w:r w:rsidRPr="002406F6">
                <w:rPr>
                  <w:color w:val="000000" w:themeColor="text1"/>
                  <w:sz w:val="26"/>
                  <w:szCs w:val="26"/>
                  <w:rPrChange w:id="2539" w:author="ACER" w:date="2026-07-06T00:12:00Z">
                    <w:rPr/>
                  </w:rPrChange>
                </w:rPr>
                <w:t>36,8</w:t>
              </w:r>
            </w:ins>
          </w:p>
        </w:tc>
      </w:tr>
    </w:tbl>
    <w:p w14:paraId="41C236FB" w14:textId="77777777" w:rsidR="00902EB5" w:rsidRPr="002406F6" w:rsidRDefault="00902EB5">
      <w:pPr>
        <w:rPr>
          <w:ins w:id="2540" w:author="ACER" w:date="2026-07-06T00:13:00Z"/>
          <w:sz w:val="26"/>
          <w:szCs w:val="26"/>
        </w:rPr>
      </w:pPr>
      <w:ins w:id="2541" w:author="ACER" w:date="2026-07-06T00:11:00Z">
        <w:r w:rsidRPr="002406F6">
          <w:rPr>
            <w:sz w:val="26"/>
            <w:szCs w:val="26"/>
          </w:rPr>
          <w:t xml:space="preserve">Trong một sự kiện lũ điển hình (trận lũ tháng 10/2025, lưu lượng đỉnh khoảng 4.800 m³/s), hai mô hình thể hiện vai trò bổ trợ rõ rệt: ARIMAX cho một đỉnh lũ trơn tru phục vụ điều độ ngắn hạn, trong khi LSTM bám sát nhánh lũ lên và cung cấp dải bất định Q10 — Q90 phục vụ đánh giá kịch bản và cảnh báo sớm (Hình </w:t>
        </w:r>
      </w:ins>
      <w:r w:rsidRPr="002406F6">
        <w:rPr>
          <w:sz w:val="26"/>
          <w:szCs w:val="26"/>
        </w:rPr>
        <w:t>20</w:t>
      </w:r>
      <w:ins w:id="2542" w:author="ACER" w:date="2026-07-06T00:11:00Z">
        <w:r w:rsidRPr="002406F6">
          <w:rPr>
            <w:sz w:val="26"/>
            <w:szCs w:val="26"/>
          </w:rPr>
          <w:t>). Bảng 6 tóm tắt vai trò của hai mô hình trong hệ thống.</w:t>
        </w:r>
      </w:ins>
    </w:p>
    <w:p w14:paraId="52C41BEA" w14:textId="77777777" w:rsidR="00902EB5" w:rsidRPr="002406F6" w:rsidRDefault="00902EB5" w:rsidP="00902EB5">
      <w:pPr>
        <w:keepNext/>
        <w:spacing w:before="100" w:after="40"/>
        <w:jc w:val="center"/>
        <w:rPr>
          <w:ins w:id="2543" w:author="ACER" w:date="2026-07-06T00:13:00Z"/>
          <w:sz w:val="26"/>
          <w:szCs w:val="26"/>
        </w:rPr>
      </w:pPr>
      <w:ins w:id="2544" w:author="ACER" w:date="2026-07-06T00:13:00Z">
        <w:r w:rsidRPr="002406F6">
          <w:rPr>
            <w:sz w:val="26"/>
            <w:szCs w:val="26"/>
            <w:lang w:val="en-US"/>
          </w:rPr>
          <w:lastRenderedPageBreak/>
          <w:drawing>
            <wp:inline distT="0" distB="0" distL="0" distR="0" wp14:anchorId="011E8B54" wp14:editId="0BD3D6EE">
              <wp:extent cx="5391150" cy="2409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91150" cy="2409825"/>
                      </a:xfrm>
                      <a:prstGeom prst="rect">
                        <a:avLst/>
                      </a:prstGeom>
                    </pic:spPr>
                  </pic:pic>
                </a:graphicData>
              </a:graphic>
            </wp:inline>
          </w:drawing>
        </w:r>
      </w:ins>
    </w:p>
    <w:p w14:paraId="486FCCF4" w14:textId="77777777" w:rsidR="00902EB5" w:rsidRPr="002406F6" w:rsidRDefault="00902EB5" w:rsidP="00902EB5">
      <w:pPr>
        <w:pStyle w:val="Caption"/>
        <w:rPr>
          <w:ins w:id="2545" w:author="ACER" w:date="2026-07-06T00:13:00Z"/>
          <w:szCs w:val="26"/>
        </w:rPr>
      </w:pPr>
      <w:bookmarkStart w:id="2546" w:name="_Toc234182139"/>
      <w:bookmarkStart w:id="2547" w:name="_Toc234274193"/>
      <w:r w:rsidRPr="002406F6">
        <w:rPr>
          <w:szCs w:val="26"/>
        </w:rPr>
        <w:t xml:space="preserve">Hình </w:t>
      </w:r>
      <w:r w:rsidRPr="002406F6">
        <w:rPr>
          <w:szCs w:val="26"/>
        </w:rPr>
        <w:fldChar w:fldCharType="begin"/>
      </w:r>
      <w:r w:rsidRPr="002406F6">
        <w:rPr>
          <w:szCs w:val="26"/>
        </w:rPr>
        <w:instrText xml:space="preserve"> SEQ Hình \* ARABIC </w:instrText>
      </w:r>
      <w:r w:rsidRPr="002406F6">
        <w:rPr>
          <w:szCs w:val="26"/>
        </w:rPr>
        <w:fldChar w:fldCharType="separate"/>
      </w:r>
      <w:r w:rsidRPr="002406F6">
        <w:rPr>
          <w:szCs w:val="26"/>
        </w:rPr>
        <w:t>20</w:t>
      </w:r>
      <w:r w:rsidRPr="002406F6">
        <w:rPr>
          <w:szCs w:val="26"/>
        </w:rPr>
        <w:fldChar w:fldCharType="end"/>
      </w:r>
      <w:r w:rsidRPr="002406F6">
        <w:rPr>
          <w:szCs w:val="26"/>
        </w:rPr>
        <w:t xml:space="preserve">. </w:t>
      </w:r>
      <w:ins w:id="2548" w:author="ACER" w:date="2026-07-06T00:13:00Z">
        <w:r w:rsidRPr="002406F6">
          <w:rPr>
            <w:szCs w:val="26"/>
          </w:rPr>
          <w:t>Mô phỏng lại trận lũ tháng 10/2025 bằng mô hình LSTM với dải bất định Q10 — Q90.</w:t>
        </w:r>
        <w:bookmarkEnd w:id="2546"/>
        <w:bookmarkEnd w:id="2547"/>
      </w:ins>
    </w:p>
    <w:p w14:paraId="04168A88" w14:textId="77777777" w:rsidR="00902EB5" w:rsidRPr="002406F6" w:rsidRDefault="00902EB5" w:rsidP="00902EB5">
      <w:pPr>
        <w:pStyle w:val="Caption"/>
        <w:rPr>
          <w:ins w:id="2549" w:author="ACER" w:date="2026-07-06T00:13:00Z"/>
          <w:szCs w:val="26"/>
        </w:rPr>
      </w:pPr>
      <w:bookmarkStart w:id="2550" w:name="_Toc234182145"/>
      <w:bookmarkStart w:id="2551" w:name="_Toc234274200"/>
      <w:r w:rsidRPr="002406F6">
        <w:rPr>
          <w:szCs w:val="26"/>
        </w:rPr>
        <w:t xml:space="preserve">Bảng </w:t>
      </w:r>
      <w:r w:rsidRPr="002406F6">
        <w:rPr>
          <w:szCs w:val="26"/>
        </w:rPr>
        <w:fldChar w:fldCharType="begin"/>
      </w:r>
      <w:r w:rsidRPr="002406F6">
        <w:rPr>
          <w:szCs w:val="26"/>
        </w:rPr>
        <w:instrText xml:space="preserve"> SEQ Bảng \* ARABIC </w:instrText>
      </w:r>
      <w:r w:rsidRPr="002406F6">
        <w:rPr>
          <w:szCs w:val="26"/>
        </w:rPr>
        <w:fldChar w:fldCharType="separate"/>
      </w:r>
      <w:r w:rsidRPr="002406F6">
        <w:rPr>
          <w:szCs w:val="26"/>
        </w:rPr>
        <w:t>7</w:t>
      </w:r>
      <w:r w:rsidRPr="002406F6">
        <w:rPr>
          <w:szCs w:val="26"/>
        </w:rPr>
        <w:fldChar w:fldCharType="end"/>
      </w:r>
      <w:r w:rsidRPr="002406F6">
        <w:rPr>
          <w:szCs w:val="26"/>
        </w:rPr>
        <w:t xml:space="preserve">. </w:t>
      </w:r>
      <w:ins w:id="2552" w:author="ACER" w:date="2026-07-06T00:13:00Z">
        <w:r w:rsidRPr="002406F6">
          <w:rPr>
            <w:szCs w:val="26"/>
          </w:rPr>
          <w:t>So sánh vai trò của hai mô hình trong bộ máy dự báo của hệ thống.</w:t>
        </w:r>
        <w:bookmarkEnd w:id="2550"/>
        <w:bookmarkEnd w:id="2551"/>
      </w:ins>
    </w:p>
    <w:tbl>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Change w:id="2553" w:author="ACER" w:date="2026-07-06T00:13:00Z">
          <w:tblPr>
            <w:tblW w:w="9000" w:type="dxa"/>
            <w:jc w:val="center"/>
            <w:tblBorders>
              <w:top w:val="single" w:sz="4" w:space="0" w:color="9BA7B5"/>
              <w:left w:val="single" w:sz="4" w:space="0" w:color="9BA7B5"/>
              <w:bottom w:val="single" w:sz="4" w:space="0" w:color="9BA7B5"/>
              <w:right w:val="single" w:sz="4" w:space="0" w:color="9BA7B5"/>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600"/>
        <w:gridCol w:w="3200"/>
        <w:gridCol w:w="3200"/>
        <w:tblGridChange w:id="2554">
          <w:tblGrid>
            <w:gridCol w:w="2600"/>
            <w:gridCol w:w="3200"/>
            <w:gridCol w:w="3200"/>
          </w:tblGrid>
        </w:tblGridChange>
      </w:tblGrid>
      <w:tr w:rsidR="00902EB5" w:rsidRPr="002406F6" w14:paraId="01A3E3EB" w14:textId="77777777" w:rsidTr="00902EB5">
        <w:trPr>
          <w:tblHeader/>
          <w:jc w:val="center"/>
          <w:ins w:id="2555" w:author="ACER" w:date="2026-07-06T00:13:00Z"/>
          <w:trPrChange w:id="2556" w:author="ACER" w:date="2026-07-06T00:13:00Z">
            <w:trPr>
              <w:tblHeader/>
              <w:jc w:val="center"/>
            </w:trPr>
          </w:trPrChange>
        </w:trPr>
        <w:tc>
          <w:tcPr>
            <w:tcW w:w="26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2557" w:author="ACER" w:date="2026-07-06T00:13:00Z">
              <w:tcPr>
                <w:tcW w:w="26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6FCD275F" w14:textId="77777777" w:rsidR="00902EB5" w:rsidRPr="002406F6" w:rsidRDefault="00902EB5" w:rsidP="00902EB5">
            <w:pPr>
              <w:pStyle w:val="TableText"/>
              <w:jc w:val="center"/>
              <w:rPr>
                <w:ins w:id="2558" w:author="ACER" w:date="2026-07-06T00:13:00Z"/>
                <w:color w:val="000000" w:themeColor="text1"/>
                <w:sz w:val="26"/>
                <w:szCs w:val="26"/>
                <w:rPrChange w:id="2559" w:author="ACER" w:date="2026-07-06T17:04:00Z">
                  <w:rPr>
                    <w:ins w:id="2560" w:author="ACER" w:date="2026-07-06T00:13:00Z"/>
                  </w:rPr>
                </w:rPrChange>
              </w:rPr>
            </w:pPr>
            <w:ins w:id="2561" w:author="ACER" w:date="2026-07-06T00:13:00Z">
              <w:r w:rsidRPr="002406F6">
                <w:rPr>
                  <w:b/>
                  <w:bCs/>
                  <w:color w:val="000000" w:themeColor="text1"/>
                  <w:sz w:val="26"/>
                  <w:szCs w:val="26"/>
                  <w:rPrChange w:id="2562" w:author="ACER" w:date="2026-07-06T17:04:00Z">
                    <w:rPr>
                      <w:b/>
                      <w:bCs/>
                      <w:color w:val="1F3864"/>
                    </w:rPr>
                  </w:rPrChange>
                </w:rPr>
                <w:t>Tiêu chí</w:t>
              </w:r>
            </w:ins>
          </w:p>
        </w:tc>
        <w:tc>
          <w:tcPr>
            <w:tcW w:w="32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2563" w:author="ACER" w:date="2026-07-06T00:13:00Z">
              <w:tcPr>
                <w:tcW w:w="32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2C6C488C" w14:textId="77777777" w:rsidR="00902EB5" w:rsidRPr="002406F6" w:rsidRDefault="00902EB5" w:rsidP="00902EB5">
            <w:pPr>
              <w:pStyle w:val="TableText"/>
              <w:jc w:val="center"/>
              <w:rPr>
                <w:ins w:id="2564" w:author="ACER" w:date="2026-07-06T00:13:00Z"/>
                <w:color w:val="000000" w:themeColor="text1"/>
                <w:sz w:val="26"/>
                <w:szCs w:val="26"/>
                <w:rPrChange w:id="2565" w:author="ACER" w:date="2026-07-06T17:04:00Z">
                  <w:rPr>
                    <w:ins w:id="2566" w:author="ACER" w:date="2026-07-06T00:13:00Z"/>
                  </w:rPr>
                </w:rPrChange>
              </w:rPr>
            </w:pPr>
            <w:ins w:id="2567" w:author="ACER" w:date="2026-07-06T00:13:00Z">
              <w:r w:rsidRPr="002406F6">
                <w:rPr>
                  <w:b/>
                  <w:bCs/>
                  <w:color w:val="000000" w:themeColor="text1"/>
                  <w:sz w:val="26"/>
                  <w:szCs w:val="26"/>
                  <w:rPrChange w:id="2568" w:author="ACER" w:date="2026-07-06T17:04:00Z">
                    <w:rPr>
                      <w:b/>
                      <w:bCs/>
                      <w:color w:val="1F3864"/>
                    </w:rPr>
                  </w:rPrChange>
                </w:rPr>
                <w:t>ARIMAX</w:t>
              </w:r>
            </w:ins>
          </w:p>
        </w:tc>
        <w:tc>
          <w:tcPr>
            <w:tcW w:w="32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Change w:id="2569" w:author="ACER" w:date="2026-07-06T00:13:00Z">
              <w:tcPr>
                <w:tcW w:w="3200" w:type="dxa"/>
                <w:tcBorders>
                  <w:top w:val="single" w:sz="4" w:space="0" w:color="9BA7B5"/>
                  <w:left w:val="single" w:sz="4" w:space="0" w:color="9BA7B5"/>
                  <w:bottom w:val="single" w:sz="4" w:space="0" w:color="9BA7B5"/>
                  <w:right w:val="single" w:sz="4" w:space="0" w:color="9BA7B5"/>
                </w:tcBorders>
                <w:shd w:val="clear" w:color="auto" w:fill="DCE6F1"/>
                <w:tcMar>
                  <w:top w:w="40" w:type="dxa"/>
                  <w:left w:w="90" w:type="dxa"/>
                  <w:bottom w:w="40" w:type="dxa"/>
                  <w:right w:w="90" w:type="dxa"/>
                </w:tcMar>
                <w:vAlign w:val="center"/>
              </w:tcPr>
            </w:tcPrChange>
          </w:tcPr>
          <w:p w14:paraId="5127DF07" w14:textId="77777777" w:rsidR="00902EB5" w:rsidRPr="002406F6" w:rsidRDefault="00902EB5" w:rsidP="00902EB5">
            <w:pPr>
              <w:pStyle w:val="TableText"/>
              <w:jc w:val="center"/>
              <w:rPr>
                <w:ins w:id="2570" w:author="ACER" w:date="2026-07-06T00:13:00Z"/>
                <w:color w:val="000000" w:themeColor="text1"/>
                <w:sz w:val="26"/>
                <w:szCs w:val="26"/>
                <w:rPrChange w:id="2571" w:author="ACER" w:date="2026-07-06T17:04:00Z">
                  <w:rPr>
                    <w:ins w:id="2572" w:author="ACER" w:date="2026-07-06T00:13:00Z"/>
                  </w:rPr>
                </w:rPrChange>
              </w:rPr>
            </w:pPr>
            <w:ins w:id="2573" w:author="ACER" w:date="2026-07-06T00:13:00Z">
              <w:r w:rsidRPr="002406F6">
                <w:rPr>
                  <w:b/>
                  <w:bCs/>
                  <w:color w:val="000000" w:themeColor="text1"/>
                  <w:sz w:val="26"/>
                  <w:szCs w:val="26"/>
                  <w:rPrChange w:id="2574" w:author="ACER" w:date="2026-07-06T17:04:00Z">
                    <w:rPr>
                      <w:b/>
                      <w:bCs/>
                      <w:color w:val="1F3864"/>
                    </w:rPr>
                  </w:rPrChange>
                </w:rPr>
                <w:t>LSTM Encoder — Decoder</w:t>
              </w:r>
            </w:ins>
          </w:p>
        </w:tc>
      </w:tr>
      <w:tr w:rsidR="00902EB5" w:rsidRPr="002406F6" w14:paraId="152817F5" w14:textId="77777777" w:rsidTr="00902EB5">
        <w:trPr>
          <w:jc w:val="center"/>
          <w:ins w:id="2575" w:author="ACER" w:date="2026-07-06T00:13:00Z"/>
          <w:trPrChange w:id="2576"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77"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76B4FB8" w14:textId="77777777" w:rsidR="00902EB5" w:rsidRPr="002406F6" w:rsidRDefault="00902EB5" w:rsidP="00902EB5">
            <w:pPr>
              <w:pStyle w:val="TableText"/>
              <w:rPr>
                <w:ins w:id="2578" w:author="ACER" w:date="2026-07-06T00:13:00Z"/>
                <w:color w:val="000000" w:themeColor="text1"/>
                <w:sz w:val="26"/>
                <w:szCs w:val="26"/>
                <w:rPrChange w:id="2579" w:author="ACER" w:date="2026-07-06T17:04:00Z">
                  <w:rPr>
                    <w:ins w:id="2580" w:author="ACER" w:date="2026-07-06T00:13:00Z"/>
                  </w:rPr>
                </w:rPrChange>
              </w:rPr>
            </w:pPr>
            <w:ins w:id="2581" w:author="ACER" w:date="2026-07-06T00:13:00Z">
              <w:r w:rsidRPr="002406F6">
                <w:rPr>
                  <w:color w:val="000000" w:themeColor="text1"/>
                  <w:sz w:val="26"/>
                  <w:szCs w:val="26"/>
                  <w:rPrChange w:id="2582" w:author="ACER" w:date="2026-07-06T17:04:00Z">
                    <w:rPr/>
                  </w:rPrChange>
                </w:rPr>
                <w:t>Chân trời dự báo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83"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ADDF2CD" w14:textId="77777777" w:rsidR="00902EB5" w:rsidRPr="002406F6" w:rsidRDefault="00902EB5" w:rsidP="00902EB5">
            <w:pPr>
              <w:pStyle w:val="TableText"/>
              <w:rPr>
                <w:ins w:id="2584" w:author="ACER" w:date="2026-07-06T00:13:00Z"/>
                <w:color w:val="000000" w:themeColor="text1"/>
                <w:sz w:val="26"/>
                <w:szCs w:val="26"/>
                <w:rPrChange w:id="2585" w:author="ACER" w:date="2026-07-06T17:04:00Z">
                  <w:rPr>
                    <w:ins w:id="2586" w:author="ACER" w:date="2026-07-06T00:13:00Z"/>
                  </w:rPr>
                </w:rPrChange>
              </w:rPr>
            </w:pPr>
            <w:ins w:id="2587" w:author="ACER" w:date="2026-07-06T00:13:00Z">
              <w:r w:rsidRPr="002406F6">
                <w:rPr>
                  <w:color w:val="000000" w:themeColor="text1"/>
                  <w:sz w:val="26"/>
                  <w:szCs w:val="26"/>
                  <w:rPrChange w:id="2588" w:author="ACER" w:date="2026-07-06T17:04:00Z">
                    <w:rPr/>
                  </w:rPrChange>
                </w:rPr>
                <w:t>1 — 6 giờ (ngắn hạn)</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89"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6FB88736" w14:textId="77777777" w:rsidR="00902EB5" w:rsidRPr="002406F6" w:rsidRDefault="00902EB5" w:rsidP="00902EB5">
            <w:pPr>
              <w:pStyle w:val="TableText"/>
              <w:rPr>
                <w:ins w:id="2590" w:author="ACER" w:date="2026-07-06T00:13:00Z"/>
                <w:color w:val="000000" w:themeColor="text1"/>
                <w:sz w:val="26"/>
                <w:szCs w:val="26"/>
                <w:rPrChange w:id="2591" w:author="ACER" w:date="2026-07-06T17:04:00Z">
                  <w:rPr>
                    <w:ins w:id="2592" w:author="ACER" w:date="2026-07-06T00:13:00Z"/>
                  </w:rPr>
                </w:rPrChange>
              </w:rPr>
            </w:pPr>
            <w:ins w:id="2593" w:author="ACER" w:date="2026-07-06T00:13:00Z">
              <w:r w:rsidRPr="002406F6">
                <w:rPr>
                  <w:color w:val="000000" w:themeColor="text1"/>
                  <w:sz w:val="26"/>
                  <w:szCs w:val="26"/>
                  <w:rPrChange w:id="2594" w:author="ACER" w:date="2026-07-06T17:04:00Z">
                    <w:rPr/>
                  </w:rPrChange>
                </w:rPr>
                <w:t>12 — 24 giờ (đa bước)</w:t>
              </w:r>
            </w:ins>
          </w:p>
        </w:tc>
      </w:tr>
      <w:tr w:rsidR="00902EB5" w:rsidRPr="002406F6" w14:paraId="44D9DE0B" w14:textId="77777777" w:rsidTr="00902EB5">
        <w:trPr>
          <w:jc w:val="center"/>
          <w:ins w:id="2595" w:author="ACER" w:date="2026-07-06T00:13:00Z"/>
          <w:trPrChange w:id="2596"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597"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E2BD6DD" w14:textId="77777777" w:rsidR="00902EB5" w:rsidRPr="002406F6" w:rsidRDefault="00902EB5" w:rsidP="00902EB5">
            <w:pPr>
              <w:pStyle w:val="TableText"/>
              <w:rPr>
                <w:ins w:id="2598" w:author="ACER" w:date="2026-07-06T00:13:00Z"/>
                <w:color w:val="000000" w:themeColor="text1"/>
                <w:sz w:val="26"/>
                <w:szCs w:val="26"/>
                <w:rPrChange w:id="2599" w:author="ACER" w:date="2026-07-06T17:04:00Z">
                  <w:rPr>
                    <w:ins w:id="2600" w:author="ACER" w:date="2026-07-06T00:13:00Z"/>
                  </w:rPr>
                </w:rPrChange>
              </w:rPr>
            </w:pPr>
            <w:ins w:id="2601" w:author="ACER" w:date="2026-07-06T00:13:00Z">
              <w:r w:rsidRPr="002406F6">
                <w:rPr>
                  <w:color w:val="000000" w:themeColor="text1"/>
                  <w:sz w:val="26"/>
                  <w:szCs w:val="26"/>
                  <w:rPrChange w:id="2602" w:author="ACER" w:date="2026-07-06T17:04:00Z">
                    <w:rPr/>
                  </w:rPrChange>
                </w:rPr>
                <w:t>Định dạng dự báo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03"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32DEB35A" w14:textId="77777777" w:rsidR="00902EB5" w:rsidRPr="002406F6" w:rsidRDefault="00902EB5" w:rsidP="00902EB5">
            <w:pPr>
              <w:pStyle w:val="TableText"/>
              <w:rPr>
                <w:ins w:id="2604" w:author="ACER" w:date="2026-07-06T00:13:00Z"/>
                <w:color w:val="000000" w:themeColor="text1"/>
                <w:sz w:val="26"/>
                <w:szCs w:val="26"/>
                <w:rPrChange w:id="2605" w:author="ACER" w:date="2026-07-06T17:04:00Z">
                  <w:rPr>
                    <w:ins w:id="2606" w:author="ACER" w:date="2026-07-06T00:13:00Z"/>
                  </w:rPr>
                </w:rPrChange>
              </w:rPr>
            </w:pPr>
            <w:ins w:id="2607" w:author="ACER" w:date="2026-07-06T00:13:00Z">
              <w:r w:rsidRPr="002406F6">
                <w:rPr>
                  <w:color w:val="000000" w:themeColor="text1"/>
                  <w:sz w:val="26"/>
                  <w:szCs w:val="26"/>
                  <w:rPrChange w:id="2608" w:author="ACER" w:date="2026-07-06T17:04:00Z">
                    <w:rPr/>
                  </w:rPrChange>
                </w:rPr>
                <w:t>Tất định (một quỹ đạo)</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09"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4936015" w14:textId="77777777" w:rsidR="00902EB5" w:rsidRPr="002406F6" w:rsidRDefault="00902EB5" w:rsidP="00902EB5">
            <w:pPr>
              <w:pStyle w:val="TableText"/>
              <w:rPr>
                <w:ins w:id="2610" w:author="ACER" w:date="2026-07-06T00:13:00Z"/>
                <w:color w:val="000000" w:themeColor="text1"/>
                <w:sz w:val="26"/>
                <w:szCs w:val="26"/>
                <w:rPrChange w:id="2611" w:author="ACER" w:date="2026-07-06T17:04:00Z">
                  <w:rPr>
                    <w:ins w:id="2612" w:author="ACER" w:date="2026-07-06T00:13:00Z"/>
                  </w:rPr>
                </w:rPrChange>
              </w:rPr>
            </w:pPr>
            <w:ins w:id="2613" w:author="ACER" w:date="2026-07-06T00:13:00Z">
              <w:r w:rsidRPr="002406F6">
                <w:rPr>
                  <w:color w:val="000000" w:themeColor="text1"/>
                  <w:sz w:val="26"/>
                  <w:szCs w:val="26"/>
                  <w:rPrChange w:id="2614" w:author="ACER" w:date="2026-07-06T17:04:00Z">
                    <w:rPr/>
                  </w:rPrChange>
                </w:rPr>
                <w:t>Xác suất (dải P10/P50/P90)</w:t>
              </w:r>
            </w:ins>
          </w:p>
        </w:tc>
      </w:tr>
      <w:tr w:rsidR="00902EB5" w:rsidRPr="002406F6" w14:paraId="6C32CB65" w14:textId="77777777" w:rsidTr="00902EB5">
        <w:trPr>
          <w:jc w:val="center"/>
          <w:ins w:id="2615" w:author="ACER" w:date="2026-07-06T00:13:00Z"/>
          <w:trPrChange w:id="2616"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17"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52832B8" w14:textId="77777777" w:rsidR="00902EB5" w:rsidRPr="002406F6" w:rsidRDefault="00902EB5" w:rsidP="00902EB5">
            <w:pPr>
              <w:pStyle w:val="TableText"/>
              <w:rPr>
                <w:ins w:id="2618" w:author="ACER" w:date="2026-07-06T00:13:00Z"/>
                <w:color w:val="000000" w:themeColor="text1"/>
                <w:sz w:val="26"/>
                <w:szCs w:val="26"/>
                <w:rPrChange w:id="2619" w:author="ACER" w:date="2026-07-06T17:04:00Z">
                  <w:rPr>
                    <w:ins w:id="2620" w:author="ACER" w:date="2026-07-06T00:13:00Z"/>
                  </w:rPr>
                </w:rPrChange>
              </w:rPr>
            </w:pPr>
            <w:ins w:id="2621" w:author="ACER" w:date="2026-07-06T00:13:00Z">
              <w:r w:rsidRPr="002406F6">
                <w:rPr>
                  <w:color w:val="000000" w:themeColor="text1"/>
                  <w:sz w:val="26"/>
                  <w:szCs w:val="26"/>
                  <w:rPrChange w:id="2622" w:author="ACER" w:date="2026-07-06T17:04:00Z">
                    <w:rPr/>
                  </w:rPrChange>
                </w:rPr>
                <w:t>Vai trò trong hệ thống</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23"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222EBE2C" w14:textId="77777777" w:rsidR="00902EB5" w:rsidRPr="002406F6" w:rsidRDefault="00902EB5" w:rsidP="00902EB5">
            <w:pPr>
              <w:pStyle w:val="TableText"/>
              <w:rPr>
                <w:ins w:id="2624" w:author="ACER" w:date="2026-07-06T00:13:00Z"/>
                <w:color w:val="000000" w:themeColor="text1"/>
                <w:sz w:val="26"/>
                <w:szCs w:val="26"/>
                <w:rPrChange w:id="2625" w:author="ACER" w:date="2026-07-06T17:04:00Z">
                  <w:rPr>
                    <w:ins w:id="2626" w:author="ACER" w:date="2026-07-06T00:13:00Z"/>
                  </w:rPr>
                </w:rPrChange>
              </w:rPr>
            </w:pPr>
            <w:ins w:id="2627" w:author="ACER" w:date="2026-07-06T00:13:00Z">
              <w:r w:rsidRPr="002406F6">
                <w:rPr>
                  <w:color w:val="000000" w:themeColor="text1"/>
                  <w:sz w:val="26"/>
                  <w:szCs w:val="26"/>
                  <w:rPrChange w:id="2628" w:author="ACER" w:date="2026-07-06T17:04:00Z">
                    <w:rPr/>
                  </w:rPrChange>
                </w:rPr>
                <w:t>Vận hành thường xuyên, mùa khô</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29"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642653D" w14:textId="77777777" w:rsidR="00902EB5" w:rsidRPr="002406F6" w:rsidRDefault="00902EB5" w:rsidP="00902EB5">
            <w:pPr>
              <w:pStyle w:val="TableText"/>
              <w:rPr>
                <w:ins w:id="2630" w:author="ACER" w:date="2026-07-06T00:13:00Z"/>
                <w:color w:val="000000" w:themeColor="text1"/>
                <w:sz w:val="26"/>
                <w:szCs w:val="26"/>
                <w:rPrChange w:id="2631" w:author="ACER" w:date="2026-07-06T17:04:00Z">
                  <w:rPr>
                    <w:ins w:id="2632" w:author="ACER" w:date="2026-07-06T00:13:00Z"/>
                  </w:rPr>
                </w:rPrChange>
              </w:rPr>
            </w:pPr>
            <w:ins w:id="2633" w:author="ACER" w:date="2026-07-06T00:13:00Z">
              <w:r w:rsidRPr="002406F6">
                <w:rPr>
                  <w:color w:val="000000" w:themeColor="text1"/>
                  <w:sz w:val="26"/>
                  <w:szCs w:val="26"/>
                  <w:rPrChange w:id="2634" w:author="ACER" w:date="2026-07-06T17:04:00Z">
                    <w:rPr/>
                  </w:rPrChange>
                </w:rPr>
                <w:t>Cảnh báo lũ sớm, kế hoạch xả đón lũ</w:t>
              </w:r>
            </w:ins>
          </w:p>
        </w:tc>
      </w:tr>
      <w:tr w:rsidR="00902EB5" w:rsidRPr="002406F6" w14:paraId="7F1EF0B6" w14:textId="77777777" w:rsidTr="00902EB5">
        <w:trPr>
          <w:jc w:val="center"/>
          <w:ins w:id="2635" w:author="ACER" w:date="2026-07-06T00:13:00Z"/>
          <w:trPrChange w:id="2636" w:author="ACER" w:date="2026-07-06T00:13:00Z">
            <w:trPr>
              <w:jc w:val="center"/>
            </w:trPr>
          </w:trPrChange>
        </w:trPr>
        <w:tc>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37" w:author="ACER" w:date="2026-07-06T00:13:00Z">
              <w:tcPr>
                <w:tcW w:w="26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73B1D3CE" w14:textId="77777777" w:rsidR="00902EB5" w:rsidRPr="002406F6" w:rsidRDefault="00902EB5" w:rsidP="00902EB5">
            <w:pPr>
              <w:pStyle w:val="TableText"/>
              <w:rPr>
                <w:ins w:id="2638" w:author="ACER" w:date="2026-07-06T00:13:00Z"/>
                <w:color w:val="000000" w:themeColor="text1"/>
                <w:sz w:val="26"/>
                <w:szCs w:val="26"/>
                <w:rPrChange w:id="2639" w:author="ACER" w:date="2026-07-06T17:04:00Z">
                  <w:rPr>
                    <w:ins w:id="2640" w:author="ACER" w:date="2026-07-06T00:13:00Z"/>
                  </w:rPr>
                </w:rPrChange>
              </w:rPr>
            </w:pPr>
            <w:ins w:id="2641" w:author="ACER" w:date="2026-07-06T00:13:00Z">
              <w:r w:rsidRPr="002406F6">
                <w:rPr>
                  <w:color w:val="000000" w:themeColor="text1"/>
                  <w:sz w:val="26"/>
                  <w:szCs w:val="26"/>
                  <w:rPrChange w:id="2642" w:author="ACER" w:date="2026-07-06T17:04:00Z">
                    <w:rPr/>
                  </w:rPrChange>
                </w:rPr>
                <w:t>NSE đặc trưng</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43"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8177841" w14:textId="77777777" w:rsidR="00902EB5" w:rsidRPr="002406F6" w:rsidRDefault="00902EB5" w:rsidP="00902EB5">
            <w:pPr>
              <w:pStyle w:val="TableText"/>
              <w:rPr>
                <w:ins w:id="2644" w:author="ACER" w:date="2026-07-06T00:13:00Z"/>
                <w:color w:val="000000" w:themeColor="text1"/>
                <w:sz w:val="26"/>
                <w:szCs w:val="26"/>
                <w:rPrChange w:id="2645" w:author="ACER" w:date="2026-07-06T17:04:00Z">
                  <w:rPr>
                    <w:ins w:id="2646" w:author="ACER" w:date="2026-07-06T00:13:00Z"/>
                  </w:rPr>
                </w:rPrChange>
              </w:rPr>
            </w:pPr>
            <w:ins w:id="2647" w:author="ACER" w:date="2026-07-06T00:13:00Z">
              <w:r w:rsidRPr="002406F6">
                <w:rPr>
                  <w:color w:val="000000" w:themeColor="text1"/>
                  <w:sz w:val="26"/>
                  <w:szCs w:val="26"/>
                  <w:rPrChange w:id="2648" w:author="ACER" w:date="2026-07-06T17:04:00Z">
                    <w:rPr/>
                  </w:rPrChange>
                </w:rPr>
                <w:t>0,961 (1 giờ)</w:t>
              </w:r>
            </w:ins>
          </w:p>
        </w:tc>
        <w:tc>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Change w:id="2649" w:author="ACER" w:date="2026-07-06T00:13:00Z">
              <w:tcPr>
                <w:tcW w:w="3200" w:type="dxa"/>
                <w:tcBorders>
                  <w:top w:val="single" w:sz="4" w:space="0" w:color="9BA7B5"/>
                  <w:left w:val="single" w:sz="4" w:space="0" w:color="9BA7B5"/>
                  <w:bottom w:val="single" w:sz="4" w:space="0" w:color="9BA7B5"/>
                  <w:right w:val="single" w:sz="4" w:space="0" w:color="9BA7B5"/>
                </w:tcBorders>
                <w:tcMar>
                  <w:top w:w="30" w:type="dxa"/>
                  <w:left w:w="90" w:type="dxa"/>
                  <w:bottom w:w="30" w:type="dxa"/>
                  <w:right w:w="90" w:type="dxa"/>
                </w:tcMar>
                <w:vAlign w:val="center"/>
              </w:tcPr>
            </w:tcPrChange>
          </w:tcPr>
          <w:p w14:paraId="076D172E" w14:textId="77777777" w:rsidR="00902EB5" w:rsidRPr="002406F6" w:rsidRDefault="00902EB5" w:rsidP="00902EB5">
            <w:pPr>
              <w:pStyle w:val="TableText"/>
              <w:rPr>
                <w:ins w:id="2650" w:author="ACER" w:date="2026-07-06T00:13:00Z"/>
                <w:color w:val="000000" w:themeColor="text1"/>
                <w:sz w:val="26"/>
                <w:szCs w:val="26"/>
                <w:rPrChange w:id="2651" w:author="ACER" w:date="2026-07-06T17:04:00Z">
                  <w:rPr>
                    <w:ins w:id="2652" w:author="ACER" w:date="2026-07-06T00:13:00Z"/>
                  </w:rPr>
                </w:rPrChange>
              </w:rPr>
            </w:pPr>
            <w:ins w:id="2653" w:author="ACER" w:date="2026-07-06T00:13:00Z">
              <w:r w:rsidRPr="002406F6">
                <w:rPr>
                  <w:color w:val="000000" w:themeColor="text1"/>
                  <w:sz w:val="26"/>
                  <w:szCs w:val="26"/>
                  <w:rPrChange w:id="2654" w:author="ACER" w:date="2026-07-06T17:04:00Z">
                    <w:rPr/>
                  </w:rPrChange>
                </w:rPr>
                <w:t>0,63 — 0,70 (trung bình 16 hồ)</w:t>
              </w:r>
            </w:ins>
          </w:p>
        </w:tc>
      </w:tr>
    </w:tbl>
    <w:p w14:paraId="61056E60" w14:textId="77777777" w:rsidR="00902EB5" w:rsidRPr="002406F6" w:rsidRDefault="00902EB5">
      <w:pPr>
        <w:pStyle w:val="Heading2"/>
        <w:keepNext/>
        <w:keepLines/>
        <w:widowControl/>
        <w:numPr>
          <w:ilvl w:val="1"/>
          <w:numId w:val="25"/>
        </w:numPr>
        <w:autoSpaceDE/>
        <w:autoSpaceDN/>
        <w:spacing w:before="120" w:after="120" w:line="312" w:lineRule="auto"/>
        <w:rPr>
          <w:ins w:id="2655" w:author="ACER" w:date="2026-07-06T00:14:00Z"/>
          <w:sz w:val="26"/>
          <w:szCs w:val="26"/>
        </w:rPr>
        <w:pPrChange w:id="2656" w:author="ACER" w:date="2026-07-06T00:14:00Z">
          <w:pPr/>
        </w:pPrChange>
      </w:pPr>
      <w:bookmarkStart w:id="2657" w:name="_Toc234274165"/>
      <w:ins w:id="2658" w:author="ACER" w:date="2026-07-06T00:14:00Z">
        <w:r w:rsidRPr="002406F6">
          <w:rPr>
            <w:sz w:val="26"/>
            <w:szCs w:val="26"/>
          </w:rPr>
          <w:t>Giá trị khác biệt và khả năng áp dụng</w:t>
        </w:r>
        <w:bookmarkEnd w:id="2657"/>
        <w:r w:rsidRPr="002406F6" w:rsidDel="0070592F">
          <w:rPr>
            <w:sz w:val="26"/>
            <w:szCs w:val="26"/>
          </w:rPr>
          <w:t xml:space="preserve"> </w:t>
        </w:r>
      </w:ins>
    </w:p>
    <w:p w14:paraId="2868473F" w14:textId="77777777" w:rsidR="00902EB5" w:rsidRPr="002406F6" w:rsidRDefault="00902EB5" w:rsidP="00902EB5">
      <w:pPr>
        <w:rPr>
          <w:ins w:id="2659" w:author="ACER" w:date="2026-07-06T00:15:00Z"/>
          <w:sz w:val="26"/>
          <w:szCs w:val="26"/>
        </w:rPr>
      </w:pPr>
      <w:ins w:id="2660" w:author="ACER" w:date="2026-07-06T00:15:00Z">
        <w:r w:rsidRPr="002406F6">
          <w:rPr>
            <w:sz w:val="26"/>
            <w:szCs w:val="26"/>
          </w:rPr>
          <w:t>So với các hệ thống cảnh báo hiện hành, sản phẩm của đề tài có năm giá trị khác biệt nổi bật:</w:t>
        </w:r>
      </w:ins>
    </w:p>
    <w:p w14:paraId="438204B8" w14:textId="77777777" w:rsidR="00902EB5" w:rsidRPr="002406F6" w:rsidRDefault="00902EB5" w:rsidP="00902EB5">
      <w:pPr>
        <w:pStyle w:val="ListParagraph"/>
        <w:numPr>
          <w:ilvl w:val="0"/>
          <w:numId w:val="33"/>
        </w:numPr>
        <w:spacing w:after="90" w:line="340" w:lineRule="auto"/>
        <w:contextualSpacing w:val="0"/>
        <w:jc w:val="both"/>
        <w:rPr>
          <w:ins w:id="2661" w:author="ACER" w:date="2026-07-06T00:15:00Z"/>
          <w:sz w:val="26"/>
          <w:szCs w:val="26"/>
        </w:rPr>
      </w:pPr>
      <w:ins w:id="2662" w:author="ACER" w:date="2026-07-06T00:15:00Z">
        <w:r w:rsidRPr="002406F6">
          <w:rPr>
            <w:b/>
            <w:bCs/>
            <w:sz w:val="26"/>
            <w:szCs w:val="26"/>
          </w:rPr>
          <w:t xml:space="preserve">Không đòi hỏi phần cứng mới: </w:t>
        </w:r>
        <w:r w:rsidRPr="002406F6">
          <w:rPr>
            <w:sz w:val="26"/>
            <w:szCs w:val="26"/>
          </w:rPr>
          <w:t>toàn bộ vận hành dựa trên hạ tầng dữ liệu sẵn có (API hồ chứa, mạng trạm đo mưa, bản đồ mở, dữ liệu thời tiết), giảm đáng kể chi phí triển khai so với các hệ thống cảm biến IoT truyền thống mà vẫn bảo đảm khả năng mở rộng.</w:t>
        </w:r>
      </w:ins>
    </w:p>
    <w:p w14:paraId="6DFBCF99" w14:textId="77777777" w:rsidR="00902EB5" w:rsidRPr="002406F6" w:rsidRDefault="00902EB5" w:rsidP="00902EB5">
      <w:pPr>
        <w:pStyle w:val="ListParagraph"/>
        <w:numPr>
          <w:ilvl w:val="0"/>
          <w:numId w:val="33"/>
        </w:numPr>
        <w:spacing w:after="90" w:line="340" w:lineRule="auto"/>
        <w:contextualSpacing w:val="0"/>
        <w:jc w:val="both"/>
        <w:rPr>
          <w:ins w:id="2663" w:author="ACER" w:date="2026-07-06T00:15:00Z"/>
          <w:sz w:val="26"/>
          <w:szCs w:val="26"/>
        </w:rPr>
      </w:pPr>
      <w:ins w:id="2664" w:author="ACER" w:date="2026-07-06T00:15:00Z">
        <w:r w:rsidRPr="002406F6">
          <w:rPr>
            <w:b/>
            <w:bCs/>
            <w:sz w:val="26"/>
            <w:szCs w:val="26"/>
          </w:rPr>
          <w:t xml:space="preserve">Tùy biến theo đặc thù địa phương: </w:t>
        </w:r>
        <w:r w:rsidRPr="002406F6">
          <w:rPr>
            <w:sz w:val="26"/>
            <w:szCs w:val="26"/>
          </w:rPr>
          <w:t>các mô hình AI được xây dựng và hiệu chỉnh riêng trên chuỗi dữ liệu vận hành nhiều năm của lưu vực Vu Gia — Thu Bồn, cho độ chính xác cao hơn các mô hình toàn cầu hoặc khu vực.</w:t>
        </w:r>
      </w:ins>
    </w:p>
    <w:p w14:paraId="705808BB" w14:textId="77777777" w:rsidR="00902EB5" w:rsidRPr="002406F6" w:rsidRDefault="00902EB5" w:rsidP="00902EB5">
      <w:pPr>
        <w:pStyle w:val="ListParagraph"/>
        <w:numPr>
          <w:ilvl w:val="0"/>
          <w:numId w:val="33"/>
        </w:numPr>
        <w:spacing w:after="90" w:line="340" w:lineRule="auto"/>
        <w:contextualSpacing w:val="0"/>
        <w:jc w:val="both"/>
        <w:rPr>
          <w:ins w:id="2665" w:author="ACER" w:date="2026-07-06T00:15:00Z"/>
          <w:sz w:val="26"/>
          <w:szCs w:val="26"/>
        </w:rPr>
      </w:pPr>
      <w:ins w:id="2666" w:author="ACER" w:date="2026-07-06T00:15:00Z">
        <w:r w:rsidRPr="002406F6">
          <w:rPr>
            <w:b/>
            <w:bCs/>
            <w:sz w:val="26"/>
            <w:szCs w:val="26"/>
          </w:rPr>
          <w:lastRenderedPageBreak/>
          <w:t xml:space="preserve">Tích hợp và trực quan hóa trên một nền tảng duy nhất: </w:t>
        </w:r>
        <w:r w:rsidRPr="002406F6">
          <w:rPr>
            <w:sz w:val="26"/>
            <w:szCs w:val="26"/>
          </w:rPr>
          <w:t>kết hợp giám sát, dự báo, dữ liệu cộng đồng và cảnh báo chủ động theo ngữ cảnh vị trí người dùng.</w:t>
        </w:r>
      </w:ins>
    </w:p>
    <w:p w14:paraId="7C53DA5A" w14:textId="77777777" w:rsidR="00902EB5" w:rsidRPr="002406F6" w:rsidRDefault="00902EB5" w:rsidP="00902EB5">
      <w:pPr>
        <w:pStyle w:val="ListParagraph"/>
        <w:numPr>
          <w:ilvl w:val="0"/>
          <w:numId w:val="33"/>
        </w:numPr>
        <w:spacing w:after="90" w:line="340" w:lineRule="auto"/>
        <w:contextualSpacing w:val="0"/>
        <w:jc w:val="both"/>
        <w:rPr>
          <w:ins w:id="2667" w:author="ACER" w:date="2026-07-06T00:15:00Z"/>
          <w:sz w:val="26"/>
          <w:szCs w:val="26"/>
        </w:rPr>
      </w:pPr>
      <w:ins w:id="2668" w:author="ACER" w:date="2026-07-06T00:15:00Z">
        <w:r w:rsidRPr="002406F6">
          <w:rPr>
            <w:b/>
            <w:bCs/>
            <w:sz w:val="26"/>
            <w:szCs w:val="26"/>
          </w:rPr>
          <w:t xml:space="preserve">Hỗ trợ hành động, không chỉ thông tin: </w:t>
        </w:r>
        <w:r w:rsidRPr="002406F6">
          <w:rPr>
            <w:sz w:val="26"/>
            <w:szCs w:val="26"/>
          </w:rPr>
          <w:t>ứng dụng di động cung cấp chuỗi hỗ trợ sơ tán hoàn chỉnh từ cảnh báo đến chỉ dẫn đường đi cụ thể — tính năng hiện chưa có ở các ứng dụng cảnh báo trong nước.</w:t>
        </w:r>
      </w:ins>
    </w:p>
    <w:p w14:paraId="37ECA89B" w14:textId="77777777" w:rsidR="00902EB5" w:rsidRPr="002406F6" w:rsidRDefault="00902EB5" w:rsidP="00902EB5">
      <w:pPr>
        <w:pStyle w:val="ListParagraph"/>
        <w:numPr>
          <w:ilvl w:val="0"/>
          <w:numId w:val="33"/>
        </w:numPr>
        <w:spacing w:after="90" w:line="340" w:lineRule="auto"/>
        <w:contextualSpacing w:val="0"/>
        <w:jc w:val="both"/>
        <w:rPr>
          <w:ins w:id="2669" w:author="ACER" w:date="2026-07-06T00:15:00Z"/>
          <w:sz w:val="26"/>
          <w:szCs w:val="26"/>
        </w:rPr>
      </w:pPr>
      <w:ins w:id="2670" w:author="ACER" w:date="2026-07-06T00:15:00Z">
        <w:r w:rsidRPr="002406F6">
          <w:rPr>
            <w:b/>
            <w:bCs/>
            <w:sz w:val="26"/>
            <w:szCs w:val="26"/>
          </w:rPr>
          <w:t xml:space="preserve">Khả năng nhân rộng cao: </w:t>
        </w:r>
        <w:r w:rsidRPr="002406F6">
          <w:rPr>
            <w:sz w:val="26"/>
            <w:szCs w:val="26"/>
          </w:rPr>
          <w:t>kiến trúc mô-đun cùng mô hình LSTM toàn cục kèm vector nhúng hồ chứa cho phép tái triển khai nhanh tại các địa phương khác (Huế, Quảng Ngãi và các tỉnh miền Trung — Tây Nguyên) chỉ thông qua tích hợp dữ liệu địa phương và tái huấn luyện.</w:t>
        </w:r>
      </w:ins>
    </w:p>
    <w:p w14:paraId="0D0D0A2B" w14:textId="77777777" w:rsidR="00902EB5" w:rsidRPr="002406F6" w:rsidRDefault="00902EB5">
      <w:pPr>
        <w:rPr>
          <w:ins w:id="2671" w:author="ACER" w:date="2026-07-06T00:15:00Z"/>
          <w:sz w:val="26"/>
          <w:szCs w:val="26"/>
        </w:rPr>
        <w:pPrChange w:id="2672" w:author="ACER" w:date="2026-07-06T00:15:00Z">
          <w:pPr>
            <w:pStyle w:val="ListParagraph"/>
            <w:numPr>
              <w:numId w:val="10"/>
            </w:numPr>
            <w:ind w:left="282" w:hanging="281"/>
          </w:pPr>
        </w:pPrChange>
      </w:pPr>
      <w:ins w:id="2673" w:author="ACER" w:date="2026-07-06T00:15:00Z">
        <w:r w:rsidRPr="002406F6">
          <w:rPr>
            <w:sz w:val="26"/>
            <w:szCs w:val="26"/>
          </w:rPr>
          <w:t>Hệ thống đã được triển khai thực tế trên nền tảng đám mây và VPS, có thể sử dụng trực tiếp bởi trung tâm điều hành liên hồ chứa, Ban Chỉ huy Phòng chống thiên tai tỉnh Quảng Nam và thành phố Đà Nẵng, các đơn vị quản lý tài nguyên nước, cũng như cộng đồng dân cư vùng hạ du. Tổng thể, sản phẩm không dừng ở một ứng dụng cảnh báo đơn lẻ mà là một nền tảng quản lý ngập lụt đô thị thông minh, tích hợp đa nguồn dữ liệu, phục vụ đồng thời ba nhóm người dùng và có khả năng nhân rộng thành mô hình quản lý rủi ro thiên tai hiện đại cho các đô thị khác tại Việt Nam.</w:t>
        </w:r>
      </w:ins>
    </w:p>
    <w:p w14:paraId="484BCE84" w14:textId="77777777" w:rsidR="00902EB5" w:rsidRPr="002406F6" w:rsidRDefault="00902EB5">
      <w:pPr>
        <w:rPr>
          <w:sz w:val="26"/>
          <w:szCs w:val="26"/>
        </w:rPr>
      </w:pPr>
      <w:del w:id="2674" w:author="ACER" w:date="2026-07-06T00:11:00Z">
        <w:r w:rsidRPr="002406F6" w:rsidDel="0070592F">
          <w:rPr>
            <w:sz w:val="26"/>
            <w:szCs w:val="26"/>
          </w:rPr>
          <w:delText>Khả năng và địa chỉ áp dụng: hệ thống đã được triển khai thực tế trên nền tảng đám mây và VPS, có thể sử dụng trực tiếp bởi trung tâm điều hành liên hồ chứa, Ban Chỉ huy Phòng chống Thiên tai tỉnh Quảng Nam và thành phố Đà Nẵng, các đơn vị quản lý tài nguyên nước, cũng như cộng đồng dân cư vùng hạ du sông Vu Gia – Thu Bồn. Kiến trúc mô hình toàn cục kèm vector nhúng hồ chứa cho phép nhân rộng sang các lưu vực khác, kể cả các lưu vực chưa được đo đạc đầy đủ.</w:delText>
        </w:r>
      </w:del>
      <w:r w:rsidRPr="002406F6">
        <w:rPr>
          <w:sz w:val="26"/>
          <w:szCs w:val="26"/>
        </w:rPr>
        <w:br w:type="page"/>
      </w:r>
    </w:p>
    <w:p w14:paraId="1F3E6EF4" w14:textId="77777777" w:rsidR="00902EB5" w:rsidRPr="000E1921" w:rsidRDefault="00902EB5" w:rsidP="00902EB5">
      <w:pPr>
        <w:pStyle w:val="Heading1"/>
        <w:keepNext/>
        <w:keepLines/>
        <w:widowControl/>
        <w:numPr>
          <w:ilvl w:val="0"/>
          <w:numId w:val="25"/>
        </w:numPr>
        <w:autoSpaceDE/>
        <w:autoSpaceDN/>
        <w:spacing w:before="120" w:after="120" w:line="312" w:lineRule="auto"/>
        <w:jc w:val="center"/>
      </w:pPr>
      <w:bookmarkStart w:id="2675" w:name="_Toc234274166"/>
      <w:r w:rsidRPr="000E1921">
        <w:lastRenderedPageBreak/>
        <w:t>K</w:t>
      </w:r>
      <w:r w:rsidRPr="005B4A7C">
        <w:t>Ế</w:t>
      </w:r>
      <w:r w:rsidRPr="00DA4EA2">
        <w:t>T LUẬN VÀ KIẾN NGHỊ</w:t>
      </w:r>
      <w:bookmarkEnd w:id="2675"/>
      <w:r w:rsidRPr="005B4A7C">
        <w:rPr>
          <w:vanish/>
        </w:rPr>
        <w:fldChar w:fldCharType="begin"/>
      </w:r>
      <w:r w:rsidRPr="005B4A7C">
        <w:rPr>
          <w:vanish/>
        </w:rPr>
        <w:instrText xml:space="preserve"> SEQ chap </w:instrText>
      </w:r>
      <w:r w:rsidRPr="005B4A7C">
        <w:rPr>
          <w:vanish/>
        </w:rPr>
        <w:fldChar w:fldCharType="separate"/>
      </w:r>
      <w:r w:rsidRPr="005B4A7C">
        <w:rPr>
          <w:vanish/>
        </w:rPr>
        <w:t>6</w:t>
      </w:r>
      <w:r w:rsidRPr="005B4A7C">
        <w:rPr>
          <w:vanish/>
        </w:rPr>
        <w:fldChar w:fldCharType="end"/>
      </w:r>
    </w:p>
    <w:p w14:paraId="393347AE"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2676" w:name="_Toc234274167"/>
      <w:r>
        <w:t>Kết luận</w:t>
      </w:r>
      <w:bookmarkEnd w:id="2676"/>
    </w:p>
    <w:p w14:paraId="7F51AB29" w14:textId="77777777" w:rsidR="00902EB5" w:rsidRPr="002406F6" w:rsidRDefault="00902EB5" w:rsidP="00902EB5">
      <w:pPr>
        <w:rPr>
          <w:ins w:id="2677" w:author="ACER" w:date="2026-07-06T00:16:00Z"/>
          <w:sz w:val="26"/>
          <w:szCs w:val="26"/>
        </w:rPr>
      </w:pPr>
      <w:ins w:id="2678" w:author="ACER" w:date="2026-07-06T00:16:00Z">
        <w:r w:rsidRPr="002406F6">
          <w:rPr>
            <w:sz w:val="26"/>
            <w:szCs w:val="26"/>
          </w:rPr>
          <w:t>Đề tài đã phát triển và triển khai thành công một nền tảng cảnh báo ngập lụt thông minh đa kênh cho thành phố Đà Nẵng, với hai sản phẩm phần mềm trọng tâm là ứng dụng Web và ứng dụng Di động, được hỗ trợ bởi một hạ tầng backend dùng chung, cơ chế dữ liệu cộng đồng và một bộ máy dự báo dựa trên AI. Những kết quả nổi bật gồm:</w:t>
        </w:r>
      </w:ins>
    </w:p>
    <w:p w14:paraId="7B2032A3" w14:textId="77777777" w:rsidR="00902EB5" w:rsidRPr="002406F6" w:rsidRDefault="00902EB5" w:rsidP="00902EB5">
      <w:pPr>
        <w:pStyle w:val="ListParagraph"/>
        <w:numPr>
          <w:ilvl w:val="0"/>
          <w:numId w:val="33"/>
        </w:numPr>
        <w:spacing w:after="90" w:line="340" w:lineRule="auto"/>
        <w:contextualSpacing w:val="0"/>
        <w:jc w:val="both"/>
        <w:rPr>
          <w:ins w:id="2679" w:author="ACER" w:date="2026-07-06T00:16:00Z"/>
          <w:sz w:val="26"/>
          <w:szCs w:val="26"/>
        </w:rPr>
      </w:pPr>
      <w:ins w:id="2680" w:author="ACER" w:date="2026-07-06T00:16:00Z">
        <w:r w:rsidRPr="002406F6">
          <w:rPr>
            <w:b/>
            <w:bCs/>
            <w:sz w:val="26"/>
            <w:szCs w:val="26"/>
          </w:rPr>
          <w:t xml:space="preserve">Ứng dụng Web hoàn chỉnh cho cơ quan quản lý: </w:t>
        </w:r>
        <w:r w:rsidRPr="002406F6">
          <w:rPr>
            <w:sz w:val="26"/>
            <w:szCs w:val="26"/>
          </w:rPr>
          <w:t>cung cấp bản đồ giám sát thời gian thực đa lớp, động cơ cảnh báo lũ tự động chạy mỗi 15 phút và dashboard quản trị đa ngôn ngữ, nâng cao năng lực nhận thức tình huống và điều hành phòng chống thiên tai.</w:t>
        </w:r>
      </w:ins>
    </w:p>
    <w:p w14:paraId="1D43830A" w14:textId="77777777" w:rsidR="00902EB5" w:rsidRPr="002406F6" w:rsidRDefault="00902EB5" w:rsidP="00902EB5">
      <w:pPr>
        <w:pStyle w:val="ListParagraph"/>
        <w:numPr>
          <w:ilvl w:val="0"/>
          <w:numId w:val="33"/>
        </w:numPr>
        <w:spacing w:after="90" w:line="340" w:lineRule="auto"/>
        <w:contextualSpacing w:val="0"/>
        <w:jc w:val="both"/>
        <w:rPr>
          <w:ins w:id="2681" w:author="ACER" w:date="2026-07-06T00:16:00Z"/>
          <w:sz w:val="26"/>
          <w:szCs w:val="26"/>
        </w:rPr>
      </w:pPr>
      <w:ins w:id="2682" w:author="ACER" w:date="2026-07-06T00:16:00Z">
        <w:r w:rsidRPr="002406F6">
          <w:rPr>
            <w:b/>
            <w:bCs/>
            <w:sz w:val="26"/>
            <w:szCs w:val="26"/>
          </w:rPr>
          <w:t xml:space="preserve">Ứng dụng Di động lấy người dân làm trung tâm: </w:t>
        </w:r>
        <w:r w:rsidRPr="002406F6">
          <w:rPr>
            <w:sz w:val="26"/>
            <w:szCs w:val="26"/>
          </w:rPr>
          <w:t>tích hợp cảnh báo tiếp cận theo vị trí, mô-đun AI YOLO Pose ước lượng mức ngập từ ảnh và bộ công cụ hỗ trợ sơ tán — cứu hộ, chuyển cơ chế ứng phó từ bị động sang chủ động.</w:t>
        </w:r>
      </w:ins>
    </w:p>
    <w:p w14:paraId="4206D8CB" w14:textId="77777777" w:rsidR="00902EB5" w:rsidRPr="002406F6" w:rsidRDefault="00902EB5" w:rsidP="00902EB5">
      <w:pPr>
        <w:pStyle w:val="ListParagraph"/>
        <w:numPr>
          <w:ilvl w:val="0"/>
          <w:numId w:val="33"/>
        </w:numPr>
        <w:spacing w:after="90" w:line="340" w:lineRule="auto"/>
        <w:contextualSpacing w:val="0"/>
        <w:jc w:val="both"/>
        <w:rPr>
          <w:ins w:id="2683" w:author="ACER" w:date="2026-07-06T00:16:00Z"/>
          <w:sz w:val="26"/>
          <w:szCs w:val="26"/>
        </w:rPr>
      </w:pPr>
      <w:ins w:id="2684" w:author="ACER" w:date="2026-07-06T00:16:00Z">
        <w:r w:rsidRPr="002406F6">
          <w:rPr>
            <w:b/>
            <w:bCs/>
            <w:sz w:val="26"/>
            <w:szCs w:val="26"/>
          </w:rPr>
          <w:t xml:space="preserve">Kiến trúc hệ thống bền vững: </w:t>
        </w:r>
        <w:r w:rsidRPr="002406F6">
          <w:rPr>
            <w:sz w:val="26"/>
            <w:szCs w:val="26"/>
          </w:rPr>
          <w:t>backend Clean Architecture, cơ sở dữ liệu dùng chung và sáu tác vụ tự động hóa bảo đảm ba nền tảng luôn truy cập cùng một nguồn dữ liệu nhất quán, theo thời gian thực.</w:t>
        </w:r>
      </w:ins>
    </w:p>
    <w:p w14:paraId="1BB7CC80" w14:textId="77777777" w:rsidR="00902EB5" w:rsidRPr="002406F6" w:rsidRDefault="00902EB5" w:rsidP="00902EB5">
      <w:pPr>
        <w:pStyle w:val="ListParagraph"/>
        <w:numPr>
          <w:ilvl w:val="0"/>
          <w:numId w:val="33"/>
        </w:numPr>
        <w:spacing w:after="90" w:line="340" w:lineRule="auto"/>
        <w:contextualSpacing w:val="0"/>
        <w:jc w:val="both"/>
        <w:rPr>
          <w:ins w:id="2685" w:author="ACER" w:date="2026-07-06T00:16:00Z"/>
          <w:sz w:val="26"/>
          <w:szCs w:val="26"/>
        </w:rPr>
      </w:pPr>
      <w:ins w:id="2686" w:author="ACER" w:date="2026-07-06T00:16:00Z">
        <w:r w:rsidRPr="002406F6">
          <w:rPr>
            <w:b/>
            <w:bCs/>
            <w:sz w:val="26"/>
            <w:szCs w:val="26"/>
          </w:rPr>
          <w:t xml:space="preserve">Vòng lặp dữ liệu khép kín: </w:t>
        </w:r>
        <w:r w:rsidRPr="002406F6">
          <w:rPr>
            <w:sz w:val="26"/>
            <w:szCs w:val="26"/>
          </w:rPr>
          <w:t>mô hình AI cung cấp dự báo cho cộng đồng và cộng đồng cung cấp ngược dữ liệu hiện trường, đúng với định hướng “dựa trên AI và dữ liệu cộng đồng”.</w:t>
        </w:r>
      </w:ins>
    </w:p>
    <w:p w14:paraId="752CFB6D" w14:textId="77777777" w:rsidR="00902EB5" w:rsidRPr="002406F6" w:rsidRDefault="00902EB5" w:rsidP="00902EB5">
      <w:pPr>
        <w:rPr>
          <w:ins w:id="2687" w:author="ACER" w:date="2026-07-06T00:16:00Z"/>
          <w:sz w:val="26"/>
          <w:szCs w:val="26"/>
        </w:rPr>
      </w:pPr>
      <w:ins w:id="2688" w:author="ACER" w:date="2026-07-06T00:16:00Z">
        <w:r w:rsidRPr="002406F6">
          <w:rPr>
            <w:sz w:val="26"/>
            <w:szCs w:val="26"/>
          </w:rPr>
          <w:t>Về bộ máy dự báo phụ trợ, mô hình ARIMAX đạt NSE ≈ 0,96 — 0,97 ở dự báo 1 giờ và mô hình LSTM toàn cục đạt NSE trung bình 0,63 — 0,70 trên toàn bộ 16 hồ, cung cấp các dải bất định phục vụ cảnh báo sớm. Hai mô hình giải quyết các nhu cầu bổ trợ cho nhau, tạo nền dữ liệu tin cậy cho các cảnh báo của hệ thống. Toàn bộ nền tảng đã được đưa lên hạ tầng đám mây/VPS và vận hành thực tế, đánh dấu bước tiến trong hiện đại hóa công tác quản lý rủi ro ngập lụt đô thị tại miền Trung Việt Nam.</w:t>
        </w:r>
      </w:ins>
    </w:p>
    <w:p w14:paraId="59B675E3" w14:textId="77777777" w:rsidR="00902EB5" w:rsidRPr="002406F6" w:rsidDel="003925BF" w:rsidRDefault="00902EB5" w:rsidP="00902EB5">
      <w:pPr>
        <w:keepNext/>
        <w:keepLines/>
        <w:numPr>
          <w:ilvl w:val="1"/>
          <w:numId w:val="25"/>
        </w:numPr>
        <w:spacing w:before="120" w:after="120" w:line="312" w:lineRule="auto"/>
        <w:rPr>
          <w:del w:id="2689" w:author="ACER" w:date="2026-07-06T00:16:00Z"/>
          <w:sz w:val="26"/>
          <w:szCs w:val="26"/>
        </w:rPr>
      </w:pPr>
      <w:del w:id="2690" w:author="ACER" w:date="2026-07-06T00:16:00Z">
        <w:r w:rsidRPr="002406F6" w:rsidDel="003925BF">
          <w:rPr>
            <w:sz w:val="26"/>
            <w:szCs w:val="26"/>
          </w:rPr>
          <w:delText>Đề tài đã đánh giá hai cách tiếp cận định hướng dữ liệu bổ trợ cho nhau - mô hình cơ sở thống kê ARIMAX(3, 1, 0) và mạng nơ-ron hồi quy LSTM Encoder–Decoder toàn cục - cho dự báo lưu lượng nước đến hồ chứa hàng giờ trên lưu vực Vu Gia – Thu Bồn, và tích hợp thành công hai mô hình vào một hệ thống giám sát – cảnh báo lũ lụt đa nền tảng. Ba phát hiện nổi bật:</w:delText>
        </w:r>
        <w:bookmarkStart w:id="2691" w:name="_Toc234189864"/>
        <w:bookmarkStart w:id="2692" w:name="_Toc234190038"/>
        <w:bookmarkStart w:id="2693" w:name="_Toc234253298"/>
        <w:bookmarkStart w:id="2694" w:name="_Toc234272500"/>
        <w:bookmarkStart w:id="2695" w:name="_Toc234274168"/>
        <w:bookmarkEnd w:id="2691"/>
        <w:bookmarkEnd w:id="2692"/>
        <w:bookmarkEnd w:id="2693"/>
        <w:bookmarkEnd w:id="2694"/>
        <w:bookmarkEnd w:id="2695"/>
      </w:del>
    </w:p>
    <w:p w14:paraId="47D577E1" w14:textId="77777777" w:rsidR="00902EB5" w:rsidRPr="002406F6" w:rsidDel="003925BF" w:rsidRDefault="00902EB5" w:rsidP="00902EB5">
      <w:pPr>
        <w:pStyle w:val="GachDauDong"/>
        <w:keepNext/>
        <w:keepLines/>
        <w:numPr>
          <w:ilvl w:val="1"/>
          <w:numId w:val="25"/>
        </w:numPr>
        <w:rPr>
          <w:del w:id="2696" w:author="ACER" w:date="2026-07-06T00:16:00Z"/>
          <w:szCs w:val="26"/>
        </w:rPr>
      </w:pPr>
      <w:del w:id="2697" w:author="ACER" w:date="2026-07-06T00:16:00Z">
        <w:r w:rsidRPr="002406F6" w:rsidDel="003925BF">
          <w:rPr>
            <w:szCs w:val="26"/>
          </w:rPr>
          <w:delText>Ở thời gian dự báo trước tất định ngắn hạn (1 giờ), mô hình ARIMAX tuyến tính vốn đã rất mạnh (NSE ≈ 0,96–0,97 tại Sông Tranh 2) và đủ cho các hoạt động vận hành thường xuyên; mô hình học sâu không mang lại cải thiện có ý nghĩa thống kê ở chân trời này.</w:delText>
        </w:r>
        <w:bookmarkStart w:id="2698" w:name="_Toc234189865"/>
        <w:bookmarkStart w:id="2699" w:name="_Toc234190039"/>
        <w:bookmarkStart w:id="2700" w:name="_Toc234253299"/>
        <w:bookmarkStart w:id="2701" w:name="_Toc234272501"/>
        <w:bookmarkStart w:id="2702" w:name="_Toc234274169"/>
        <w:bookmarkEnd w:id="2698"/>
        <w:bookmarkEnd w:id="2699"/>
        <w:bookmarkEnd w:id="2700"/>
        <w:bookmarkEnd w:id="2701"/>
        <w:bookmarkEnd w:id="2702"/>
      </w:del>
    </w:p>
    <w:p w14:paraId="6364DA96" w14:textId="77777777" w:rsidR="00902EB5" w:rsidRPr="002406F6" w:rsidDel="003925BF" w:rsidRDefault="00902EB5" w:rsidP="00902EB5">
      <w:pPr>
        <w:pStyle w:val="GachDauDong"/>
        <w:keepNext/>
        <w:keepLines/>
        <w:numPr>
          <w:ilvl w:val="1"/>
          <w:numId w:val="25"/>
        </w:numPr>
        <w:rPr>
          <w:del w:id="2703" w:author="ACER" w:date="2026-07-06T00:16:00Z"/>
          <w:szCs w:val="26"/>
        </w:rPr>
      </w:pPr>
      <w:del w:id="2704" w:author="ACER" w:date="2026-07-06T00:16:00Z">
        <w:r w:rsidRPr="002406F6" w:rsidDel="003925BF">
          <w:rPr>
            <w:szCs w:val="26"/>
          </w:rPr>
          <w:delText>Ở các khung thời gian cảnh báo lũ vận hành (12–24 giờ, xác suất), LSTM toàn cục đạt NSE trung bình lưu vực 0,63–0,70 trên toàn bộ 16 hồ và cung cấp các dải bất định Q10/Q50/Q90 mà ARIMAX không thể cung cấp.</w:delText>
        </w:r>
        <w:bookmarkStart w:id="2705" w:name="_Toc234189866"/>
        <w:bookmarkStart w:id="2706" w:name="_Toc234190040"/>
        <w:bookmarkStart w:id="2707" w:name="_Toc234253300"/>
        <w:bookmarkStart w:id="2708" w:name="_Toc234272502"/>
        <w:bookmarkStart w:id="2709" w:name="_Toc234274170"/>
        <w:bookmarkEnd w:id="2705"/>
        <w:bookmarkEnd w:id="2706"/>
        <w:bookmarkEnd w:id="2707"/>
        <w:bookmarkEnd w:id="2708"/>
        <w:bookmarkEnd w:id="2709"/>
      </w:del>
    </w:p>
    <w:p w14:paraId="2F22A341" w14:textId="77777777" w:rsidR="00902EB5" w:rsidRPr="002406F6" w:rsidDel="003925BF" w:rsidRDefault="00902EB5" w:rsidP="00902EB5">
      <w:pPr>
        <w:pStyle w:val="GachDauDong"/>
        <w:keepNext/>
        <w:keepLines/>
        <w:numPr>
          <w:ilvl w:val="1"/>
          <w:numId w:val="25"/>
        </w:numPr>
        <w:rPr>
          <w:del w:id="2710" w:author="ACER" w:date="2026-07-06T00:16:00Z"/>
          <w:szCs w:val="26"/>
        </w:rPr>
      </w:pPr>
      <w:del w:id="2711" w:author="ACER" w:date="2026-07-06T00:16:00Z">
        <w:r w:rsidRPr="002406F6" w:rsidDel="003925BF">
          <w:rPr>
            <w:szCs w:val="26"/>
          </w:rPr>
          <w:delText>Hai mô hình giải quyết các nhu cầu vận hành bổ sung cho nhau, với cấu trúc phần dư tương quan yếu — cho thấy mô hình tổ hợp lai ghép là một hướng mở rộng hứa hẹn. Toàn bộ quy trình đã được tích hợp vào nền tảng hỗ trợ ra quyết định Web/Desktop và ứng dụng di động có xử lý ảnh AI, đánh dấu bước tiến trong hiện đại hóa vận hành hồ chứa và quản lý rủi ro lũ lụt tại miền Trung Việt Nam.</w:delText>
        </w:r>
        <w:bookmarkStart w:id="2712" w:name="_Toc234189867"/>
        <w:bookmarkStart w:id="2713" w:name="_Toc234190041"/>
        <w:bookmarkStart w:id="2714" w:name="_Toc234253301"/>
        <w:bookmarkStart w:id="2715" w:name="_Toc234272503"/>
        <w:bookmarkStart w:id="2716" w:name="_Toc234274171"/>
        <w:bookmarkEnd w:id="2712"/>
        <w:bookmarkEnd w:id="2713"/>
        <w:bookmarkEnd w:id="2714"/>
        <w:bookmarkEnd w:id="2715"/>
        <w:bookmarkEnd w:id="2716"/>
      </w:del>
    </w:p>
    <w:p w14:paraId="5EDDCAA1" w14:textId="77777777" w:rsidR="00902EB5" w:rsidRPr="002406F6" w:rsidRDefault="00902EB5" w:rsidP="00902EB5">
      <w:pPr>
        <w:pStyle w:val="Heading2"/>
        <w:keepNext/>
        <w:keepLines/>
        <w:widowControl/>
        <w:numPr>
          <w:ilvl w:val="1"/>
          <w:numId w:val="25"/>
        </w:numPr>
        <w:autoSpaceDE/>
        <w:autoSpaceDN/>
        <w:spacing w:before="120" w:after="120" w:line="312" w:lineRule="auto"/>
        <w:rPr>
          <w:sz w:val="26"/>
          <w:szCs w:val="26"/>
        </w:rPr>
      </w:pPr>
      <w:bookmarkStart w:id="2717" w:name="_Toc234274172"/>
      <w:r w:rsidRPr="002406F6">
        <w:rPr>
          <w:sz w:val="26"/>
          <w:szCs w:val="26"/>
        </w:rPr>
        <w:t>Kiến nghị và hướng phát triển</w:t>
      </w:r>
      <w:bookmarkEnd w:id="2717"/>
    </w:p>
    <w:p w14:paraId="7DB37068" w14:textId="77777777" w:rsidR="00902EB5" w:rsidRPr="002406F6" w:rsidRDefault="00902EB5" w:rsidP="00902EB5">
      <w:pPr>
        <w:rPr>
          <w:ins w:id="2718" w:author="ACER" w:date="2026-07-06T00:17:00Z"/>
          <w:sz w:val="26"/>
          <w:szCs w:val="26"/>
        </w:rPr>
      </w:pPr>
      <w:ins w:id="2719" w:author="ACER" w:date="2026-07-06T00:17:00Z">
        <w:r w:rsidRPr="002406F6">
          <w:rPr>
            <w:sz w:val="26"/>
            <w:szCs w:val="26"/>
          </w:rPr>
          <w:t>Trên cơ sở kết quả đạt được, nhóm đề xuất một số hướng phát triển tiếp theo, ưu tiên hoàn thiện sản phẩm phần mềm:</w:t>
        </w:r>
      </w:ins>
    </w:p>
    <w:p w14:paraId="67EC3187" w14:textId="77777777" w:rsidR="00902EB5" w:rsidRPr="002406F6" w:rsidRDefault="00902EB5" w:rsidP="00902EB5">
      <w:pPr>
        <w:pStyle w:val="ListParagraph"/>
        <w:numPr>
          <w:ilvl w:val="0"/>
          <w:numId w:val="33"/>
        </w:numPr>
        <w:spacing w:after="90" w:line="340" w:lineRule="auto"/>
        <w:contextualSpacing w:val="0"/>
        <w:jc w:val="both"/>
        <w:rPr>
          <w:ins w:id="2720" w:author="ACER" w:date="2026-07-06T00:17:00Z"/>
          <w:sz w:val="26"/>
          <w:szCs w:val="26"/>
        </w:rPr>
      </w:pPr>
      <w:ins w:id="2721" w:author="ACER" w:date="2026-07-06T00:17:00Z">
        <w:r w:rsidRPr="002406F6">
          <w:rPr>
            <w:b/>
            <w:bCs/>
            <w:sz w:val="26"/>
            <w:szCs w:val="26"/>
          </w:rPr>
          <w:t xml:space="preserve">Hoàn thiện trải nghiệm người dùng: </w:t>
        </w:r>
        <w:r w:rsidRPr="002406F6">
          <w:rPr>
            <w:sz w:val="26"/>
            <w:szCs w:val="26"/>
          </w:rPr>
          <w:t>tối ưu hiệu năng bản đồ khi mật độ điểm dữ liệu lớn, bổ sung chế độ ngoại tuyến cho ứng dụng di động trong tình huống mất kết nối, và phát triển kênh cảnh báo qua Zalo/SMS để tăng độ phủ.</w:t>
        </w:r>
      </w:ins>
    </w:p>
    <w:p w14:paraId="6B34E9AC" w14:textId="77777777" w:rsidR="00902EB5" w:rsidRPr="002406F6" w:rsidRDefault="00902EB5" w:rsidP="00902EB5">
      <w:pPr>
        <w:pStyle w:val="ListParagraph"/>
        <w:numPr>
          <w:ilvl w:val="0"/>
          <w:numId w:val="33"/>
        </w:numPr>
        <w:spacing w:after="90" w:line="340" w:lineRule="auto"/>
        <w:contextualSpacing w:val="0"/>
        <w:jc w:val="both"/>
        <w:rPr>
          <w:ins w:id="2722" w:author="ACER" w:date="2026-07-06T00:17:00Z"/>
          <w:sz w:val="26"/>
          <w:szCs w:val="26"/>
        </w:rPr>
      </w:pPr>
      <w:ins w:id="2723" w:author="ACER" w:date="2026-07-06T00:17:00Z">
        <w:r w:rsidRPr="002406F6">
          <w:rPr>
            <w:b/>
            <w:bCs/>
            <w:sz w:val="26"/>
            <w:szCs w:val="26"/>
          </w:rPr>
          <w:lastRenderedPageBreak/>
          <w:t xml:space="preserve">Mở rộng dữ liệu cộng đồng: </w:t>
        </w:r>
        <w:r w:rsidRPr="002406F6">
          <w:rPr>
            <w:sz w:val="26"/>
            <w:szCs w:val="26"/>
          </w:rPr>
          <w:t>nâng cấp cơ chế kiểm duyệt tự động, gamification khuyến khích người dân báo cáo, và tích hợp phản hồi hai chiều giữa lực lượng cứu hộ và người dân.</w:t>
        </w:r>
      </w:ins>
    </w:p>
    <w:p w14:paraId="67F55F52" w14:textId="77777777" w:rsidR="00902EB5" w:rsidRPr="002406F6" w:rsidRDefault="00902EB5" w:rsidP="00902EB5">
      <w:pPr>
        <w:pStyle w:val="ListParagraph"/>
        <w:numPr>
          <w:ilvl w:val="0"/>
          <w:numId w:val="33"/>
        </w:numPr>
        <w:spacing w:after="90" w:line="340" w:lineRule="auto"/>
        <w:contextualSpacing w:val="0"/>
        <w:jc w:val="both"/>
        <w:rPr>
          <w:ins w:id="2724" w:author="ACER" w:date="2026-07-06T00:17:00Z"/>
          <w:sz w:val="26"/>
          <w:szCs w:val="26"/>
        </w:rPr>
      </w:pPr>
      <w:ins w:id="2725" w:author="ACER" w:date="2026-07-06T00:17:00Z">
        <w:r w:rsidRPr="002406F6">
          <w:rPr>
            <w:b/>
            <w:bCs/>
            <w:sz w:val="26"/>
            <w:szCs w:val="26"/>
          </w:rPr>
          <w:t xml:space="preserve">Tăng cường bảo mật và khả năng mở rộng: </w:t>
        </w:r>
        <w:r w:rsidRPr="002406F6">
          <w:rPr>
            <w:sz w:val="26"/>
            <w:szCs w:val="26"/>
          </w:rPr>
          <w:t>phân quyền chi tiết theo đơn vị hành chính, giám sát tải hệ thống và chuẩn bị hạ tầng cho việc nhân rộng ra các địa phương khác.</w:t>
        </w:r>
      </w:ins>
    </w:p>
    <w:p w14:paraId="4B56C619" w14:textId="77777777" w:rsidR="00902EB5" w:rsidRPr="002406F6" w:rsidRDefault="00902EB5">
      <w:pPr>
        <w:pStyle w:val="ListParagraph"/>
        <w:numPr>
          <w:ilvl w:val="0"/>
          <w:numId w:val="33"/>
        </w:numPr>
        <w:spacing w:after="90" w:line="340" w:lineRule="auto"/>
        <w:contextualSpacing w:val="0"/>
        <w:jc w:val="both"/>
        <w:rPr>
          <w:sz w:val="26"/>
          <w:szCs w:val="26"/>
        </w:rPr>
        <w:pPrChange w:id="2726" w:author="ACER" w:date="2026-07-06T00:17:00Z">
          <w:pPr/>
        </w:pPrChange>
      </w:pPr>
      <w:ins w:id="2727" w:author="ACER" w:date="2026-07-06T00:17:00Z">
        <w:r w:rsidRPr="002406F6">
          <w:rPr>
            <w:b/>
            <w:bCs/>
            <w:sz w:val="26"/>
            <w:szCs w:val="26"/>
          </w:rPr>
          <w:t xml:space="preserve">Nâng cấp bộ máy dự báo (phụ trợ): </w:t>
        </w:r>
        <w:r w:rsidRPr="002406F6">
          <w:rPr>
            <w:sz w:val="26"/>
            <w:szCs w:val="26"/>
          </w:rPr>
          <w:t>kết hợp LSTM với dự báo mưa từ mô hình số trị (GFS, IFS) để kéo dài thời gian dự báo lên 24 — 48 giờ, mở rộng ARIMAX cho các hồ lớn còn lại, và tích hợp ảnh vệ tinh bổ sung cho mạng trạm đo mưa còn thưa.</w:t>
        </w:r>
      </w:ins>
      <w:del w:id="2728" w:author="ACER" w:date="2026-07-06T00:17:00Z">
        <w:r w:rsidRPr="002406F6" w:rsidDel="003925BF">
          <w:rPr>
            <w:sz w:val="26"/>
            <w:szCs w:val="26"/>
          </w:rPr>
          <w:delText>(i) kết hợp LSTM với dự báo mưa từ mô hình dự báo thời tiết số trị (GFS, IFS) để kéo dài thời gian dự báo khả dụng lên 24–48 giờ; (ii) mở rộng ARIMAX cho các hồ lớn còn lại (A Vương, Đắk Mi 4, Sông Bung 4); (iii) bổ sung một mô hình cơ sở vật lý HEC-HMS đã hiệu chuẩn làm đối chứng; (iv) định lượng kỹ năng của mô hình tổ hợp lai ARIMAX + LSTM trên cùng một cửa sổ dữ liệu ngoài mẫu; (v) tích hợp lọc Kalman để cập nhật tham số động, thử nghiệm chính quy hóa mạnh hơn nhằm khắc phục hiện tượng quá khớp, và tích hợp ảnh vệ tinh bổ sung cho mạng trạm đo mưa mặt đất còn thưa.</w:delText>
        </w:r>
      </w:del>
      <w:r w:rsidRPr="002406F6">
        <w:rPr>
          <w:sz w:val="26"/>
          <w:szCs w:val="26"/>
        </w:rPr>
        <w:br w:type="page"/>
      </w:r>
    </w:p>
    <w:p w14:paraId="5AFA89D8" w14:textId="77777777" w:rsidR="00902EB5" w:rsidRPr="00DA4EA2" w:rsidRDefault="00902EB5" w:rsidP="00902EB5">
      <w:pPr>
        <w:pStyle w:val="Heading1"/>
        <w:keepNext/>
        <w:keepLines/>
        <w:widowControl/>
        <w:numPr>
          <w:ilvl w:val="0"/>
          <w:numId w:val="25"/>
        </w:numPr>
        <w:autoSpaceDE/>
        <w:autoSpaceDN/>
        <w:spacing w:before="120" w:after="120" w:line="312" w:lineRule="auto"/>
        <w:jc w:val="center"/>
      </w:pPr>
      <w:del w:id="2729" w:author="ACER" w:date="2026-07-04T14:28:00Z">
        <w:r w:rsidRPr="000E1921" w:rsidDel="0036100C">
          <w:lastRenderedPageBreak/>
          <w:delText xml:space="preserve">7. </w:delText>
        </w:r>
      </w:del>
      <w:bookmarkStart w:id="2730" w:name="_Toc234274173"/>
      <w:r w:rsidRPr="005B4A7C">
        <w:t>TÀI LI</w:t>
      </w:r>
      <w:r w:rsidRPr="00DA4EA2">
        <w:t>ỆU THAM KHẢO</w:t>
      </w:r>
      <w:bookmarkEnd w:id="2730"/>
    </w:p>
    <w:p w14:paraId="5886F85D" w14:textId="77777777" w:rsidR="00902EB5" w:rsidRPr="002406F6" w:rsidRDefault="00902EB5" w:rsidP="00902EB5">
      <w:pPr>
        <w:spacing w:after="90" w:line="320" w:lineRule="auto"/>
        <w:ind w:left="620" w:hanging="620"/>
        <w:rPr>
          <w:ins w:id="2731" w:author="ACER" w:date="2026-07-06T00:19:00Z"/>
          <w:sz w:val="26"/>
          <w:szCs w:val="26"/>
        </w:rPr>
      </w:pPr>
      <w:ins w:id="2732" w:author="ACER" w:date="2026-07-06T00:19:00Z">
        <w:r w:rsidRPr="002406F6">
          <w:rPr>
            <w:bCs/>
            <w:sz w:val="26"/>
            <w:szCs w:val="26"/>
            <w:rPrChange w:id="2733" w:author="ACER" w:date="2026-07-06T00:20:00Z">
              <w:rPr>
                <w:b/>
                <w:bCs/>
              </w:rPr>
            </w:rPrChange>
          </w:rPr>
          <w:t>[1]</w:t>
        </w:r>
        <w:r w:rsidRPr="002406F6">
          <w:rPr>
            <w:bCs/>
            <w:sz w:val="26"/>
            <w:szCs w:val="26"/>
            <w:rPrChange w:id="2734" w:author="ACER" w:date="2026-07-06T00:20:00Z">
              <w:rPr>
                <w:b/>
                <w:bCs/>
              </w:rPr>
            </w:rPrChange>
          </w:rPr>
          <w:tab/>
        </w:r>
        <w:r w:rsidRPr="002406F6">
          <w:rPr>
            <w:sz w:val="26"/>
            <w:szCs w:val="26"/>
          </w:rPr>
          <w:t>M. Valipour, “Long-term runoff study using SARIMA and ARIMA models in the United States,” Meteorological Applications, vol. 22, no. 3, pp. 592–598, Jul. 2015.</w:t>
        </w:r>
      </w:ins>
    </w:p>
    <w:p w14:paraId="4CF2D9E8" w14:textId="77777777" w:rsidR="00902EB5" w:rsidRPr="002406F6" w:rsidRDefault="00902EB5" w:rsidP="00902EB5">
      <w:pPr>
        <w:spacing w:after="90" w:line="320" w:lineRule="auto"/>
        <w:ind w:left="620" w:hanging="620"/>
        <w:rPr>
          <w:ins w:id="2735" w:author="ACER" w:date="2026-07-06T00:19:00Z"/>
          <w:sz w:val="26"/>
          <w:szCs w:val="26"/>
        </w:rPr>
      </w:pPr>
      <w:ins w:id="2736" w:author="ACER" w:date="2026-07-06T00:19:00Z">
        <w:r w:rsidRPr="002406F6">
          <w:rPr>
            <w:bCs/>
            <w:sz w:val="26"/>
            <w:szCs w:val="26"/>
            <w:rPrChange w:id="2737" w:author="ACER" w:date="2026-07-06T00:20:00Z">
              <w:rPr>
                <w:b/>
                <w:bCs/>
              </w:rPr>
            </w:rPrChange>
          </w:rPr>
          <w:t>[2]</w:t>
        </w:r>
        <w:r w:rsidRPr="002406F6">
          <w:rPr>
            <w:bCs/>
            <w:sz w:val="26"/>
            <w:szCs w:val="26"/>
            <w:rPrChange w:id="2738" w:author="ACER" w:date="2026-07-06T00:20:00Z">
              <w:rPr>
                <w:b/>
                <w:bCs/>
              </w:rPr>
            </w:rPrChange>
          </w:rPr>
          <w:tab/>
        </w:r>
        <w:r w:rsidRPr="002406F6">
          <w:rPr>
            <w:sz w:val="26"/>
            <w:szCs w:val="26"/>
          </w:rPr>
          <w:t>H. Moeeni, H. Bonakdari, and I. Ebtehaj, “Monthly reservoir inflow forecasting using a new hybrid SARIMA genetic programming approach,” Journal of Earth System Science, vol. 126, no. 1, art. 18, Feb. 2017.</w:t>
        </w:r>
      </w:ins>
    </w:p>
    <w:p w14:paraId="1B9E761F" w14:textId="77777777" w:rsidR="00902EB5" w:rsidRPr="002406F6" w:rsidRDefault="00902EB5" w:rsidP="00902EB5">
      <w:pPr>
        <w:spacing w:after="90" w:line="320" w:lineRule="auto"/>
        <w:ind w:left="620" w:hanging="620"/>
        <w:rPr>
          <w:ins w:id="2739" w:author="ACER" w:date="2026-07-06T00:19:00Z"/>
          <w:sz w:val="26"/>
          <w:szCs w:val="26"/>
        </w:rPr>
      </w:pPr>
      <w:ins w:id="2740" w:author="ACER" w:date="2026-07-06T00:19:00Z">
        <w:r w:rsidRPr="002406F6">
          <w:rPr>
            <w:bCs/>
            <w:sz w:val="26"/>
            <w:szCs w:val="26"/>
            <w:rPrChange w:id="2741" w:author="ACER" w:date="2026-07-06T00:20:00Z">
              <w:rPr>
                <w:b/>
                <w:bCs/>
              </w:rPr>
            </w:rPrChange>
          </w:rPr>
          <w:t>[3]</w:t>
        </w:r>
        <w:r w:rsidRPr="002406F6">
          <w:rPr>
            <w:bCs/>
            <w:sz w:val="26"/>
            <w:szCs w:val="26"/>
            <w:rPrChange w:id="2742" w:author="ACER" w:date="2026-07-06T00:20:00Z">
              <w:rPr>
                <w:b/>
                <w:bCs/>
              </w:rPr>
            </w:rPrChange>
          </w:rPr>
          <w:tab/>
        </w:r>
        <w:r w:rsidRPr="002406F6">
          <w:rPr>
            <w:sz w:val="26"/>
            <w:szCs w:val="26"/>
          </w:rPr>
          <w:t>H. Moeeni and H. Bonakdari, “Forecasting monthly inflow with extreme seasonal variation using the hybrid SARIMA-ANN model,” Stochastic Environmental Research and Risk Assessment, vol. 31, no. 8, pp. 1997–2010, Nov. 2017.</w:t>
        </w:r>
      </w:ins>
    </w:p>
    <w:p w14:paraId="292638C3" w14:textId="77777777" w:rsidR="00902EB5" w:rsidRPr="002406F6" w:rsidRDefault="00902EB5" w:rsidP="00902EB5">
      <w:pPr>
        <w:spacing w:after="90" w:line="320" w:lineRule="auto"/>
        <w:ind w:left="620" w:hanging="620"/>
        <w:rPr>
          <w:ins w:id="2743" w:author="ACER" w:date="2026-07-06T00:19:00Z"/>
          <w:sz w:val="26"/>
          <w:szCs w:val="26"/>
        </w:rPr>
      </w:pPr>
      <w:ins w:id="2744" w:author="ACER" w:date="2026-07-06T00:19:00Z">
        <w:r w:rsidRPr="002406F6">
          <w:rPr>
            <w:bCs/>
            <w:sz w:val="26"/>
            <w:szCs w:val="26"/>
            <w:rPrChange w:id="2745" w:author="ACER" w:date="2026-07-06T00:20:00Z">
              <w:rPr>
                <w:b/>
                <w:bCs/>
              </w:rPr>
            </w:rPrChange>
          </w:rPr>
          <w:t>[4]</w:t>
        </w:r>
        <w:r w:rsidRPr="002406F6">
          <w:rPr>
            <w:bCs/>
            <w:sz w:val="26"/>
            <w:szCs w:val="26"/>
            <w:rPrChange w:id="2746" w:author="ACER" w:date="2026-07-06T00:20:00Z">
              <w:rPr>
                <w:b/>
                <w:bCs/>
              </w:rPr>
            </w:rPrChange>
          </w:rPr>
          <w:tab/>
        </w:r>
        <w:r w:rsidRPr="002406F6">
          <w:rPr>
            <w:sz w:val="26"/>
            <w:szCs w:val="26"/>
          </w:rPr>
          <w:t>D. Myronidis, K. Ioannou, D. Fotakis, and G. Dörflinger, “Streamflow and hydrological drought trend analysis and forecasting in Cyprus,” Water Resources Management, vol. 32, no. 5, 2018.</w:t>
        </w:r>
      </w:ins>
    </w:p>
    <w:p w14:paraId="3A5C5ED7" w14:textId="77777777" w:rsidR="00902EB5" w:rsidRPr="002406F6" w:rsidRDefault="00902EB5" w:rsidP="00902EB5">
      <w:pPr>
        <w:spacing w:after="90" w:line="320" w:lineRule="auto"/>
        <w:ind w:left="620" w:hanging="620"/>
        <w:rPr>
          <w:ins w:id="2747" w:author="ACER" w:date="2026-07-06T00:19:00Z"/>
          <w:sz w:val="26"/>
          <w:szCs w:val="26"/>
        </w:rPr>
      </w:pPr>
      <w:ins w:id="2748" w:author="ACER" w:date="2026-07-06T00:19:00Z">
        <w:r w:rsidRPr="002406F6">
          <w:rPr>
            <w:bCs/>
            <w:sz w:val="26"/>
            <w:szCs w:val="26"/>
            <w:rPrChange w:id="2749" w:author="ACER" w:date="2026-07-06T00:20:00Z">
              <w:rPr>
                <w:b/>
                <w:bCs/>
              </w:rPr>
            </w:rPrChange>
          </w:rPr>
          <w:t>[5]</w:t>
        </w:r>
        <w:r w:rsidRPr="002406F6">
          <w:rPr>
            <w:bCs/>
            <w:sz w:val="26"/>
            <w:szCs w:val="26"/>
            <w:rPrChange w:id="2750" w:author="ACER" w:date="2026-07-06T00:20:00Z">
              <w:rPr>
                <w:b/>
                <w:bCs/>
              </w:rPr>
            </w:rPrChange>
          </w:rPr>
          <w:tab/>
        </w:r>
        <w:r w:rsidRPr="002406F6">
          <w:rPr>
            <w:sz w:val="26"/>
            <w:szCs w:val="26"/>
          </w:rPr>
          <w:t>M. Carcano, F. Granata, and G. de Marinis, “Streamflow forecasting: A comparative analysis of ARIMAX, rolling forecasting LSTM neural network and physically based models in a pristine catchment,” Water, vol. 17, no. 15, art. 2341, Aug. 2025.</w:t>
        </w:r>
      </w:ins>
    </w:p>
    <w:p w14:paraId="04AF3B52" w14:textId="77777777" w:rsidR="00902EB5" w:rsidRPr="002406F6" w:rsidRDefault="00902EB5" w:rsidP="00902EB5">
      <w:pPr>
        <w:spacing w:after="90" w:line="320" w:lineRule="auto"/>
        <w:ind w:left="620" w:hanging="620"/>
        <w:rPr>
          <w:ins w:id="2751" w:author="ACER" w:date="2026-07-06T00:19:00Z"/>
          <w:sz w:val="26"/>
          <w:szCs w:val="26"/>
        </w:rPr>
      </w:pPr>
      <w:ins w:id="2752" w:author="ACER" w:date="2026-07-06T00:19:00Z">
        <w:r w:rsidRPr="002406F6">
          <w:rPr>
            <w:bCs/>
            <w:sz w:val="26"/>
            <w:szCs w:val="26"/>
            <w:rPrChange w:id="2753" w:author="ACER" w:date="2026-07-06T00:20:00Z">
              <w:rPr>
                <w:b/>
                <w:bCs/>
              </w:rPr>
            </w:rPrChange>
          </w:rPr>
          <w:t>[6]</w:t>
        </w:r>
        <w:r w:rsidRPr="002406F6">
          <w:rPr>
            <w:bCs/>
            <w:sz w:val="26"/>
            <w:szCs w:val="26"/>
            <w:rPrChange w:id="2754" w:author="ACER" w:date="2026-07-06T00:20:00Z">
              <w:rPr>
                <w:b/>
                <w:bCs/>
              </w:rPr>
            </w:rPrChange>
          </w:rPr>
          <w:tab/>
        </w:r>
        <w:r w:rsidRPr="002406F6">
          <w:rPr>
            <w:sz w:val="26"/>
            <w:szCs w:val="26"/>
          </w:rPr>
          <w:t>S. Hochreiter and J. Schmidhuber, “Long short-term memory,” Neural Computation, vol. 9, no. 8, pp. 1735–1780, Nov. 1997.</w:t>
        </w:r>
      </w:ins>
    </w:p>
    <w:p w14:paraId="51836AC4" w14:textId="77777777" w:rsidR="00902EB5" w:rsidRPr="002406F6" w:rsidRDefault="00902EB5" w:rsidP="00902EB5">
      <w:pPr>
        <w:spacing w:after="90" w:line="320" w:lineRule="auto"/>
        <w:ind w:left="620" w:hanging="620"/>
        <w:rPr>
          <w:ins w:id="2755" w:author="ACER" w:date="2026-07-06T00:19:00Z"/>
          <w:sz w:val="26"/>
          <w:szCs w:val="26"/>
        </w:rPr>
      </w:pPr>
      <w:ins w:id="2756" w:author="ACER" w:date="2026-07-06T00:19:00Z">
        <w:r w:rsidRPr="002406F6">
          <w:rPr>
            <w:bCs/>
            <w:sz w:val="26"/>
            <w:szCs w:val="26"/>
            <w:rPrChange w:id="2757" w:author="ACER" w:date="2026-07-06T00:20:00Z">
              <w:rPr>
                <w:b/>
                <w:bCs/>
              </w:rPr>
            </w:rPrChange>
          </w:rPr>
          <w:t>[7]</w:t>
        </w:r>
        <w:r w:rsidRPr="002406F6">
          <w:rPr>
            <w:bCs/>
            <w:sz w:val="26"/>
            <w:szCs w:val="26"/>
            <w:rPrChange w:id="2758" w:author="ACER" w:date="2026-07-06T00:20:00Z">
              <w:rPr>
                <w:b/>
                <w:bCs/>
              </w:rPr>
            </w:rPrChange>
          </w:rPr>
          <w:tab/>
        </w:r>
        <w:r w:rsidRPr="002406F6">
          <w:rPr>
            <w:sz w:val="26"/>
            <w:szCs w:val="26"/>
          </w:rPr>
          <w:t>F. Kratzert, D. Klotz, C. Brenner, K. Schulz, and M. Herrnegger, “Rainfall–runoff modelling using long short-term memory (LSTM) networks,” Hydrology and Earth System Sciences, vol. 22, no. 11, pp. 6005–6022, Nov. 2018.</w:t>
        </w:r>
      </w:ins>
    </w:p>
    <w:p w14:paraId="39A3C0F6" w14:textId="77777777" w:rsidR="00902EB5" w:rsidRPr="002406F6" w:rsidRDefault="00902EB5" w:rsidP="00902EB5">
      <w:pPr>
        <w:spacing w:after="90" w:line="320" w:lineRule="auto"/>
        <w:ind w:left="620" w:hanging="620"/>
        <w:rPr>
          <w:ins w:id="2759" w:author="ACER" w:date="2026-07-06T00:19:00Z"/>
          <w:sz w:val="26"/>
          <w:szCs w:val="26"/>
        </w:rPr>
      </w:pPr>
      <w:ins w:id="2760" w:author="ACER" w:date="2026-07-06T00:19:00Z">
        <w:r w:rsidRPr="002406F6">
          <w:rPr>
            <w:bCs/>
            <w:sz w:val="26"/>
            <w:szCs w:val="26"/>
            <w:rPrChange w:id="2761" w:author="ACER" w:date="2026-07-06T00:20:00Z">
              <w:rPr>
                <w:b/>
                <w:bCs/>
              </w:rPr>
            </w:rPrChange>
          </w:rPr>
          <w:t>[8]</w:t>
        </w:r>
        <w:r w:rsidRPr="002406F6">
          <w:rPr>
            <w:bCs/>
            <w:sz w:val="26"/>
            <w:szCs w:val="26"/>
            <w:rPrChange w:id="2762" w:author="ACER" w:date="2026-07-06T00:20:00Z">
              <w:rPr>
                <w:b/>
                <w:bCs/>
              </w:rPr>
            </w:rPrChange>
          </w:rPr>
          <w:tab/>
        </w:r>
        <w:r w:rsidRPr="002406F6">
          <w:rPr>
            <w:sz w:val="26"/>
            <w:szCs w:val="26"/>
          </w:rPr>
          <w:t>F. Kratzert, D. Klotz, G. Shalev, G. Klambauer, S. Hochreiter, and G. Nearing, “Towards learning universal, regional, and local hydrological behaviors via machine learning applied to large-sample datasets,” Hydrology and Earth System Sciences, vol. 23, no. 12, pp. 5089–5110, Dec. 2019.</w:t>
        </w:r>
      </w:ins>
    </w:p>
    <w:p w14:paraId="5A2E7C73" w14:textId="77777777" w:rsidR="00902EB5" w:rsidRPr="002406F6" w:rsidRDefault="00902EB5" w:rsidP="00902EB5">
      <w:pPr>
        <w:spacing w:after="90" w:line="320" w:lineRule="auto"/>
        <w:ind w:left="620" w:hanging="620"/>
        <w:rPr>
          <w:ins w:id="2763" w:author="ACER" w:date="2026-07-06T00:19:00Z"/>
          <w:sz w:val="26"/>
          <w:szCs w:val="26"/>
        </w:rPr>
      </w:pPr>
      <w:ins w:id="2764" w:author="ACER" w:date="2026-07-06T00:19:00Z">
        <w:r w:rsidRPr="002406F6">
          <w:rPr>
            <w:bCs/>
            <w:sz w:val="26"/>
            <w:szCs w:val="26"/>
            <w:rPrChange w:id="2765" w:author="ACER" w:date="2026-07-06T00:20:00Z">
              <w:rPr>
                <w:b/>
                <w:bCs/>
              </w:rPr>
            </w:rPrChange>
          </w:rPr>
          <w:t>[9]</w:t>
        </w:r>
        <w:r w:rsidRPr="002406F6">
          <w:rPr>
            <w:bCs/>
            <w:sz w:val="26"/>
            <w:szCs w:val="26"/>
            <w:rPrChange w:id="2766" w:author="ACER" w:date="2026-07-06T00:20:00Z">
              <w:rPr>
                <w:b/>
                <w:bCs/>
              </w:rPr>
            </w:rPrChange>
          </w:rPr>
          <w:tab/>
        </w:r>
        <w:r w:rsidRPr="002406F6">
          <w:rPr>
            <w:sz w:val="26"/>
            <w:szCs w:val="26"/>
          </w:rPr>
          <w:t>F. Kratzert et al., “Toward improved predictions in ungauged basins: Exploiting the power of machine learning,” Water Resources Research, vol. 55, no. 12, pp. 11344–11354, Dec. 2019.</w:t>
        </w:r>
      </w:ins>
    </w:p>
    <w:p w14:paraId="446934DF" w14:textId="77777777" w:rsidR="00902EB5" w:rsidRPr="002406F6" w:rsidRDefault="00902EB5" w:rsidP="00902EB5">
      <w:pPr>
        <w:spacing w:after="90" w:line="320" w:lineRule="auto"/>
        <w:ind w:left="620" w:hanging="620"/>
        <w:rPr>
          <w:ins w:id="2767" w:author="ACER" w:date="2026-07-06T00:19:00Z"/>
          <w:sz w:val="26"/>
          <w:szCs w:val="26"/>
        </w:rPr>
      </w:pPr>
      <w:ins w:id="2768" w:author="ACER" w:date="2026-07-06T00:19:00Z">
        <w:r w:rsidRPr="002406F6">
          <w:rPr>
            <w:bCs/>
            <w:sz w:val="26"/>
            <w:szCs w:val="26"/>
            <w:rPrChange w:id="2769" w:author="ACER" w:date="2026-07-06T00:20:00Z">
              <w:rPr>
                <w:b/>
                <w:bCs/>
              </w:rPr>
            </w:rPrChange>
          </w:rPr>
          <w:t>[10]</w:t>
        </w:r>
        <w:r w:rsidRPr="002406F6">
          <w:rPr>
            <w:bCs/>
            <w:sz w:val="26"/>
            <w:szCs w:val="26"/>
            <w:rPrChange w:id="2770" w:author="ACER" w:date="2026-07-06T00:20:00Z">
              <w:rPr>
                <w:b/>
                <w:bCs/>
              </w:rPr>
            </w:rPrChange>
          </w:rPr>
          <w:tab/>
        </w:r>
        <w:r w:rsidRPr="002406F6">
          <w:rPr>
            <w:sz w:val="26"/>
            <w:szCs w:val="26"/>
          </w:rPr>
          <w:t>F. Kratzert et al., “Caravan – A global community dataset for large-sample hydrology,” Scientific Data, vol. 10, no. 1, art. 61, Jan. 2023.</w:t>
        </w:r>
      </w:ins>
    </w:p>
    <w:p w14:paraId="131E3AD6" w14:textId="77777777" w:rsidR="00902EB5" w:rsidRPr="002406F6" w:rsidDel="000B520F" w:rsidRDefault="00902EB5" w:rsidP="00902EB5">
      <w:pPr>
        <w:rPr>
          <w:del w:id="2771" w:author="ACER" w:date="2026-07-06T00:19:00Z"/>
          <w:sz w:val="26"/>
          <w:szCs w:val="26"/>
          <w:rPrChange w:id="2772" w:author="ACER" w:date="2026-07-06T00:20:00Z">
            <w:rPr>
              <w:del w:id="2773" w:author="ACER" w:date="2026-07-06T00:19:00Z"/>
            </w:rPr>
          </w:rPrChange>
        </w:rPr>
      </w:pPr>
      <w:ins w:id="2774" w:author="ACER" w:date="2026-07-06T00:19:00Z">
        <w:r w:rsidRPr="002406F6" w:rsidDel="000B520F">
          <w:rPr>
            <w:sz w:val="26"/>
            <w:szCs w:val="26"/>
          </w:rPr>
          <w:lastRenderedPageBreak/>
          <w:t xml:space="preserve"> </w:t>
        </w:r>
      </w:ins>
      <w:del w:id="2775" w:author="ACER" w:date="2026-07-06T00:19:00Z">
        <w:r w:rsidRPr="002406F6" w:rsidDel="000B520F">
          <w:rPr>
            <w:sz w:val="26"/>
            <w:szCs w:val="26"/>
            <w:rPrChange w:id="2776" w:author="ACER" w:date="2026-07-06T00:20:00Z">
              <w:rPr/>
            </w:rPrChange>
          </w:rPr>
          <w:delText>[1] M. Valipour, “Long-term runoff study using SARIMA and ARIMA models in the United States,” Meteorological Applications, vol. 22, no. 3, pp. 592–598, Jul. 2015.</w:delText>
        </w:r>
      </w:del>
    </w:p>
    <w:p w14:paraId="09C3E5D5" w14:textId="77777777" w:rsidR="00902EB5" w:rsidRPr="002406F6" w:rsidDel="000B520F" w:rsidRDefault="00902EB5" w:rsidP="00902EB5">
      <w:pPr>
        <w:rPr>
          <w:del w:id="2777" w:author="ACER" w:date="2026-07-06T00:19:00Z"/>
          <w:sz w:val="26"/>
          <w:szCs w:val="26"/>
          <w:rPrChange w:id="2778" w:author="ACER" w:date="2026-07-06T00:20:00Z">
            <w:rPr>
              <w:del w:id="2779" w:author="ACER" w:date="2026-07-06T00:19:00Z"/>
            </w:rPr>
          </w:rPrChange>
        </w:rPr>
      </w:pPr>
      <w:del w:id="2780" w:author="ACER" w:date="2026-07-06T00:19:00Z">
        <w:r w:rsidRPr="002406F6" w:rsidDel="000B520F">
          <w:rPr>
            <w:sz w:val="26"/>
            <w:szCs w:val="26"/>
            <w:rPrChange w:id="2781" w:author="ACER" w:date="2026-07-06T00:20:00Z">
              <w:rPr/>
            </w:rPrChange>
          </w:rPr>
          <w:delText>[2] H. Moeeni, H. Bonakdari, and I. Ebtehaj, “Monthly reservoir inflow forecasting using a new hybrid SARIMA genetic programming approach,” Journal of Earth System Science, vol. 126, no. 1, art. 18, Feb. 2017.</w:delText>
        </w:r>
      </w:del>
    </w:p>
    <w:p w14:paraId="3B54D7CC" w14:textId="77777777" w:rsidR="00902EB5" w:rsidRPr="002406F6" w:rsidDel="000B520F" w:rsidRDefault="00902EB5" w:rsidP="00902EB5">
      <w:pPr>
        <w:rPr>
          <w:del w:id="2782" w:author="ACER" w:date="2026-07-06T00:19:00Z"/>
          <w:sz w:val="26"/>
          <w:szCs w:val="26"/>
          <w:rPrChange w:id="2783" w:author="ACER" w:date="2026-07-06T00:20:00Z">
            <w:rPr>
              <w:del w:id="2784" w:author="ACER" w:date="2026-07-06T00:19:00Z"/>
            </w:rPr>
          </w:rPrChange>
        </w:rPr>
      </w:pPr>
      <w:del w:id="2785" w:author="ACER" w:date="2026-07-06T00:19:00Z">
        <w:r w:rsidRPr="002406F6" w:rsidDel="000B520F">
          <w:rPr>
            <w:sz w:val="26"/>
            <w:szCs w:val="26"/>
            <w:rPrChange w:id="2786" w:author="ACER" w:date="2026-07-06T00:20:00Z">
              <w:rPr/>
            </w:rPrChange>
          </w:rPr>
          <w:delText>[3] H. Moeeni and H. Bonakdari, “Forecasting monthly inflow with extreme seasonal variation using the hybrid SARIMA-ANN model,” Stochastic Environmental Research and Risk Assessment, vol. 31, no. 8, pp. 1997–2010, Nov. 2017.</w:delText>
        </w:r>
      </w:del>
    </w:p>
    <w:p w14:paraId="40E78886" w14:textId="77777777" w:rsidR="00902EB5" w:rsidRPr="002406F6" w:rsidDel="000B520F" w:rsidRDefault="00902EB5" w:rsidP="00902EB5">
      <w:pPr>
        <w:rPr>
          <w:del w:id="2787" w:author="ACER" w:date="2026-07-06T00:19:00Z"/>
          <w:sz w:val="26"/>
          <w:szCs w:val="26"/>
          <w:rPrChange w:id="2788" w:author="ACER" w:date="2026-07-06T00:20:00Z">
            <w:rPr>
              <w:del w:id="2789" w:author="ACER" w:date="2026-07-06T00:19:00Z"/>
            </w:rPr>
          </w:rPrChange>
        </w:rPr>
      </w:pPr>
      <w:del w:id="2790" w:author="ACER" w:date="2026-07-06T00:19:00Z">
        <w:r w:rsidRPr="002406F6" w:rsidDel="000B520F">
          <w:rPr>
            <w:sz w:val="26"/>
            <w:szCs w:val="26"/>
            <w:rPrChange w:id="2791" w:author="ACER" w:date="2026-07-06T00:20:00Z">
              <w:rPr/>
            </w:rPrChange>
          </w:rPr>
          <w:delText>[4] D. Myronidis, K. Ioannou, D. Fotakis, and G. Dörflinger, “Streamflow and hydrological drought trend analysis and forecasting in Cyprus,” Water Resources Management, vol. 32, no. 5, 2018.</w:delText>
        </w:r>
      </w:del>
    </w:p>
    <w:p w14:paraId="0D6D473D" w14:textId="77777777" w:rsidR="00902EB5" w:rsidRPr="002406F6" w:rsidDel="000B520F" w:rsidRDefault="00902EB5" w:rsidP="00902EB5">
      <w:pPr>
        <w:rPr>
          <w:del w:id="2792" w:author="ACER" w:date="2026-07-06T00:19:00Z"/>
          <w:sz w:val="26"/>
          <w:szCs w:val="26"/>
          <w:rPrChange w:id="2793" w:author="ACER" w:date="2026-07-06T00:20:00Z">
            <w:rPr>
              <w:del w:id="2794" w:author="ACER" w:date="2026-07-06T00:19:00Z"/>
            </w:rPr>
          </w:rPrChange>
        </w:rPr>
      </w:pPr>
      <w:del w:id="2795" w:author="ACER" w:date="2026-07-06T00:19:00Z">
        <w:r w:rsidRPr="002406F6" w:rsidDel="000B520F">
          <w:rPr>
            <w:sz w:val="26"/>
            <w:szCs w:val="26"/>
            <w:rPrChange w:id="2796" w:author="ACER" w:date="2026-07-06T00:20:00Z">
              <w:rPr/>
            </w:rPrChange>
          </w:rPr>
          <w:delText>[5] M. Carcano, F. Granata, and G. de Marinis, “Streamflow forecasting: A comparative analysis of ARIMAX, rolling forecasting LSTM neural network and physically based models in a pristine catchment,” Water, vol. 17, no. 15, art. 2341, Aug. 2025.</w:delText>
        </w:r>
      </w:del>
    </w:p>
    <w:p w14:paraId="3452985F" w14:textId="77777777" w:rsidR="00902EB5" w:rsidRPr="002406F6" w:rsidDel="000B520F" w:rsidRDefault="00902EB5" w:rsidP="00902EB5">
      <w:pPr>
        <w:rPr>
          <w:del w:id="2797" w:author="ACER" w:date="2026-07-06T00:19:00Z"/>
          <w:sz w:val="26"/>
          <w:szCs w:val="26"/>
          <w:rPrChange w:id="2798" w:author="ACER" w:date="2026-07-06T00:20:00Z">
            <w:rPr>
              <w:del w:id="2799" w:author="ACER" w:date="2026-07-06T00:19:00Z"/>
            </w:rPr>
          </w:rPrChange>
        </w:rPr>
      </w:pPr>
      <w:del w:id="2800" w:author="ACER" w:date="2026-07-06T00:19:00Z">
        <w:r w:rsidRPr="002406F6" w:rsidDel="000B520F">
          <w:rPr>
            <w:sz w:val="26"/>
            <w:szCs w:val="26"/>
            <w:rPrChange w:id="2801" w:author="ACER" w:date="2026-07-06T00:20:00Z">
              <w:rPr/>
            </w:rPrChange>
          </w:rPr>
          <w:delText>[6] S. Hochreiter and J. Schmidhuber, “Long short-term memory,” Neural Computation, vol. 9, no. 8, pp. 1735–1780, Nov. 1997.</w:delText>
        </w:r>
      </w:del>
    </w:p>
    <w:p w14:paraId="5FAC4A9A" w14:textId="77777777" w:rsidR="00902EB5" w:rsidRPr="002406F6" w:rsidDel="000B520F" w:rsidRDefault="00902EB5" w:rsidP="00902EB5">
      <w:pPr>
        <w:rPr>
          <w:del w:id="2802" w:author="ACER" w:date="2026-07-06T00:19:00Z"/>
          <w:sz w:val="26"/>
          <w:szCs w:val="26"/>
          <w:rPrChange w:id="2803" w:author="ACER" w:date="2026-07-06T00:20:00Z">
            <w:rPr>
              <w:del w:id="2804" w:author="ACER" w:date="2026-07-06T00:19:00Z"/>
            </w:rPr>
          </w:rPrChange>
        </w:rPr>
      </w:pPr>
      <w:del w:id="2805" w:author="ACER" w:date="2026-07-06T00:19:00Z">
        <w:r w:rsidRPr="002406F6" w:rsidDel="000B520F">
          <w:rPr>
            <w:sz w:val="26"/>
            <w:szCs w:val="26"/>
            <w:rPrChange w:id="2806" w:author="ACER" w:date="2026-07-06T00:20:00Z">
              <w:rPr/>
            </w:rPrChange>
          </w:rPr>
          <w:delText>[7] F. Kratzert, D. Klotz, C. Brenner, K. Schulz, and M. Herrnegger, “Rainfall–runoff modelling using long short-term memory (LSTM) networks,” Hydrology and Earth System Sciences, vol. 22, no. 11, pp. 6005–6022, Nov. 2018.</w:delText>
        </w:r>
      </w:del>
    </w:p>
    <w:p w14:paraId="6FB6EAD5" w14:textId="77777777" w:rsidR="00902EB5" w:rsidRPr="002406F6" w:rsidDel="000B520F" w:rsidRDefault="00902EB5" w:rsidP="00902EB5">
      <w:pPr>
        <w:rPr>
          <w:del w:id="2807" w:author="ACER" w:date="2026-07-06T00:19:00Z"/>
          <w:sz w:val="26"/>
          <w:szCs w:val="26"/>
          <w:rPrChange w:id="2808" w:author="ACER" w:date="2026-07-06T00:20:00Z">
            <w:rPr>
              <w:del w:id="2809" w:author="ACER" w:date="2026-07-06T00:19:00Z"/>
            </w:rPr>
          </w:rPrChange>
        </w:rPr>
      </w:pPr>
      <w:del w:id="2810" w:author="ACER" w:date="2026-07-06T00:19:00Z">
        <w:r w:rsidRPr="002406F6" w:rsidDel="000B520F">
          <w:rPr>
            <w:sz w:val="26"/>
            <w:szCs w:val="26"/>
            <w:rPrChange w:id="2811" w:author="ACER" w:date="2026-07-06T00:20:00Z">
              <w:rPr/>
            </w:rPrChange>
          </w:rPr>
          <w:delText>[8] F. Kratzert, D. Klotz, G. Shalev, G. Klambauer, S. Hochreiter, and G. Nearing, “Towards learning universal, regional, and local hydrological behaviors via machine learning applied to large-sample datasets,” Hydrology and Earth System Sciences, vol. 23, no. 12, pp. 5089–5110, Dec. 2019.</w:delText>
        </w:r>
      </w:del>
    </w:p>
    <w:p w14:paraId="575BD501" w14:textId="77777777" w:rsidR="00902EB5" w:rsidRPr="002406F6" w:rsidDel="000B520F" w:rsidRDefault="00902EB5" w:rsidP="00902EB5">
      <w:pPr>
        <w:rPr>
          <w:del w:id="2812" w:author="ACER" w:date="2026-07-06T00:19:00Z"/>
          <w:sz w:val="26"/>
          <w:szCs w:val="26"/>
          <w:rPrChange w:id="2813" w:author="ACER" w:date="2026-07-06T00:20:00Z">
            <w:rPr>
              <w:del w:id="2814" w:author="ACER" w:date="2026-07-06T00:19:00Z"/>
            </w:rPr>
          </w:rPrChange>
        </w:rPr>
      </w:pPr>
      <w:del w:id="2815" w:author="ACER" w:date="2026-07-06T00:19:00Z">
        <w:r w:rsidRPr="002406F6" w:rsidDel="000B520F">
          <w:rPr>
            <w:sz w:val="26"/>
            <w:szCs w:val="26"/>
            <w:rPrChange w:id="2816" w:author="ACER" w:date="2026-07-06T00:20:00Z">
              <w:rPr/>
            </w:rPrChange>
          </w:rPr>
          <w:delText>[9] F. Kratzert, D. Klotz, M. Herrnegger, A. K. Sampson, S. Hochreiter, and G. S. Nearing, “Toward improved predictions in ungauged basins: Exploiting the power of machine learning,” Water Resources Research, vol. 55, no. 12, pp. 11344–11354, Dec. 2019.</w:delText>
        </w:r>
      </w:del>
    </w:p>
    <w:p w14:paraId="7907694B" w14:textId="77777777" w:rsidR="00902EB5" w:rsidRPr="002406F6" w:rsidDel="000B520F" w:rsidRDefault="00902EB5" w:rsidP="00902EB5">
      <w:pPr>
        <w:rPr>
          <w:del w:id="2817" w:author="ACER" w:date="2026-07-06T00:19:00Z"/>
          <w:sz w:val="26"/>
          <w:szCs w:val="26"/>
          <w:rPrChange w:id="2818" w:author="ACER" w:date="2026-07-06T00:20:00Z">
            <w:rPr>
              <w:del w:id="2819" w:author="ACER" w:date="2026-07-06T00:19:00Z"/>
            </w:rPr>
          </w:rPrChange>
        </w:rPr>
      </w:pPr>
      <w:del w:id="2820" w:author="ACER" w:date="2026-07-06T00:19:00Z">
        <w:r w:rsidRPr="002406F6" w:rsidDel="000B520F">
          <w:rPr>
            <w:sz w:val="26"/>
            <w:szCs w:val="26"/>
            <w:rPrChange w:id="2821" w:author="ACER" w:date="2026-07-06T00:20:00Z">
              <w:rPr/>
            </w:rPrChange>
          </w:rPr>
          <w:delText>[10] F. Kratzert et al., “Caravan – A global community dataset for large-sample hydrology,” Scientific Data, vol. 10, no. 1, art. 61, Jan. 2023.</w:delText>
        </w:r>
      </w:del>
    </w:p>
    <w:p w14:paraId="2C5F4B99" w14:textId="77777777" w:rsidR="00902EB5" w:rsidRPr="002406F6" w:rsidRDefault="00902EB5" w:rsidP="00902EB5">
      <w:pPr>
        <w:spacing w:after="90" w:line="320" w:lineRule="auto"/>
        <w:ind w:left="620" w:hanging="620"/>
        <w:rPr>
          <w:ins w:id="2822" w:author="ACER" w:date="2026-07-06T00:19:00Z"/>
          <w:sz w:val="26"/>
          <w:szCs w:val="26"/>
        </w:rPr>
      </w:pPr>
      <w:ins w:id="2823" w:author="ACER" w:date="2026-07-06T00:19:00Z">
        <w:r w:rsidRPr="002406F6">
          <w:rPr>
            <w:bCs/>
            <w:sz w:val="26"/>
            <w:szCs w:val="26"/>
            <w:rPrChange w:id="2824" w:author="ACER" w:date="2026-07-06T00:20:00Z">
              <w:rPr>
                <w:b/>
                <w:bCs/>
              </w:rPr>
            </w:rPrChange>
          </w:rPr>
          <w:t>[11]</w:t>
        </w:r>
        <w:r w:rsidRPr="002406F6">
          <w:rPr>
            <w:bCs/>
            <w:sz w:val="26"/>
            <w:szCs w:val="26"/>
            <w:rPrChange w:id="2825" w:author="ACER" w:date="2026-07-06T00:20:00Z">
              <w:rPr>
                <w:b/>
                <w:bCs/>
              </w:rPr>
            </w:rPrChange>
          </w:rPr>
          <w:tab/>
        </w:r>
        <w:r w:rsidRPr="002406F6">
          <w:rPr>
            <w:sz w:val="26"/>
            <w:szCs w:val="26"/>
          </w:rPr>
          <w:t>X.-H. Le, H. V. Ho, G. Lee, and S. Jung, “Application of long short-term memory (LSTM) neural network for flood forecasting,” Water, vol. 11, no. 7, art. 1387, Jul. 2019.</w:t>
        </w:r>
      </w:ins>
    </w:p>
    <w:p w14:paraId="5EE3EF0B" w14:textId="77777777" w:rsidR="00902EB5" w:rsidRPr="002406F6" w:rsidRDefault="00902EB5" w:rsidP="00902EB5">
      <w:pPr>
        <w:spacing w:after="90" w:line="320" w:lineRule="auto"/>
        <w:ind w:left="620" w:hanging="620"/>
        <w:rPr>
          <w:ins w:id="2826" w:author="ACER" w:date="2026-07-06T00:19:00Z"/>
          <w:sz w:val="26"/>
          <w:szCs w:val="26"/>
        </w:rPr>
      </w:pPr>
      <w:ins w:id="2827" w:author="ACER" w:date="2026-07-06T00:19:00Z">
        <w:r w:rsidRPr="002406F6">
          <w:rPr>
            <w:bCs/>
            <w:sz w:val="26"/>
            <w:szCs w:val="26"/>
            <w:rPrChange w:id="2828" w:author="ACER" w:date="2026-07-06T00:20:00Z">
              <w:rPr>
                <w:b/>
                <w:bCs/>
              </w:rPr>
            </w:rPrChange>
          </w:rPr>
          <w:t>[12]</w:t>
        </w:r>
        <w:r w:rsidRPr="002406F6">
          <w:rPr>
            <w:bCs/>
            <w:sz w:val="26"/>
            <w:szCs w:val="26"/>
            <w:rPrChange w:id="2829" w:author="ACER" w:date="2026-07-06T00:20:00Z">
              <w:rPr>
                <w:b/>
                <w:bCs/>
              </w:rPr>
            </w:rPrChange>
          </w:rPr>
          <w:tab/>
        </w:r>
        <w:r w:rsidRPr="002406F6">
          <w:rPr>
            <w:sz w:val="26"/>
            <w:szCs w:val="26"/>
          </w:rPr>
          <w:t>X.-H. Le, D. H. Nguyen, S. Jung, M. Yeon, and G. Lee, “Comparison of deep learning techniques for river streamflow forecasting,” IEEE Access, vol. 9, pp. 71805–71820, May 2021.</w:t>
        </w:r>
      </w:ins>
    </w:p>
    <w:p w14:paraId="69565741" w14:textId="77777777" w:rsidR="00902EB5" w:rsidRPr="002406F6" w:rsidRDefault="00902EB5" w:rsidP="00902EB5">
      <w:pPr>
        <w:spacing w:after="90" w:line="320" w:lineRule="auto"/>
        <w:ind w:left="620" w:hanging="620"/>
        <w:rPr>
          <w:ins w:id="2830" w:author="ACER" w:date="2026-07-06T00:19:00Z"/>
          <w:sz w:val="26"/>
          <w:szCs w:val="26"/>
        </w:rPr>
      </w:pPr>
      <w:ins w:id="2831" w:author="ACER" w:date="2026-07-06T00:19:00Z">
        <w:r w:rsidRPr="002406F6">
          <w:rPr>
            <w:bCs/>
            <w:sz w:val="26"/>
            <w:szCs w:val="26"/>
            <w:rPrChange w:id="2832" w:author="ACER" w:date="2026-07-06T00:20:00Z">
              <w:rPr>
                <w:b/>
                <w:bCs/>
              </w:rPr>
            </w:rPrChange>
          </w:rPr>
          <w:t>[13]</w:t>
        </w:r>
        <w:r w:rsidRPr="002406F6">
          <w:rPr>
            <w:bCs/>
            <w:sz w:val="26"/>
            <w:szCs w:val="26"/>
            <w:rPrChange w:id="2833" w:author="ACER" w:date="2026-07-06T00:20:00Z">
              <w:rPr>
                <w:b/>
                <w:bCs/>
              </w:rPr>
            </w:rPrChange>
          </w:rPr>
          <w:tab/>
        </w:r>
        <w:r w:rsidRPr="002406F6">
          <w:rPr>
            <w:sz w:val="26"/>
            <w:szCs w:val="26"/>
          </w:rPr>
          <w:t>X.-H. Le et al., “Towards an efficient streamflow forecasting method for event-scales in Ca River basin, Vietnam,” Journal of Hydrology: Regional Studies, vol. 46, art. 101340, Apr. 2023.</w:t>
        </w:r>
      </w:ins>
    </w:p>
    <w:p w14:paraId="305E45C9" w14:textId="77777777" w:rsidR="00902EB5" w:rsidRPr="002406F6" w:rsidRDefault="00902EB5" w:rsidP="00902EB5">
      <w:pPr>
        <w:spacing w:after="90" w:line="320" w:lineRule="auto"/>
        <w:ind w:left="620" w:hanging="620"/>
        <w:rPr>
          <w:ins w:id="2834" w:author="ACER" w:date="2026-07-06T00:19:00Z"/>
          <w:sz w:val="26"/>
          <w:szCs w:val="26"/>
        </w:rPr>
      </w:pPr>
      <w:ins w:id="2835" w:author="ACER" w:date="2026-07-06T00:19:00Z">
        <w:r w:rsidRPr="002406F6">
          <w:rPr>
            <w:bCs/>
            <w:sz w:val="26"/>
            <w:szCs w:val="26"/>
            <w:rPrChange w:id="2836" w:author="ACER" w:date="2026-07-06T00:20:00Z">
              <w:rPr>
                <w:b/>
                <w:bCs/>
              </w:rPr>
            </w:rPrChange>
          </w:rPr>
          <w:t>[14]</w:t>
        </w:r>
        <w:r w:rsidRPr="002406F6">
          <w:rPr>
            <w:bCs/>
            <w:sz w:val="26"/>
            <w:szCs w:val="26"/>
            <w:rPrChange w:id="2837" w:author="ACER" w:date="2026-07-06T00:20:00Z">
              <w:rPr>
                <w:b/>
                <w:bCs/>
              </w:rPr>
            </w:rPrChange>
          </w:rPr>
          <w:tab/>
        </w:r>
        <w:r w:rsidRPr="002406F6">
          <w:rPr>
            <w:sz w:val="26"/>
            <w:szCs w:val="26"/>
          </w:rPr>
          <w:t>I.-F. Kao, Y. Zhou, L.-C. Chang, and F.-J. Chang, “Exploring a long short-term memory based encoder-decoder framework for multi-step-ahead flood forecasting,” Journal of Hydrology, vol. 583, art. 124631, Apr. 2020.</w:t>
        </w:r>
      </w:ins>
    </w:p>
    <w:p w14:paraId="2BA7FC73" w14:textId="77777777" w:rsidR="00902EB5" w:rsidRPr="002406F6" w:rsidRDefault="00902EB5" w:rsidP="00902EB5">
      <w:pPr>
        <w:spacing w:after="90" w:line="320" w:lineRule="auto"/>
        <w:ind w:left="620" w:hanging="620"/>
        <w:rPr>
          <w:ins w:id="2838" w:author="ACER" w:date="2026-07-06T00:19:00Z"/>
          <w:sz w:val="26"/>
          <w:szCs w:val="26"/>
        </w:rPr>
      </w:pPr>
      <w:ins w:id="2839" w:author="ACER" w:date="2026-07-06T00:19:00Z">
        <w:r w:rsidRPr="002406F6">
          <w:rPr>
            <w:bCs/>
            <w:sz w:val="26"/>
            <w:szCs w:val="26"/>
            <w:rPrChange w:id="2840" w:author="ACER" w:date="2026-07-06T00:20:00Z">
              <w:rPr>
                <w:b/>
                <w:bCs/>
              </w:rPr>
            </w:rPrChange>
          </w:rPr>
          <w:t>[15]</w:t>
        </w:r>
        <w:r w:rsidRPr="002406F6">
          <w:rPr>
            <w:bCs/>
            <w:sz w:val="26"/>
            <w:szCs w:val="26"/>
            <w:rPrChange w:id="2841" w:author="ACER" w:date="2026-07-06T00:20:00Z">
              <w:rPr>
                <w:b/>
                <w:bCs/>
              </w:rPr>
            </w:rPrChange>
          </w:rPr>
          <w:tab/>
        </w:r>
        <w:r w:rsidRPr="002406F6">
          <w:rPr>
            <w:sz w:val="26"/>
            <w:szCs w:val="26"/>
          </w:rPr>
          <w:t>G. P. Zhang, “Time series forecasting using a hybrid ARIMA and neural network model,” Neurocomputing, vol. 50, pp. 159–175, Jan. 2003.</w:t>
        </w:r>
      </w:ins>
    </w:p>
    <w:p w14:paraId="668C85BE" w14:textId="77777777" w:rsidR="00902EB5" w:rsidRPr="002406F6" w:rsidRDefault="00902EB5" w:rsidP="00902EB5">
      <w:pPr>
        <w:spacing w:after="90" w:line="320" w:lineRule="auto"/>
        <w:ind w:left="620" w:hanging="620"/>
        <w:rPr>
          <w:ins w:id="2842" w:author="ACER" w:date="2026-07-06T00:19:00Z"/>
          <w:sz w:val="26"/>
          <w:szCs w:val="26"/>
        </w:rPr>
      </w:pPr>
      <w:ins w:id="2843" w:author="ACER" w:date="2026-07-06T00:19:00Z">
        <w:r w:rsidRPr="002406F6">
          <w:rPr>
            <w:bCs/>
            <w:sz w:val="26"/>
            <w:szCs w:val="26"/>
            <w:rPrChange w:id="2844" w:author="ACER" w:date="2026-07-06T00:20:00Z">
              <w:rPr>
                <w:b/>
                <w:bCs/>
              </w:rPr>
            </w:rPrChange>
          </w:rPr>
          <w:t>[16]</w:t>
        </w:r>
        <w:r w:rsidRPr="002406F6">
          <w:rPr>
            <w:bCs/>
            <w:sz w:val="26"/>
            <w:szCs w:val="26"/>
            <w:rPrChange w:id="2845" w:author="ACER" w:date="2026-07-06T00:20:00Z">
              <w:rPr>
                <w:b/>
                <w:bCs/>
              </w:rPr>
            </w:rPrChange>
          </w:rPr>
          <w:tab/>
        </w:r>
        <w:r w:rsidRPr="002406F6">
          <w:rPr>
            <w:sz w:val="26"/>
            <w:szCs w:val="26"/>
          </w:rPr>
          <w:t>T.-T.-H. Phan and X. H. Nguyen, “Combining statistical machine learning models with ARIMA for water level forecasting: The case of the Red river,” Advances in Water Resources, vol. 142, art. 103656, Aug. 2020.</w:t>
        </w:r>
      </w:ins>
    </w:p>
    <w:p w14:paraId="37F3AC2E" w14:textId="77777777" w:rsidR="00902EB5" w:rsidRPr="002406F6" w:rsidRDefault="00902EB5" w:rsidP="00902EB5">
      <w:pPr>
        <w:spacing w:after="90" w:line="320" w:lineRule="auto"/>
        <w:ind w:left="620" w:hanging="620"/>
        <w:rPr>
          <w:ins w:id="2846" w:author="ACER" w:date="2026-07-06T00:19:00Z"/>
          <w:sz w:val="26"/>
          <w:szCs w:val="26"/>
        </w:rPr>
      </w:pPr>
      <w:ins w:id="2847" w:author="ACER" w:date="2026-07-06T00:19:00Z">
        <w:r w:rsidRPr="002406F6">
          <w:rPr>
            <w:bCs/>
            <w:sz w:val="26"/>
            <w:szCs w:val="26"/>
            <w:rPrChange w:id="2848" w:author="ACER" w:date="2026-07-06T00:20:00Z">
              <w:rPr>
                <w:b/>
                <w:bCs/>
              </w:rPr>
            </w:rPrChange>
          </w:rPr>
          <w:t>[17]</w:t>
        </w:r>
        <w:r w:rsidRPr="002406F6">
          <w:rPr>
            <w:bCs/>
            <w:sz w:val="26"/>
            <w:szCs w:val="26"/>
            <w:rPrChange w:id="2849" w:author="ACER" w:date="2026-07-06T00:20:00Z">
              <w:rPr>
                <w:b/>
                <w:bCs/>
              </w:rPr>
            </w:rPrChange>
          </w:rPr>
          <w:tab/>
        </w:r>
        <w:r w:rsidRPr="002406F6">
          <w:rPr>
            <w:sz w:val="26"/>
            <w:szCs w:val="26"/>
          </w:rPr>
          <w:t>J. Stăncescu, R. Drobot, A. Cazacu, and M. Voinescu, “Hybrid LSTM-ARIMA model for improving multi-step inflow forecasting in a reservoir,” Water, vol. 17, no. 21, art. 3051, Oct. 2025.</w:t>
        </w:r>
      </w:ins>
    </w:p>
    <w:p w14:paraId="1A21389B" w14:textId="77777777" w:rsidR="00902EB5" w:rsidRPr="002406F6" w:rsidRDefault="00902EB5" w:rsidP="00902EB5">
      <w:pPr>
        <w:spacing w:after="90" w:line="320" w:lineRule="auto"/>
        <w:ind w:left="620" w:hanging="620"/>
        <w:rPr>
          <w:ins w:id="2850" w:author="ACER" w:date="2026-07-06T00:19:00Z"/>
          <w:sz w:val="26"/>
          <w:szCs w:val="26"/>
        </w:rPr>
      </w:pPr>
      <w:ins w:id="2851" w:author="ACER" w:date="2026-07-06T00:19:00Z">
        <w:r w:rsidRPr="002406F6">
          <w:rPr>
            <w:bCs/>
            <w:sz w:val="26"/>
            <w:szCs w:val="26"/>
            <w:rPrChange w:id="2852" w:author="ACER" w:date="2026-07-06T00:20:00Z">
              <w:rPr>
                <w:b/>
                <w:bCs/>
              </w:rPr>
            </w:rPrChange>
          </w:rPr>
          <w:t>[18]</w:t>
        </w:r>
        <w:r w:rsidRPr="002406F6">
          <w:rPr>
            <w:bCs/>
            <w:sz w:val="26"/>
            <w:szCs w:val="26"/>
            <w:rPrChange w:id="2853" w:author="ACER" w:date="2026-07-06T00:20:00Z">
              <w:rPr>
                <w:b/>
                <w:bCs/>
              </w:rPr>
            </w:rPrChange>
          </w:rPr>
          <w:tab/>
        </w:r>
        <w:r w:rsidRPr="002406F6">
          <w:rPr>
            <w:sz w:val="26"/>
            <w:szCs w:val="26"/>
          </w:rPr>
          <w:t>O. Aiyelokun et al., “Effectiveness of integrating ensemble-based feature selection and novel gradient boosted trees in runoff prediction: A case study in Vu Gia — Thu Bon River Basin, Vietnam,” Pure and Applied Geophysics, vol. 181, no. 5, pp. 1725–1744, May 2024.</w:t>
        </w:r>
      </w:ins>
    </w:p>
    <w:p w14:paraId="07854843" w14:textId="77777777" w:rsidR="00902EB5" w:rsidRPr="002406F6" w:rsidRDefault="00902EB5" w:rsidP="00902EB5">
      <w:pPr>
        <w:spacing w:after="90" w:line="320" w:lineRule="auto"/>
        <w:ind w:left="620" w:hanging="620"/>
        <w:rPr>
          <w:ins w:id="2854" w:author="ACER" w:date="2026-07-06T00:19:00Z"/>
          <w:sz w:val="26"/>
          <w:szCs w:val="26"/>
        </w:rPr>
      </w:pPr>
      <w:ins w:id="2855" w:author="ACER" w:date="2026-07-06T00:19:00Z">
        <w:r w:rsidRPr="002406F6">
          <w:rPr>
            <w:bCs/>
            <w:sz w:val="26"/>
            <w:szCs w:val="26"/>
            <w:rPrChange w:id="2856" w:author="ACER" w:date="2026-07-06T00:20:00Z">
              <w:rPr>
                <w:b/>
                <w:bCs/>
              </w:rPr>
            </w:rPrChange>
          </w:rPr>
          <w:t>[19]</w:t>
        </w:r>
        <w:r w:rsidRPr="002406F6">
          <w:rPr>
            <w:bCs/>
            <w:sz w:val="26"/>
            <w:szCs w:val="26"/>
            <w:rPrChange w:id="2857" w:author="ACER" w:date="2026-07-06T00:20:00Z">
              <w:rPr>
                <w:b/>
                <w:bCs/>
              </w:rPr>
            </w:rPrChange>
          </w:rPr>
          <w:tab/>
        </w:r>
        <w:r w:rsidRPr="002406F6">
          <w:rPr>
            <w:sz w:val="26"/>
            <w:szCs w:val="26"/>
          </w:rPr>
          <w:t>N. K. Loi et al., “Automated procedure of real-time flood forecasting in Vu Gia—Thu Bon river basin, Vietnam by integrating SWAT and HEC-RAS models,” Journal of Water and Climate Change, vol. 10, no. 3, pp. 535–545, Sep. 2019.</w:t>
        </w:r>
      </w:ins>
    </w:p>
    <w:p w14:paraId="1F31DD6D" w14:textId="77777777" w:rsidR="00902EB5" w:rsidRPr="002406F6" w:rsidRDefault="00902EB5" w:rsidP="00902EB5">
      <w:pPr>
        <w:spacing w:after="90" w:line="320" w:lineRule="auto"/>
        <w:ind w:left="620" w:hanging="620"/>
        <w:rPr>
          <w:ins w:id="2858" w:author="ACER" w:date="2026-07-06T00:19:00Z"/>
          <w:sz w:val="26"/>
          <w:szCs w:val="26"/>
        </w:rPr>
      </w:pPr>
      <w:ins w:id="2859" w:author="ACER" w:date="2026-07-06T00:19:00Z">
        <w:r w:rsidRPr="002406F6">
          <w:rPr>
            <w:bCs/>
            <w:sz w:val="26"/>
            <w:szCs w:val="26"/>
            <w:rPrChange w:id="2860" w:author="ACER" w:date="2026-07-06T00:20:00Z">
              <w:rPr>
                <w:b/>
                <w:bCs/>
              </w:rPr>
            </w:rPrChange>
          </w:rPr>
          <w:t>[20]</w:t>
        </w:r>
        <w:r w:rsidRPr="002406F6">
          <w:rPr>
            <w:bCs/>
            <w:sz w:val="26"/>
            <w:szCs w:val="26"/>
            <w:rPrChange w:id="2861" w:author="ACER" w:date="2026-07-06T00:20:00Z">
              <w:rPr>
                <w:b/>
                <w:bCs/>
              </w:rPr>
            </w:rPrChange>
          </w:rPr>
          <w:tab/>
        </w:r>
        <w:r w:rsidRPr="002406F6">
          <w:rPr>
            <w:sz w:val="26"/>
            <w:szCs w:val="26"/>
          </w:rPr>
          <w:t>Thủ tướng Chính phủ, “Quyết định số 1865/QĐ-TTg ngày 23/12/2019 về Quy trình vận hành liên hồ chứa lưu vực sông Vu Gia — Thu Bồn,” Hà Nội, 2019.</w:t>
        </w:r>
      </w:ins>
    </w:p>
    <w:p w14:paraId="57086315" w14:textId="77777777" w:rsidR="00902EB5" w:rsidRPr="002406F6" w:rsidRDefault="00902EB5" w:rsidP="00902EB5">
      <w:pPr>
        <w:spacing w:after="90" w:line="320" w:lineRule="auto"/>
        <w:ind w:left="620" w:hanging="620"/>
        <w:rPr>
          <w:ins w:id="2862" w:author="ACER" w:date="2026-07-06T00:19:00Z"/>
          <w:sz w:val="26"/>
          <w:szCs w:val="26"/>
        </w:rPr>
      </w:pPr>
      <w:ins w:id="2863" w:author="ACER" w:date="2026-07-06T00:19:00Z">
        <w:r w:rsidRPr="002406F6">
          <w:rPr>
            <w:bCs/>
            <w:sz w:val="26"/>
            <w:szCs w:val="26"/>
            <w:rPrChange w:id="2864" w:author="ACER" w:date="2026-07-06T00:20:00Z">
              <w:rPr>
                <w:b/>
                <w:bCs/>
              </w:rPr>
            </w:rPrChange>
          </w:rPr>
          <w:lastRenderedPageBreak/>
          <w:t>[21]</w:t>
        </w:r>
        <w:r w:rsidRPr="002406F6">
          <w:rPr>
            <w:bCs/>
            <w:sz w:val="26"/>
            <w:szCs w:val="26"/>
            <w:rPrChange w:id="2865" w:author="ACER" w:date="2026-07-06T00:20:00Z">
              <w:rPr>
                <w:b/>
                <w:bCs/>
              </w:rPr>
            </w:rPrChange>
          </w:rPr>
          <w:tab/>
        </w:r>
        <w:r w:rsidRPr="002406F6">
          <w:rPr>
            <w:sz w:val="26"/>
            <w:szCs w:val="26"/>
          </w:rPr>
          <w:t>Z. Wang et al., “YOLOv8: A Unified Framework for Object Detection, Instance Segmentation, and Pose Estimation,” arXiv:2302.01257, 2023.</w:t>
        </w:r>
      </w:ins>
    </w:p>
    <w:p w14:paraId="77CDF737" w14:textId="77777777" w:rsidR="00902EB5" w:rsidRPr="002406F6" w:rsidRDefault="00902EB5" w:rsidP="00902EB5">
      <w:pPr>
        <w:spacing w:after="90" w:line="320" w:lineRule="auto"/>
        <w:ind w:left="620" w:hanging="620"/>
        <w:rPr>
          <w:ins w:id="2866" w:author="ACER" w:date="2026-07-06T00:19:00Z"/>
          <w:sz w:val="26"/>
          <w:szCs w:val="26"/>
        </w:rPr>
      </w:pPr>
      <w:ins w:id="2867" w:author="ACER" w:date="2026-07-06T00:19:00Z">
        <w:r w:rsidRPr="002406F6">
          <w:rPr>
            <w:bCs/>
            <w:sz w:val="26"/>
            <w:szCs w:val="26"/>
            <w:rPrChange w:id="2868" w:author="ACER" w:date="2026-07-06T00:20:00Z">
              <w:rPr>
                <w:b/>
                <w:bCs/>
              </w:rPr>
            </w:rPrChange>
          </w:rPr>
          <w:t>[22]</w:t>
        </w:r>
        <w:r w:rsidRPr="002406F6">
          <w:rPr>
            <w:bCs/>
            <w:sz w:val="26"/>
            <w:szCs w:val="26"/>
            <w:rPrChange w:id="2869" w:author="ACER" w:date="2026-07-06T00:20:00Z">
              <w:rPr>
                <w:b/>
                <w:bCs/>
              </w:rPr>
            </w:rPrChange>
          </w:rPr>
          <w:tab/>
        </w:r>
        <w:r w:rsidRPr="002406F6">
          <w:rPr>
            <w:sz w:val="26"/>
            <w:szCs w:val="26"/>
          </w:rPr>
          <w:t>G. E. P. Box, G. M. Jenkins, G. C. Reinsel, and G. M. Ljung, Time Series Analysis: Forecasting and Control, 5th ed. Hoboken, NJ: Wiley, 2015.</w:t>
        </w:r>
      </w:ins>
    </w:p>
    <w:p w14:paraId="3391E9F9" w14:textId="77777777" w:rsidR="00902EB5" w:rsidRPr="002406F6" w:rsidRDefault="00902EB5" w:rsidP="00902EB5">
      <w:pPr>
        <w:spacing w:after="90" w:line="320" w:lineRule="auto"/>
        <w:ind w:left="620" w:hanging="620"/>
        <w:rPr>
          <w:ins w:id="2870" w:author="ACER" w:date="2026-07-06T00:20:00Z"/>
          <w:sz w:val="26"/>
          <w:szCs w:val="26"/>
        </w:rPr>
      </w:pPr>
      <w:ins w:id="2871" w:author="ACER" w:date="2026-07-06T00:20:00Z">
        <w:r w:rsidRPr="002406F6">
          <w:rPr>
            <w:bCs/>
            <w:sz w:val="26"/>
            <w:szCs w:val="26"/>
            <w:rPrChange w:id="2872" w:author="ACER" w:date="2026-07-06T00:20:00Z">
              <w:rPr>
                <w:b/>
                <w:bCs/>
              </w:rPr>
            </w:rPrChange>
          </w:rPr>
          <w:t>[23]</w:t>
        </w:r>
        <w:r w:rsidRPr="002406F6">
          <w:rPr>
            <w:bCs/>
            <w:sz w:val="26"/>
            <w:szCs w:val="26"/>
            <w:rPrChange w:id="2873" w:author="ACER" w:date="2026-07-06T00:20:00Z">
              <w:rPr>
                <w:b/>
                <w:bCs/>
              </w:rPr>
            </w:rPrChange>
          </w:rPr>
          <w:tab/>
        </w:r>
        <w:r w:rsidRPr="002406F6">
          <w:rPr>
            <w:sz w:val="26"/>
            <w:szCs w:val="26"/>
          </w:rPr>
          <w:t>A. E. Hoerl and R. W. Kennard, “Ridge Regression: Biased Estimation for Nonorthogonal Problems,” Technometrics, vol. 12, no. 1, pp. 55–67, 1970.</w:t>
        </w:r>
      </w:ins>
    </w:p>
    <w:p w14:paraId="7FC9CBFF" w14:textId="77777777" w:rsidR="00902EB5" w:rsidRPr="002406F6" w:rsidRDefault="00902EB5" w:rsidP="00902EB5">
      <w:pPr>
        <w:spacing w:after="90" w:line="320" w:lineRule="auto"/>
        <w:ind w:left="620" w:hanging="620"/>
        <w:rPr>
          <w:ins w:id="2874" w:author="ACER" w:date="2026-07-06T00:20:00Z"/>
          <w:sz w:val="26"/>
          <w:szCs w:val="26"/>
        </w:rPr>
      </w:pPr>
      <w:ins w:id="2875" w:author="ACER" w:date="2026-07-06T00:20:00Z">
        <w:r w:rsidRPr="002406F6">
          <w:rPr>
            <w:bCs/>
            <w:sz w:val="26"/>
            <w:szCs w:val="26"/>
            <w:rPrChange w:id="2876" w:author="ACER" w:date="2026-07-06T00:20:00Z">
              <w:rPr>
                <w:b/>
                <w:bCs/>
              </w:rPr>
            </w:rPrChange>
          </w:rPr>
          <w:t>[24]</w:t>
        </w:r>
        <w:r w:rsidRPr="002406F6">
          <w:rPr>
            <w:bCs/>
            <w:sz w:val="26"/>
            <w:szCs w:val="26"/>
            <w:rPrChange w:id="2877" w:author="ACER" w:date="2026-07-06T00:20:00Z">
              <w:rPr>
                <w:b/>
                <w:bCs/>
              </w:rPr>
            </w:rPrChange>
          </w:rPr>
          <w:tab/>
        </w:r>
        <w:r w:rsidRPr="002406F6">
          <w:rPr>
            <w:sz w:val="26"/>
            <w:szCs w:val="26"/>
          </w:rPr>
          <w:t>F. X. Diebold and R. S. Mariano, “Comparing Predictive Accuracy,” Journal of Business &amp; Economic Statistics, vol. 13, no. 3, pp. 253–263, 1995.</w:t>
        </w:r>
      </w:ins>
    </w:p>
    <w:p w14:paraId="7BA3EDF8" w14:textId="77777777" w:rsidR="00902EB5" w:rsidRPr="002406F6" w:rsidRDefault="00902EB5" w:rsidP="00902EB5">
      <w:pPr>
        <w:spacing w:after="90" w:line="320" w:lineRule="auto"/>
        <w:ind w:left="620" w:hanging="620"/>
        <w:rPr>
          <w:ins w:id="2878" w:author="ACER" w:date="2026-07-06T00:20:00Z"/>
          <w:sz w:val="26"/>
          <w:szCs w:val="26"/>
        </w:rPr>
      </w:pPr>
      <w:ins w:id="2879" w:author="ACER" w:date="2026-07-06T00:20:00Z">
        <w:r w:rsidRPr="002406F6">
          <w:rPr>
            <w:bCs/>
            <w:sz w:val="26"/>
            <w:szCs w:val="26"/>
            <w:rPrChange w:id="2880" w:author="ACER" w:date="2026-07-06T00:20:00Z">
              <w:rPr>
                <w:b/>
                <w:bCs/>
              </w:rPr>
            </w:rPrChange>
          </w:rPr>
          <w:t>[25]</w:t>
        </w:r>
        <w:r w:rsidRPr="002406F6">
          <w:rPr>
            <w:bCs/>
            <w:sz w:val="26"/>
            <w:szCs w:val="26"/>
            <w:rPrChange w:id="2881" w:author="ACER" w:date="2026-07-06T00:20:00Z">
              <w:rPr>
                <w:b/>
                <w:bCs/>
              </w:rPr>
            </w:rPrChange>
          </w:rPr>
          <w:tab/>
        </w:r>
        <w:r w:rsidRPr="002406F6">
          <w:rPr>
            <w:sz w:val="26"/>
            <w:szCs w:val="26"/>
          </w:rPr>
          <w:t>T. V. Nguyen, H. Q. Nguyen et al., “Flood risk assessment in the Vu Gia — Thu Bon river basin, central Vietnam,” Journal of Hydrology: Regional Studies, vol. 42, art. 101140, 2022.</w:t>
        </w:r>
      </w:ins>
    </w:p>
    <w:p w14:paraId="5AED3881" w14:textId="77777777" w:rsidR="00902EB5" w:rsidRPr="002406F6" w:rsidRDefault="00902EB5" w:rsidP="00902EB5">
      <w:pPr>
        <w:spacing w:after="90" w:line="320" w:lineRule="auto"/>
        <w:ind w:left="620" w:hanging="620"/>
        <w:rPr>
          <w:ins w:id="2882" w:author="ACER" w:date="2026-07-06T00:20:00Z"/>
          <w:sz w:val="26"/>
          <w:szCs w:val="26"/>
        </w:rPr>
      </w:pPr>
      <w:ins w:id="2883" w:author="ACER" w:date="2026-07-06T00:20:00Z">
        <w:r w:rsidRPr="002406F6">
          <w:rPr>
            <w:bCs/>
            <w:sz w:val="26"/>
            <w:szCs w:val="26"/>
            <w:rPrChange w:id="2884" w:author="ACER" w:date="2026-07-06T00:20:00Z">
              <w:rPr>
                <w:b/>
                <w:bCs/>
              </w:rPr>
            </w:rPrChange>
          </w:rPr>
          <w:t>[26]</w:t>
        </w:r>
        <w:r w:rsidRPr="002406F6">
          <w:rPr>
            <w:bCs/>
            <w:sz w:val="26"/>
            <w:szCs w:val="26"/>
            <w:rPrChange w:id="2885" w:author="ACER" w:date="2026-07-06T00:20:00Z">
              <w:rPr>
                <w:b/>
                <w:bCs/>
              </w:rPr>
            </w:rPrChange>
          </w:rPr>
          <w:tab/>
        </w:r>
        <w:r w:rsidRPr="002406F6">
          <w:rPr>
            <w:sz w:val="26"/>
            <w:szCs w:val="26"/>
          </w:rPr>
          <w:t>A. Mosavi, P. Ozturk, and K. W. Chau, “Flood prediction using machine learning models: Literature review,” Water, vol. 10, no. 11, pp. 1–40, 2018.</w:t>
        </w:r>
      </w:ins>
    </w:p>
    <w:p w14:paraId="599D9EFA" w14:textId="77777777" w:rsidR="00902EB5" w:rsidRPr="002406F6" w:rsidRDefault="00902EB5" w:rsidP="00902EB5">
      <w:pPr>
        <w:spacing w:after="90" w:line="320" w:lineRule="auto"/>
        <w:ind w:left="620" w:hanging="620"/>
        <w:rPr>
          <w:ins w:id="2886" w:author="ACER" w:date="2026-07-06T00:20:00Z"/>
          <w:sz w:val="26"/>
          <w:szCs w:val="26"/>
        </w:rPr>
      </w:pPr>
      <w:ins w:id="2887" w:author="ACER" w:date="2026-07-06T00:20:00Z">
        <w:r w:rsidRPr="002406F6">
          <w:rPr>
            <w:bCs/>
            <w:sz w:val="26"/>
            <w:szCs w:val="26"/>
            <w:rPrChange w:id="2888" w:author="ACER" w:date="2026-07-06T00:20:00Z">
              <w:rPr>
                <w:b/>
                <w:bCs/>
              </w:rPr>
            </w:rPrChange>
          </w:rPr>
          <w:t>[27]</w:t>
        </w:r>
        <w:r w:rsidRPr="002406F6">
          <w:rPr>
            <w:bCs/>
            <w:sz w:val="26"/>
            <w:szCs w:val="26"/>
            <w:rPrChange w:id="2889" w:author="ACER" w:date="2026-07-06T00:20:00Z">
              <w:rPr>
                <w:b/>
                <w:bCs/>
              </w:rPr>
            </w:rPrChange>
          </w:rPr>
          <w:tab/>
        </w:r>
        <w:r w:rsidRPr="002406F6">
          <w:rPr>
            <w:sz w:val="26"/>
            <w:szCs w:val="26"/>
          </w:rPr>
          <w:t>V. T. Chow, D. R. Maidment, and L. W. Mays, Applied Hydrology. New York: McGraw-Hill, 1988.</w:t>
        </w:r>
      </w:ins>
    </w:p>
    <w:p w14:paraId="0EE8CF2A" w14:textId="77777777" w:rsidR="00902EB5" w:rsidRPr="002406F6" w:rsidRDefault="00902EB5" w:rsidP="00902EB5">
      <w:pPr>
        <w:spacing w:after="90" w:line="320" w:lineRule="auto"/>
        <w:ind w:left="620" w:hanging="620"/>
        <w:rPr>
          <w:ins w:id="2890" w:author="ACER" w:date="2026-07-06T00:20:00Z"/>
          <w:sz w:val="26"/>
          <w:szCs w:val="26"/>
        </w:rPr>
      </w:pPr>
      <w:ins w:id="2891" w:author="ACER" w:date="2026-07-06T00:20:00Z">
        <w:r w:rsidRPr="002406F6">
          <w:rPr>
            <w:bCs/>
            <w:sz w:val="26"/>
            <w:szCs w:val="26"/>
            <w:rPrChange w:id="2892" w:author="ACER" w:date="2026-07-06T00:20:00Z">
              <w:rPr>
                <w:b/>
                <w:bCs/>
              </w:rPr>
            </w:rPrChange>
          </w:rPr>
          <w:t>[28]</w:t>
        </w:r>
        <w:r w:rsidRPr="002406F6">
          <w:rPr>
            <w:bCs/>
            <w:sz w:val="26"/>
            <w:szCs w:val="26"/>
            <w:rPrChange w:id="2893" w:author="ACER" w:date="2026-07-06T00:20:00Z">
              <w:rPr>
                <w:b/>
                <w:bCs/>
              </w:rPr>
            </w:rPrChange>
          </w:rPr>
          <w:tab/>
        </w:r>
        <w:r w:rsidRPr="002406F6">
          <w:rPr>
            <w:sz w:val="26"/>
            <w:szCs w:val="26"/>
          </w:rPr>
          <w:t>Meta Open Source, “React – A JavaScript library for building user interfaces.” [Online]. Available: https://react.dev</w:t>
        </w:r>
      </w:ins>
    </w:p>
    <w:p w14:paraId="146038C8" w14:textId="77777777" w:rsidR="00902EB5" w:rsidRPr="002406F6" w:rsidRDefault="00902EB5" w:rsidP="00902EB5">
      <w:pPr>
        <w:spacing w:after="90" w:line="320" w:lineRule="auto"/>
        <w:ind w:left="620" w:hanging="620"/>
        <w:rPr>
          <w:ins w:id="2894" w:author="ACER" w:date="2026-07-06T00:20:00Z"/>
          <w:sz w:val="26"/>
          <w:szCs w:val="26"/>
        </w:rPr>
      </w:pPr>
      <w:ins w:id="2895" w:author="ACER" w:date="2026-07-06T00:20:00Z">
        <w:r w:rsidRPr="002406F6">
          <w:rPr>
            <w:bCs/>
            <w:sz w:val="26"/>
            <w:szCs w:val="26"/>
            <w:rPrChange w:id="2896" w:author="ACER" w:date="2026-07-06T00:20:00Z">
              <w:rPr>
                <w:b/>
                <w:bCs/>
              </w:rPr>
            </w:rPrChange>
          </w:rPr>
          <w:t>[29]</w:t>
        </w:r>
        <w:r w:rsidRPr="002406F6">
          <w:rPr>
            <w:bCs/>
            <w:sz w:val="26"/>
            <w:szCs w:val="26"/>
            <w:rPrChange w:id="2897" w:author="ACER" w:date="2026-07-06T00:20:00Z">
              <w:rPr>
                <w:b/>
                <w:bCs/>
              </w:rPr>
            </w:rPrChange>
          </w:rPr>
          <w:tab/>
        </w:r>
        <w:r w:rsidRPr="002406F6">
          <w:rPr>
            <w:sz w:val="26"/>
            <w:szCs w:val="26"/>
          </w:rPr>
          <w:t>Meta Open Source, “React Native – A framework for building native apps using React.” [Online]. Available: https://reactnative.dev</w:t>
        </w:r>
      </w:ins>
    </w:p>
    <w:p w14:paraId="4A6EFED0" w14:textId="77777777" w:rsidR="00902EB5" w:rsidRPr="002406F6" w:rsidRDefault="00902EB5" w:rsidP="00902EB5">
      <w:pPr>
        <w:spacing w:after="90" w:line="320" w:lineRule="auto"/>
        <w:ind w:left="620" w:hanging="620"/>
        <w:rPr>
          <w:ins w:id="2898" w:author="ACER" w:date="2026-07-06T00:20:00Z"/>
          <w:sz w:val="26"/>
          <w:szCs w:val="26"/>
        </w:rPr>
      </w:pPr>
      <w:ins w:id="2899" w:author="ACER" w:date="2026-07-06T00:20:00Z">
        <w:r w:rsidRPr="002406F6">
          <w:rPr>
            <w:bCs/>
            <w:sz w:val="26"/>
            <w:szCs w:val="26"/>
            <w:rPrChange w:id="2900" w:author="ACER" w:date="2026-07-06T00:20:00Z">
              <w:rPr>
                <w:b/>
                <w:bCs/>
              </w:rPr>
            </w:rPrChange>
          </w:rPr>
          <w:t>[30]</w:t>
        </w:r>
        <w:r w:rsidRPr="002406F6">
          <w:rPr>
            <w:bCs/>
            <w:sz w:val="26"/>
            <w:szCs w:val="26"/>
            <w:rPrChange w:id="2901" w:author="ACER" w:date="2026-07-06T00:20:00Z">
              <w:rPr>
                <w:b/>
                <w:bCs/>
              </w:rPr>
            </w:rPrChange>
          </w:rPr>
          <w:tab/>
        </w:r>
        <w:r w:rsidRPr="002406F6">
          <w:rPr>
            <w:sz w:val="26"/>
            <w:szCs w:val="26"/>
          </w:rPr>
          <w:t>OpenJS Foundation, “Node.js Documentation.” [Online]. Available: https://nodejs.org</w:t>
        </w:r>
      </w:ins>
    </w:p>
    <w:p w14:paraId="1F324735" w14:textId="77777777" w:rsidR="00902EB5" w:rsidRPr="002406F6" w:rsidRDefault="00902EB5" w:rsidP="00902EB5">
      <w:pPr>
        <w:spacing w:after="90" w:line="320" w:lineRule="auto"/>
        <w:ind w:left="620" w:hanging="620"/>
        <w:rPr>
          <w:ins w:id="2902" w:author="ACER" w:date="2026-07-06T00:20:00Z"/>
          <w:sz w:val="26"/>
          <w:szCs w:val="26"/>
        </w:rPr>
      </w:pPr>
      <w:ins w:id="2903" w:author="ACER" w:date="2026-07-06T00:20:00Z">
        <w:r w:rsidRPr="002406F6">
          <w:rPr>
            <w:bCs/>
            <w:sz w:val="26"/>
            <w:szCs w:val="26"/>
            <w:rPrChange w:id="2904" w:author="ACER" w:date="2026-07-06T00:20:00Z">
              <w:rPr>
                <w:b/>
                <w:bCs/>
              </w:rPr>
            </w:rPrChange>
          </w:rPr>
          <w:t>[31]</w:t>
        </w:r>
        <w:r w:rsidRPr="002406F6">
          <w:rPr>
            <w:bCs/>
            <w:sz w:val="26"/>
            <w:szCs w:val="26"/>
            <w:rPrChange w:id="2905" w:author="ACER" w:date="2026-07-06T00:20:00Z">
              <w:rPr>
                <w:b/>
                <w:bCs/>
              </w:rPr>
            </w:rPrChange>
          </w:rPr>
          <w:tab/>
        </w:r>
        <w:r w:rsidRPr="002406F6">
          <w:rPr>
            <w:sz w:val="26"/>
            <w:szCs w:val="26"/>
          </w:rPr>
          <w:t>MongoDB, Inc., “MongoDB Manual.” [Online]. Available: https://www.mongodb.com/docs</w:t>
        </w:r>
      </w:ins>
    </w:p>
    <w:p w14:paraId="66E28754" w14:textId="77777777" w:rsidR="00902EB5" w:rsidRPr="002406F6" w:rsidRDefault="00902EB5" w:rsidP="00902EB5">
      <w:pPr>
        <w:spacing w:after="90" w:line="320" w:lineRule="auto"/>
        <w:ind w:left="620" w:hanging="620"/>
        <w:rPr>
          <w:ins w:id="2906" w:author="ACER" w:date="2026-07-06T00:20:00Z"/>
          <w:sz w:val="26"/>
          <w:szCs w:val="26"/>
        </w:rPr>
      </w:pPr>
      <w:ins w:id="2907" w:author="ACER" w:date="2026-07-06T00:20:00Z">
        <w:r w:rsidRPr="002406F6">
          <w:rPr>
            <w:bCs/>
            <w:sz w:val="26"/>
            <w:szCs w:val="26"/>
            <w:rPrChange w:id="2908" w:author="ACER" w:date="2026-07-06T00:20:00Z">
              <w:rPr>
                <w:b/>
                <w:bCs/>
              </w:rPr>
            </w:rPrChange>
          </w:rPr>
          <w:t>[32]</w:t>
        </w:r>
        <w:r w:rsidRPr="002406F6">
          <w:rPr>
            <w:bCs/>
            <w:sz w:val="26"/>
            <w:szCs w:val="26"/>
            <w:rPrChange w:id="2909" w:author="ACER" w:date="2026-07-06T00:20:00Z">
              <w:rPr>
                <w:b/>
                <w:bCs/>
              </w:rPr>
            </w:rPrChange>
          </w:rPr>
          <w:tab/>
        </w:r>
        <w:r w:rsidRPr="002406F6">
          <w:rPr>
            <w:sz w:val="26"/>
            <w:szCs w:val="26"/>
          </w:rPr>
          <w:t>V. Agafonkin, “Leaflet – an open-source JavaScript library for mobile-friendly interactive maps.” [Online]. Available: https://leafletjs.com</w:t>
        </w:r>
      </w:ins>
    </w:p>
    <w:p w14:paraId="1B6EA1DF" w14:textId="77777777" w:rsidR="00902EB5" w:rsidRPr="002406F6" w:rsidDel="000B520F" w:rsidRDefault="00902EB5">
      <w:pPr>
        <w:spacing w:after="90" w:line="320" w:lineRule="auto"/>
        <w:ind w:left="620" w:hanging="620"/>
        <w:rPr>
          <w:del w:id="2910" w:author="ACER" w:date="2026-07-06T00:19:00Z"/>
          <w:sz w:val="26"/>
          <w:szCs w:val="26"/>
          <w:rPrChange w:id="2911" w:author="ACER" w:date="2026-07-06T00:20:00Z">
            <w:rPr>
              <w:del w:id="2912" w:author="ACER" w:date="2026-07-06T00:19:00Z"/>
            </w:rPr>
          </w:rPrChange>
        </w:rPr>
        <w:pPrChange w:id="2913" w:author="ACER" w:date="2026-07-06T00:20:00Z">
          <w:pPr/>
        </w:pPrChange>
      </w:pPr>
      <w:ins w:id="2914" w:author="ACER" w:date="2026-07-06T00:20:00Z">
        <w:r w:rsidRPr="002406F6">
          <w:rPr>
            <w:bCs/>
            <w:sz w:val="26"/>
            <w:szCs w:val="26"/>
            <w:rPrChange w:id="2915" w:author="ACER" w:date="2026-07-06T00:20:00Z">
              <w:rPr>
                <w:b/>
                <w:bCs/>
              </w:rPr>
            </w:rPrChange>
          </w:rPr>
          <w:t>[33]</w:t>
        </w:r>
        <w:r w:rsidRPr="002406F6">
          <w:rPr>
            <w:bCs/>
            <w:sz w:val="26"/>
            <w:szCs w:val="26"/>
            <w:rPrChange w:id="2916" w:author="ACER" w:date="2026-07-06T00:20:00Z">
              <w:rPr>
                <w:b/>
                <w:bCs/>
              </w:rPr>
            </w:rPrChange>
          </w:rPr>
          <w:tab/>
        </w:r>
        <w:r w:rsidRPr="002406F6">
          <w:rPr>
            <w:sz w:val="26"/>
            <w:szCs w:val="26"/>
          </w:rPr>
          <w:t>Expo, “Expo Documentation – Tools and services for React Native.” [Online]. Available: https://docs.expo.dev</w:t>
        </w:r>
      </w:ins>
      <w:del w:id="2917" w:author="ACER" w:date="2026-07-06T00:19:00Z">
        <w:r w:rsidRPr="002406F6" w:rsidDel="000B520F">
          <w:rPr>
            <w:sz w:val="26"/>
            <w:szCs w:val="26"/>
            <w:rPrChange w:id="2918" w:author="ACER" w:date="2026-07-04T14:33:00Z">
              <w:rPr/>
            </w:rPrChange>
          </w:rPr>
          <w:delText>[11] X.-H. Le, H. V. Ho, G. Lee, and S. Jung, “Application of long short-term memory (LSTM) neural network for flood forecasting,” Water, vol. 11, no. 7, art. 1387, Jul. 2019.</w:delText>
        </w:r>
      </w:del>
    </w:p>
    <w:p w14:paraId="7E44A141" w14:textId="77777777" w:rsidR="00902EB5" w:rsidRPr="002406F6" w:rsidDel="000B520F" w:rsidRDefault="00902EB5">
      <w:pPr>
        <w:rPr>
          <w:del w:id="2919" w:author="ACER" w:date="2026-07-06T00:19:00Z"/>
          <w:sz w:val="26"/>
          <w:szCs w:val="26"/>
          <w:rPrChange w:id="2920" w:author="ACER" w:date="2026-07-04T14:33:00Z">
            <w:rPr>
              <w:del w:id="2921" w:author="ACER" w:date="2026-07-06T00:19:00Z"/>
            </w:rPr>
          </w:rPrChange>
        </w:rPr>
      </w:pPr>
      <w:del w:id="2922" w:author="ACER" w:date="2026-07-06T00:19:00Z">
        <w:r w:rsidRPr="002406F6" w:rsidDel="000B520F">
          <w:rPr>
            <w:sz w:val="26"/>
            <w:szCs w:val="26"/>
            <w:rPrChange w:id="2923" w:author="ACER" w:date="2026-07-04T14:33:00Z">
              <w:rPr/>
            </w:rPrChange>
          </w:rPr>
          <w:delText>[12] X.-H. Le, D. H. Nguyen, S. Jung, M. Yeon, and G. Lee, “Comparison of deep learning techniques for river streamflow forecasting,” IEEE Access, vol. 9, pp. 71805–71820, May 2021.</w:delText>
        </w:r>
      </w:del>
    </w:p>
    <w:p w14:paraId="29EB3220" w14:textId="77777777" w:rsidR="00902EB5" w:rsidRPr="002406F6" w:rsidDel="000B520F" w:rsidRDefault="00902EB5">
      <w:pPr>
        <w:rPr>
          <w:del w:id="2924" w:author="ACER" w:date="2026-07-06T00:19:00Z"/>
          <w:sz w:val="26"/>
          <w:szCs w:val="26"/>
          <w:rPrChange w:id="2925" w:author="ACER" w:date="2026-07-04T14:33:00Z">
            <w:rPr>
              <w:del w:id="2926" w:author="ACER" w:date="2026-07-06T00:19:00Z"/>
            </w:rPr>
          </w:rPrChange>
        </w:rPr>
      </w:pPr>
      <w:del w:id="2927" w:author="ACER" w:date="2026-07-06T00:19:00Z">
        <w:r w:rsidRPr="002406F6" w:rsidDel="000B520F">
          <w:rPr>
            <w:sz w:val="26"/>
            <w:szCs w:val="26"/>
            <w:rPrChange w:id="2928" w:author="ACER" w:date="2026-07-04T14:33:00Z">
              <w:rPr/>
            </w:rPrChange>
          </w:rPr>
          <w:delText>[13] X.-H. Le, L. Nguyen Van, G. V. Nguyen, D. H. Nguyen, S. Jung, and G. Lee, “Towards an efficient streamflow forecasting method for event-scales in Ca River basin, Vietnam,” Journal of Hydrology: Regional Studies, vol. 46, art. 101340, Apr. 2023.</w:delText>
        </w:r>
      </w:del>
    </w:p>
    <w:p w14:paraId="3EEEC4AD" w14:textId="77777777" w:rsidR="00902EB5" w:rsidRPr="002406F6" w:rsidDel="000B520F" w:rsidRDefault="00902EB5">
      <w:pPr>
        <w:rPr>
          <w:del w:id="2929" w:author="ACER" w:date="2026-07-06T00:19:00Z"/>
          <w:sz w:val="26"/>
          <w:szCs w:val="26"/>
          <w:rPrChange w:id="2930" w:author="ACER" w:date="2026-07-04T14:33:00Z">
            <w:rPr>
              <w:del w:id="2931" w:author="ACER" w:date="2026-07-06T00:19:00Z"/>
            </w:rPr>
          </w:rPrChange>
        </w:rPr>
      </w:pPr>
      <w:del w:id="2932" w:author="ACER" w:date="2026-07-06T00:19:00Z">
        <w:r w:rsidRPr="002406F6" w:rsidDel="000B520F">
          <w:rPr>
            <w:sz w:val="26"/>
            <w:szCs w:val="26"/>
            <w:rPrChange w:id="2933" w:author="ACER" w:date="2026-07-04T14:33:00Z">
              <w:rPr/>
            </w:rPrChange>
          </w:rPr>
          <w:delText>[14] I.-F. Kao, Y. Zhou, L.-C. Chang, and F.-J. Chang, “Exploring a long short-term memory based encoder-decoder framework for multi-step-ahead flood forecasting,” Journal of Hydrology, vol. 583, art. 124631, Apr. 2020.</w:delText>
        </w:r>
      </w:del>
    </w:p>
    <w:p w14:paraId="68FBEC86" w14:textId="77777777" w:rsidR="00902EB5" w:rsidRPr="002406F6" w:rsidDel="000B520F" w:rsidRDefault="00902EB5">
      <w:pPr>
        <w:rPr>
          <w:del w:id="2934" w:author="ACER" w:date="2026-07-06T00:19:00Z"/>
          <w:sz w:val="26"/>
          <w:szCs w:val="26"/>
          <w:rPrChange w:id="2935" w:author="ACER" w:date="2026-07-04T14:33:00Z">
            <w:rPr>
              <w:del w:id="2936" w:author="ACER" w:date="2026-07-06T00:19:00Z"/>
            </w:rPr>
          </w:rPrChange>
        </w:rPr>
      </w:pPr>
      <w:del w:id="2937" w:author="ACER" w:date="2026-07-06T00:19:00Z">
        <w:r w:rsidRPr="002406F6" w:rsidDel="000B520F">
          <w:rPr>
            <w:sz w:val="26"/>
            <w:szCs w:val="26"/>
            <w:rPrChange w:id="2938" w:author="ACER" w:date="2026-07-04T14:33:00Z">
              <w:rPr/>
            </w:rPrChange>
          </w:rPr>
          <w:delText>[15] G. P. Zhang, “Time series forecasting using a hybrid ARIMA and neural network model,” Neurocomputing, vol. 50, pp. 159–175, Jan. 2003.</w:delText>
        </w:r>
      </w:del>
    </w:p>
    <w:p w14:paraId="23ADBC0E" w14:textId="77777777" w:rsidR="00902EB5" w:rsidRPr="002406F6" w:rsidDel="000B520F" w:rsidRDefault="00902EB5">
      <w:pPr>
        <w:rPr>
          <w:del w:id="2939" w:author="ACER" w:date="2026-07-06T00:19:00Z"/>
          <w:sz w:val="26"/>
          <w:szCs w:val="26"/>
          <w:rPrChange w:id="2940" w:author="ACER" w:date="2026-07-04T14:33:00Z">
            <w:rPr>
              <w:del w:id="2941" w:author="ACER" w:date="2026-07-06T00:19:00Z"/>
            </w:rPr>
          </w:rPrChange>
        </w:rPr>
      </w:pPr>
      <w:del w:id="2942" w:author="ACER" w:date="2026-07-06T00:19:00Z">
        <w:r w:rsidRPr="002406F6" w:rsidDel="000B520F">
          <w:rPr>
            <w:sz w:val="26"/>
            <w:szCs w:val="26"/>
            <w:rPrChange w:id="2943" w:author="ACER" w:date="2026-07-04T14:33:00Z">
              <w:rPr/>
            </w:rPrChange>
          </w:rPr>
          <w:delText>[16] I. Khandelwal, R. Adhikari, and G. Verma, “Time series forecasting using hybrid ARIMA and ANN models based on DWT decomposition,” Procedia Computer Science, vol. 48, pp. 173–179, 2015.</w:delText>
        </w:r>
      </w:del>
    </w:p>
    <w:p w14:paraId="5B1423BA" w14:textId="77777777" w:rsidR="00902EB5" w:rsidRPr="002406F6" w:rsidDel="000B520F" w:rsidRDefault="00902EB5">
      <w:pPr>
        <w:rPr>
          <w:del w:id="2944" w:author="ACER" w:date="2026-07-06T00:19:00Z"/>
          <w:sz w:val="26"/>
          <w:szCs w:val="26"/>
          <w:rPrChange w:id="2945" w:author="ACER" w:date="2026-07-04T14:33:00Z">
            <w:rPr>
              <w:del w:id="2946" w:author="ACER" w:date="2026-07-06T00:19:00Z"/>
            </w:rPr>
          </w:rPrChange>
        </w:rPr>
      </w:pPr>
      <w:del w:id="2947" w:author="ACER" w:date="2026-07-06T00:19:00Z">
        <w:r w:rsidRPr="002406F6" w:rsidDel="000B520F">
          <w:rPr>
            <w:sz w:val="26"/>
            <w:szCs w:val="26"/>
            <w:rPrChange w:id="2948" w:author="ACER" w:date="2026-07-04T14:33:00Z">
              <w:rPr/>
            </w:rPrChange>
          </w:rPr>
          <w:delText>[17] T.-T.-H. Phan and X. H. Nguyen, “Combining statistical machine learning models with ARIMA for water level forecasting: The case of the Red river,” Advances in Water Resources, vol. 142, art. 103656, Aug. 2020.</w:delText>
        </w:r>
      </w:del>
    </w:p>
    <w:p w14:paraId="2EAB6AB7" w14:textId="77777777" w:rsidR="00902EB5" w:rsidRPr="002406F6" w:rsidDel="000B520F" w:rsidRDefault="00902EB5">
      <w:pPr>
        <w:rPr>
          <w:del w:id="2949" w:author="ACER" w:date="2026-07-06T00:19:00Z"/>
          <w:sz w:val="26"/>
          <w:szCs w:val="26"/>
          <w:rPrChange w:id="2950" w:author="ACER" w:date="2026-07-04T14:33:00Z">
            <w:rPr>
              <w:del w:id="2951" w:author="ACER" w:date="2026-07-06T00:19:00Z"/>
            </w:rPr>
          </w:rPrChange>
        </w:rPr>
      </w:pPr>
      <w:del w:id="2952" w:author="ACER" w:date="2026-07-06T00:19:00Z">
        <w:r w:rsidRPr="002406F6" w:rsidDel="000B520F">
          <w:rPr>
            <w:sz w:val="26"/>
            <w:szCs w:val="26"/>
            <w:rPrChange w:id="2953" w:author="ACER" w:date="2026-07-04T14:33:00Z">
              <w:rPr/>
            </w:rPrChange>
          </w:rPr>
          <w:delText>[18] A. T. Tran, V. T. Nguyen, V. M. Le, and T. T. H. Phan, “Hybrid model seasonal ARIMA-LSTM for prediction water level in Black River on the border Vietnam-China,” in Proc. Int. Conf. on Intelligent Systems and Networks (ICISN), LNNS, vol. 471, Springer, Singapore, 2022.</w:delText>
        </w:r>
      </w:del>
    </w:p>
    <w:p w14:paraId="0129C7A6" w14:textId="77777777" w:rsidR="00902EB5" w:rsidRPr="002406F6" w:rsidDel="000B520F" w:rsidRDefault="00902EB5">
      <w:pPr>
        <w:rPr>
          <w:del w:id="2954" w:author="ACER" w:date="2026-07-06T00:19:00Z"/>
          <w:sz w:val="26"/>
          <w:szCs w:val="26"/>
          <w:rPrChange w:id="2955" w:author="ACER" w:date="2026-07-04T14:33:00Z">
            <w:rPr>
              <w:del w:id="2956" w:author="ACER" w:date="2026-07-06T00:19:00Z"/>
            </w:rPr>
          </w:rPrChange>
        </w:rPr>
      </w:pPr>
      <w:del w:id="2957" w:author="ACER" w:date="2026-07-06T00:19:00Z">
        <w:r w:rsidRPr="002406F6" w:rsidDel="000B520F">
          <w:rPr>
            <w:sz w:val="26"/>
            <w:szCs w:val="26"/>
            <w:rPrChange w:id="2958" w:author="ACER" w:date="2026-07-04T14:33:00Z">
              <w:rPr/>
            </w:rPrChange>
          </w:rPr>
          <w:delText>[19] J. Stăncescu, R. Drobot, A. Cazacu, and M. Voinescu, “Hybrid LSTM-ARIMA model for improving multi-step inflow forecasting in a reservoir,” Water, vol. 17, no. 21, art. 3051, Oct. 2025.</w:delText>
        </w:r>
      </w:del>
    </w:p>
    <w:p w14:paraId="3ADCE4A0" w14:textId="77777777" w:rsidR="00902EB5" w:rsidRPr="002406F6" w:rsidDel="000B520F" w:rsidRDefault="00902EB5">
      <w:pPr>
        <w:rPr>
          <w:del w:id="2959" w:author="ACER" w:date="2026-07-06T00:19:00Z"/>
          <w:sz w:val="26"/>
          <w:szCs w:val="26"/>
          <w:rPrChange w:id="2960" w:author="ACER" w:date="2026-07-04T14:33:00Z">
            <w:rPr>
              <w:del w:id="2961" w:author="ACER" w:date="2026-07-06T00:19:00Z"/>
            </w:rPr>
          </w:rPrChange>
        </w:rPr>
      </w:pPr>
      <w:del w:id="2962" w:author="ACER" w:date="2026-07-06T00:19:00Z">
        <w:r w:rsidRPr="002406F6" w:rsidDel="000B520F">
          <w:rPr>
            <w:sz w:val="26"/>
            <w:szCs w:val="26"/>
            <w:rPrChange w:id="2963" w:author="ACER" w:date="2026-07-04T14:33:00Z">
              <w:rPr/>
            </w:rPrChange>
          </w:rPr>
          <w:delText>[20] F. Granata, F. Di Nunno, and G. de Marinis, “Short-term forecasts of streamflow in the UK based on a novel hybrid artificial intelligence algorithm,” Scientific Reports, vol. 13, art. 7036, Apr. 2023.</w:delText>
        </w:r>
      </w:del>
    </w:p>
    <w:p w14:paraId="473BA63E" w14:textId="77777777" w:rsidR="00902EB5" w:rsidRPr="002406F6" w:rsidDel="000B520F" w:rsidRDefault="00902EB5">
      <w:pPr>
        <w:rPr>
          <w:del w:id="2964" w:author="ACER" w:date="2026-07-06T00:19:00Z"/>
          <w:sz w:val="26"/>
          <w:szCs w:val="26"/>
          <w:rPrChange w:id="2965" w:author="ACER" w:date="2026-07-04T14:33:00Z">
            <w:rPr>
              <w:del w:id="2966" w:author="ACER" w:date="2026-07-06T00:19:00Z"/>
            </w:rPr>
          </w:rPrChange>
        </w:rPr>
      </w:pPr>
      <w:del w:id="2967" w:author="ACER" w:date="2026-07-06T00:19:00Z">
        <w:r w:rsidRPr="002406F6" w:rsidDel="000B520F">
          <w:rPr>
            <w:sz w:val="26"/>
            <w:szCs w:val="26"/>
            <w:rPrChange w:id="2968" w:author="ACER" w:date="2026-07-04T14:33:00Z">
              <w:rPr/>
            </w:rPrChange>
          </w:rPr>
          <w:delText>[21] O. Aiyelokun, Q. B. Pham, N. T. T. Linh, T. Roy, D. T. Anh, and E. Łupikasza, “Effectiveness of integrating ensemble-based feature selection and novel gradient boosted trees in runoff prediction: A case study in Vu Gia Thu Bon River Basin, Vietnam,” Pure and Applied Geophysics, vol. 181, no. 5, pp. 1725–1744, May 2024.</w:delText>
        </w:r>
      </w:del>
    </w:p>
    <w:p w14:paraId="56656ED7" w14:textId="77777777" w:rsidR="00902EB5" w:rsidRPr="002406F6" w:rsidDel="000B520F" w:rsidRDefault="00902EB5">
      <w:pPr>
        <w:rPr>
          <w:del w:id="2969" w:author="ACER" w:date="2026-07-06T00:20:00Z"/>
          <w:sz w:val="26"/>
          <w:szCs w:val="26"/>
          <w:rPrChange w:id="2970" w:author="ACER" w:date="2026-07-04T14:33:00Z">
            <w:rPr>
              <w:del w:id="2971" w:author="ACER" w:date="2026-07-06T00:20:00Z"/>
            </w:rPr>
          </w:rPrChange>
        </w:rPr>
      </w:pPr>
      <w:del w:id="2972" w:author="ACER" w:date="2026-07-06T00:20:00Z">
        <w:r w:rsidRPr="002406F6" w:rsidDel="000B520F">
          <w:rPr>
            <w:sz w:val="26"/>
            <w:szCs w:val="26"/>
            <w:rPrChange w:id="2973" w:author="ACER" w:date="2026-07-04T14:33:00Z">
              <w:rPr/>
            </w:rPrChange>
          </w:rPr>
          <w:delText>[22] B. T. Pham, M. Khosravi, M. Avand, A. T. Tran, and L. K. Le, “Hybrid model to improve the river streamflow forecasting utilizing multi-layer perceptron-based intelligent water drop optimization algorithm,” Soft Computing, vol. 24, no. 24, pp. 18039–18056, Dec. 2020.</w:delText>
        </w:r>
      </w:del>
    </w:p>
    <w:p w14:paraId="0C5A118A" w14:textId="77777777" w:rsidR="00902EB5" w:rsidRPr="002406F6" w:rsidDel="000B520F" w:rsidRDefault="00902EB5">
      <w:pPr>
        <w:rPr>
          <w:del w:id="2974" w:author="ACER" w:date="2026-07-06T00:20:00Z"/>
          <w:sz w:val="26"/>
          <w:szCs w:val="26"/>
          <w:rPrChange w:id="2975" w:author="ACER" w:date="2026-07-04T14:33:00Z">
            <w:rPr>
              <w:del w:id="2976" w:author="ACER" w:date="2026-07-06T00:20:00Z"/>
            </w:rPr>
          </w:rPrChange>
        </w:rPr>
      </w:pPr>
      <w:del w:id="2977" w:author="ACER" w:date="2026-07-06T00:20:00Z">
        <w:r w:rsidRPr="002406F6" w:rsidDel="000B520F">
          <w:rPr>
            <w:sz w:val="26"/>
            <w:szCs w:val="26"/>
            <w:rPrChange w:id="2978" w:author="ACER" w:date="2026-07-04T14:33:00Z">
              <w:rPr/>
            </w:rPrChange>
          </w:rPr>
          <w:delText>[23] N. K. Loi et al., “Automated procedure of real-time flood forecasting in Vu Gia–Thu Bon river basin, Vietnam by integrating SWAT and HEC-RAS models,” Journal of Water and Climate Change, vol. 10, no. 3, pp. 535–545, Sep. 2019.</w:delText>
        </w:r>
      </w:del>
    </w:p>
    <w:p w14:paraId="765F9007" w14:textId="77777777" w:rsidR="00902EB5" w:rsidRPr="002406F6" w:rsidDel="000B520F" w:rsidRDefault="00902EB5">
      <w:pPr>
        <w:rPr>
          <w:del w:id="2979" w:author="ACER" w:date="2026-07-06T00:20:00Z"/>
          <w:sz w:val="26"/>
          <w:szCs w:val="26"/>
          <w:rPrChange w:id="2980" w:author="ACER" w:date="2026-07-04T14:33:00Z">
            <w:rPr>
              <w:del w:id="2981" w:author="ACER" w:date="2026-07-06T00:20:00Z"/>
            </w:rPr>
          </w:rPrChange>
        </w:rPr>
      </w:pPr>
      <w:del w:id="2982" w:author="ACER" w:date="2026-07-06T00:20:00Z">
        <w:r w:rsidRPr="002406F6" w:rsidDel="000B520F">
          <w:rPr>
            <w:sz w:val="26"/>
            <w:szCs w:val="26"/>
            <w:rPrChange w:id="2983" w:author="ACER" w:date="2026-07-04T14:33:00Z">
              <w:rPr/>
            </w:rPrChange>
          </w:rPr>
          <w:delText>[24] Thủ tướng Chính phủ, “Quyết định số 1865/QĐ-TTg ngày 23/12/2019 về Quy trình vận hành liên hồ chứa lưu vực sông Vu Gia – Thu Bồn,” Hà Nội, 2019.</w:delText>
        </w:r>
      </w:del>
    </w:p>
    <w:p w14:paraId="4B2565E3" w14:textId="77777777" w:rsidR="00902EB5" w:rsidRPr="002406F6" w:rsidDel="000B520F" w:rsidRDefault="00902EB5">
      <w:pPr>
        <w:rPr>
          <w:del w:id="2984" w:author="ACER" w:date="2026-07-06T00:20:00Z"/>
          <w:sz w:val="26"/>
          <w:szCs w:val="26"/>
          <w:rPrChange w:id="2985" w:author="ACER" w:date="2026-07-04T14:33:00Z">
            <w:rPr>
              <w:del w:id="2986" w:author="ACER" w:date="2026-07-06T00:20:00Z"/>
            </w:rPr>
          </w:rPrChange>
        </w:rPr>
      </w:pPr>
      <w:del w:id="2987" w:author="ACER" w:date="2026-07-06T00:20:00Z">
        <w:r w:rsidRPr="002406F6" w:rsidDel="000B520F">
          <w:rPr>
            <w:sz w:val="26"/>
            <w:szCs w:val="26"/>
            <w:rPrChange w:id="2988" w:author="ACER" w:date="2026-07-04T14:33:00Z">
              <w:rPr/>
            </w:rPrChange>
          </w:rPr>
          <w:delText>[25] Vietnam Disaster Management Authority, “National Report on Natural Disaster Prevention and Control in Vietnam,” Hanoi, 2020.</w:delText>
        </w:r>
      </w:del>
    </w:p>
    <w:p w14:paraId="74C28D5A" w14:textId="77777777" w:rsidR="00902EB5" w:rsidRPr="002406F6" w:rsidDel="000B520F" w:rsidRDefault="00902EB5">
      <w:pPr>
        <w:rPr>
          <w:del w:id="2989" w:author="ACER" w:date="2026-07-06T00:20:00Z"/>
          <w:sz w:val="26"/>
          <w:szCs w:val="26"/>
          <w:rPrChange w:id="2990" w:author="ACER" w:date="2026-07-04T14:33:00Z">
            <w:rPr>
              <w:del w:id="2991" w:author="ACER" w:date="2026-07-06T00:20:00Z"/>
            </w:rPr>
          </w:rPrChange>
        </w:rPr>
      </w:pPr>
      <w:del w:id="2992" w:author="ACER" w:date="2026-07-06T00:20:00Z">
        <w:r w:rsidRPr="002406F6" w:rsidDel="000B520F">
          <w:rPr>
            <w:sz w:val="26"/>
            <w:szCs w:val="26"/>
            <w:rPrChange w:id="2993" w:author="ACER" w:date="2026-07-04T14:33:00Z">
              <w:rPr/>
            </w:rPrChange>
          </w:rPr>
          <w:delText>[26] Z. Wang et al., “YOLOv8: A Unified Framework for Object Detection, Instance Segmentation, and Pose Estimation,” arXiv:2302.01257, 2023.</w:delText>
        </w:r>
      </w:del>
    </w:p>
    <w:p w14:paraId="66B5B85E" w14:textId="77777777" w:rsidR="00902EB5" w:rsidRPr="002406F6" w:rsidDel="000B520F" w:rsidRDefault="00902EB5">
      <w:pPr>
        <w:rPr>
          <w:del w:id="2994" w:author="ACER" w:date="2026-07-06T00:20:00Z"/>
          <w:sz w:val="26"/>
          <w:szCs w:val="26"/>
          <w:rPrChange w:id="2995" w:author="ACER" w:date="2026-07-04T14:33:00Z">
            <w:rPr>
              <w:del w:id="2996" w:author="ACER" w:date="2026-07-06T00:20:00Z"/>
            </w:rPr>
          </w:rPrChange>
        </w:rPr>
      </w:pPr>
      <w:del w:id="2997" w:author="ACER" w:date="2026-07-06T00:20:00Z">
        <w:r w:rsidRPr="002406F6" w:rsidDel="000B520F">
          <w:rPr>
            <w:sz w:val="26"/>
            <w:szCs w:val="26"/>
            <w:rPrChange w:id="2998" w:author="ACER" w:date="2026-07-04T14:33:00Z">
              <w:rPr/>
            </w:rPrChange>
          </w:rPr>
          <w:delText>[27] G. E. P. Box, G. M. Jenkins, G. C. Reinsel, and G. M. Ljung, Time Series Analysis: Forecasting and Control, 5th ed. Hoboken, NJ: Wiley, 2015.</w:delText>
        </w:r>
      </w:del>
    </w:p>
    <w:p w14:paraId="646EE5F5" w14:textId="77777777" w:rsidR="00902EB5" w:rsidRPr="002406F6" w:rsidDel="000B520F" w:rsidRDefault="00902EB5">
      <w:pPr>
        <w:rPr>
          <w:del w:id="2999" w:author="ACER" w:date="2026-07-06T00:20:00Z"/>
          <w:sz w:val="26"/>
          <w:szCs w:val="26"/>
          <w:rPrChange w:id="3000" w:author="ACER" w:date="2026-07-04T14:33:00Z">
            <w:rPr>
              <w:del w:id="3001" w:author="ACER" w:date="2026-07-06T00:20:00Z"/>
            </w:rPr>
          </w:rPrChange>
        </w:rPr>
      </w:pPr>
      <w:del w:id="3002" w:author="ACER" w:date="2026-07-06T00:20:00Z">
        <w:r w:rsidRPr="002406F6" w:rsidDel="000B520F">
          <w:rPr>
            <w:sz w:val="26"/>
            <w:szCs w:val="26"/>
            <w:rPrChange w:id="3003" w:author="ACER" w:date="2026-07-04T14:33:00Z">
              <w:rPr/>
            </w:rPrChange>
          </w:rPr>
          <w:delText>[28] A. E. Hoerl and R. W. Kennard, “Ridge Regression: Biased Estimation for Nonorthogonal Problems,” Technometrics, vol. 12, no. 1, pp. 55–67, 1970.</w:delText>
        </w:r>
      </w:del>
    </w:p>
    <w:p w14:paraId="0D78D2DB" w14:textId="77777777" w:rsidR="00902EB5" w:rsidRPr="002406F6" w:rsidDel="000B520F" w:rsidRDefault="00902EB5">
      <w:pPr>
        <w:rPr>
          <w:del w:id="3004" w:author="ACER" w:date="2026-07-06T00:20:00Z"/>
          <w:sz w:val="26"/>
          <w:szCs w:val="26"/>
          <w:rPrChange w:id="3005" w:author="ACER" w:date="2026-07-04T14:33:00Z">
            <w:rPr>
              <w:del w:id="3006" w:author="ACER" w:date="2026-07-06T00:20:00Z"/>
            </w:rPr>
          </w:rPrChange>
        </w:rPr>
      </w:pPr>
      <w:del w:id="3007" w:author="ACER" w:date="2026-07-06T00:20:00Z">
        <w:r w:rsidRPr="002406F6" w:rsidDel="000B520F">
          <w:rPr>
            <w:sz w:val="26"/>
            <w:szCs w:val="26"/>
            <w:rPrChange w:id="3008" w:author="ACER" w:date="2026-07-04T14:33:00Z">
              <w:rPr/>
            </w:rPrChange>
          </w:rPr>
          <w:delText>[29] F. X. Diebold and R. S. Mariano, “Comparing Predictive Accuracy,” Journal of Business &amp; Economic Statistics, vol. 13, no. 3, pp. 253–263, 1995.</w:delText>
        </w:r>
      </w:del>
    </w:p>
    <w:p w14:paraId="6F3DCFC8" w14:textId="77777777" w:rsidR="00902EB5" w:rsidRPr="002406F6" w:rsidDel="000B520F" w:rsidRDefault="00902EB5">
      <w:pPr>
        <w:rPr>
          <w:del w:id="3009" w:author="ACER" w:date="2026-07-06T00:20:00Z"/>
          <w:sz w:val="26"/>
          <w:szCs w:val="26"/>
          <w:rPrChange w:id="3010" w:author="ACER" w:date="2026-07-04T14:33:00Z">
            <w:rPr>
              <w:del w:id="3011" w:author="ACER" w:date="2026-07-06T00:20:00Z"/>
            </w:rPr>
          </w:rPrChange>
        </w:rPr>
      </w:pPr>
      <w:del w:id="3012" w:author="ACER" w:date="2026-07-06T00:20:00Z">
        <w:r w:rsidRPr="002406F6" w:rsidDel="000B520F">
          <w:rPr>
            <w:sz w:val="26"/>
            <w:szCs w:val="26"/>
            <w:rPrChange w:id="3013" w:author="ACER" w:date="2026-07-04T14:33:00Z">
              <w:rPr/>
            </w:rPrChange>
          </w:rPr>
          <w:delText>[30] T. V. Nguyen, H. Q. Nguyen et al., “Flood risk assessment in the Vu Gia – Thu Bon river basin, central Vietnam,” Journal of Hydrology: Regional Studies, vol. 42, art. 101140, 2022.</w:delText>
        </w:r>
      </w:del>
    </w:p>
    <w:p w14:paraId="31591CA6" w14:textId="77777777" w:rsidR="00902EB5" w:rsidRPr="002406F6" w:rsidDel="000B520F" w:rsidRDefault="00902EB5">
      <w:pPr>
        <w:rPr>
          <w:del w:id="3014" w:author="ACER" w:date="2026-07-06T00:20:00Z"/>
          <w:sz w:val="26"/>
          <w:szCs w:val="26"/>
          <w:rPrChange w:id="3015" w:author="ACER" w:date="2026-07-04T14:33:00Z">
            <w:rPr>
              <w:del w:id="3016" w:author="ACER" w:date="2026-07-06T00:20:00Z"/>
            </w:rPr>
          </w:rPrChange>
        </w:rPr>
      </w:pPr>
      <w:del w:id="3017" w:author="ACER" w:date="2026-07-06T00:20:00Z">
        <w:r w:rsidRPr="002406F6" w:rsidDel="000B520F">
          <w:rPr>
            <w:sz w:val="26"/>
            <w:szCs w:val="26"/>
            <w:rPrChange w:id="3018" w:author="ACER" w:date="2026-07-04T14:33:00Z">
              <w:rPr/>
            </w:rPrChange>
          </w:rPr>
          <w:delText>[31] A. Mosavi, P. Ozturk, and K. W. Chau, “Flood prediction using machine learning models: Literature review,” Water, vol. 10, no. 11, pp. 1–40, 2018.</w:delText>
        </w:r>
      </w:del>
    </w:p>
    <w:p w14:paraId="42ACE2D9" w14:textId="77777777" w:rsidR="00902EB5" w:rsidRPr="002406F6" w:rsidDel="000B520F" w:rsidRDefault="00902EB5">
      <w:pPr>
        <w:rPr>
          <w:del w:id="3019" w:author="ACER" w:date="2026-07-06T00:20:00Z"/>
          <w:sz w:val="26"/>
          <w:szCs w:val="26"/>
          <w:rPrChange w:id="3020" w:author="ACER" w:date="2026-07-04T14:33:00Z">
            <w:rPr>
              <w:del w:id="3021" w:author="ACER" w:date="2026-07-06T00:20:00Z"/>
            </w:rPr>
          </w:rPrChange>
        </w:rPr>
      </w:pPr>
      <w:del w:id="3022" w:author="ACER" w:date="2026-07-06T00:20:00Z">
        <w:r w:rsidRPr="002406F6" w:rsidDel="000B520F">
          <w:rPr>
            <w:sz w:val="26"/>
            <w:szCs w:val="26"/>
            <w:rPrChange w:id="3023" w:author="ACER" w:date="2026-07-04T14:33:00Z">
              <w:rPr/>
            </w:rPrChange>
          </w:rPr>
          <w:delText>[32] K. Beven, Rainfall-Runoff Modelling: The Primer, 2nd ed. Chichester: Wiley-Blackwell, 2012.</w:delText>
        </w:r>
      </w:del>
    </w:p>
    <w:p w14:paraId="7D8770CD" w14:textId="77777777" w:rsidR="00902EB5" w:rsidRPr="002406F6" w:rsidRDefault="00902EB5">
      <w:pPr>
        <w:rPr>
          <w:sz w:val="26"/>
          <w:szCs w:val="26"/>
          <w:rPrChange w:id="3024" w:author="ACER" w:date="2026-07-04T14:33:00Z">
            <w:rPr/>
          </w:rPrChange>
        </w:rPr>
      </w:pPr>
      <w:del w:id="3025" w:author="ACER" w:date="2026-07-06T00:20:00Z">
        <w:r w:rsidRPr="002406F6" w:rsidDel="000B520F">
          <w:rPr>
            <w:sz w:val="26"/>
            <w:szCs w:val="26"/>
            <w:rPrChange w:id="3026" w:author="ACER" w:date="2026-07-04T14:33:00Z">
              <w:rPr/>
            </w:rPrChange>
          </w:rPr>
          <w:delText>[33] V. T. Chow, D. R. Maidment, and L. W. Mays, Applied Hydrology. New York: McGraw-Hill, 1988.</w:delText>
        </w:r>
      </w:del>
    </w:p>
    <w:p w14:paraId="4FFF5DBC" w14:textId="77777777" w:rsidR="00197A0E" w:rsidRPr="00197A0E" w:rsidRDefault="00197A0E" w:rsidP="00197A0E">
      <w:pPr>
        <w:widowControl w:val="0"/>
        <w:autoSpaceDE w:val="0"/>
        <w:autoSpaceDN w:val="0"/>
        <w:rPr>
          <w:noProof w:val="0"/>
          <w:sz w:val="28"/>
          <w:szCs w:val="28"/>
          <w:lang w:val="vi"/>
        </w:rPr>
      </w:pPr>
    </w:p>
    <w:sectPr w:rsidR="00197A0E" w:rsidRPr="00197A0E" w:rsidSect="00197A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09537" w14:textId="77777777" w:rsidR="00A50F98" w:rsidRDefault="00A50F98" w:rsidP="00EE3A88">
      <w:r>
        <w:separator/>
      </w:r>
    </w:p>
  </w:endnote>
  <w:endnote w:type="continuationSeparator" w:id="0">
    <w:p w14:paraId="17EAFC08" w14:textId="77777777" w:rsidR="00A50F98" w:rsidRDefault="00A50F98" w:rsidP="00EE3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d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172E" w14:textId="77777777" w:rsidR="001425D1" w:rsidRDefault="00142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4E3F" w14:textId="77777777" w:rsidR="001425D1" w:rsidRDefault="001425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FB70" w14:textId="77777777" w:rsidR="001425D1" w:rsidRDefault="001425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F633" w14:textId="77777777" w:rsidR="00726ABA" w:rsidRDefault="00726A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F9FD" w14:textId="77777777" w:rsidR="00726ABA" w:rsidRDefault="00726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69C3" w14:textId="77777777" w:rsidR="00A50F98" w:rsidRDefault="00A50F98" w:rsidP="00EE3A88">
      <w:r>
        <w:separator/>
      </w:r>
    </w:p>
  </w:footnote>
  <w:footnote w:type="continuationSeparator" w:id="0">
    <w:p w14:paraId="73EDCD77" w14:textId="77777777" w:rsidR="00A50F98" w:rsidRDefault="00A50F98" w:rsidP="00EE3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5235" w14:textId="77777777" w:rsidR="001425D1" w:rsidRDefault="001425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91043998"/>
      <w:docPartObj>
        <w:docPartGallery w:val="Page Numbers (Top of Page)"/>
        <w:docPartUnique/>
      </w:docPartObj>
    </w:sdtPr>
    <w:sdtEndPr>
      <w:rPr>
        <w:noProof/>
      </w:rPr>
    </w:sdtEndPr>
    <w:sdtContent>
      <w:p w14:paraId="37123A30" w14:textId="77777777" w:rsidR="00726ABA" w:rsidRDefault="00726ABA">
        <w:pPr>
          <w:pStyle w:val="Header"/>
          <w:jc w:val="center"/>
        </w:pPr>
        <w:r>
          <w:rPr>
            <w:noProof w:val="0"/>
          </w:rPr>
          <w:fldChar w:fldCharType="begin"/>
        </w:r>
        <w:r>
          <w:instrText xml:space="preserve"> PAGE   \* MERGEFORMAT </w:instrText>
        </w:r>
        <w:r>
          <w:rPr>
            <w:noProof w:val="0"/>
          </w:rPr>
          <w:fldChar w:fldCharType="separate"/>
        </w:r>
        <w:r w:rsidR="001672B9">
          <w:t>3</w:t>
        </w:r>
        <w:r>
          <w:fldChar w:fldCharType="end"/>
        </w:r>
      </w:p>
    </w:sdtContent>
  </w:sdt>
  <w:p w14:paraId="514F27B1" w14:textId="77777777" w:rsidR="00726ABA" w:rsidRDefault="00726A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750D" w14:textId="77777777" w:rsidR="001425D1" w:rsidRDefault="001425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66783653"/>
      <w:docPartObj>
        <w:docPartGallery w:val="Page Numbers (Top of Page)"/>
        <w:docPartUnique/>
      </w:docPartObj>
    </w:sdtPr>
    <w:sdtEndPr>
      <w:rPr>
        <w:noProof/>
      </w:rPr>
    </w:sdtEndPr>
    <w:sdtContent>
      <w:p w14:paraId="30C4736C" w14:textId="77777777" w:rsidR="00726ABA" w:rsidRDefault="00726ABA">
        <w:pPr>
          <w:pStyle w:val="Header"/>
          <w:jc w:val="center"/>
        </w:pPr>
        <w:r>
          <w:rPr>
            <w:noProof w:val="0"/>
          </w:rPr>
          <w:fldChar w:fldCharType="begin"/>
        </w:r>
        <w:r>
          <w:instrText xml:space="preserve"> PAGE   \* MERGEFORMAT </w:instrText>
        </w:r>
        <w:r>
          <w:rPr>
            <w:noProof w:val="0"/>
          </w:rPr>
          <w:fldChar w:fldCharType="separate"/>
        </w:r>
        <w:r w:rsidR="001672B9">
          <w:t>6</w:t>
        </w:r>
        <w:r>
          <w:fldChar w:fldCharType="end"/>
        </w:r>
      </w:p>
    </w:sdtContent>
  </w:sdt>
  <w:p w14:paraId="7B8CD22B" w14:textId="77777777" w:rsidR="00726ABA" w:rsidRDefault="00726AB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10298699"/>
      <w:docPartObj>
        <w:docPartGallery w:val="Page Numbers (Top of Page)"/>
        <w:docPartUnique/>
      </w:docPartObj>
    </w:sdtPr>
    <w:sdtEndPr>
      <w:rPr>
        <w:noProof/>
      </w:rPr>
    </w:sdtEndPr>
    <w:sdtContent>
      <w:p w14:paraId="79E287E1" w14:textId="77777777" w:rsidR="00726ABA" w:rsidRDefault="00726ABA">
        <w:pPr>
          <w:pStyle w:val="Header"/>
          <w:jc w:val="center"/>
        </w:pPr>
        <w:r>
          <w:rPr>
            <w:noProof w:val="0"/>
          </w:rPr>
          <w:fldChar w:fldCharType="begin"/>
        </w:r>
        <w:r>
          <w:instrText xml:space="preserve"> PAGE   \* MERGEFORMAT </w:instrText>
        </w:r>
        <w:r>
          <w:rPr>
            <w:noProof w:val="0"/>
          </w:rPr>
          <w:fldChar w:fldCharType="separate"/>
        </w:r>
        <w:r w:rsidR="001672B9">
          <w:t>7</w:t>
        </w:r>
        <w:r>
          <w:fldChar w:fldCharType="end"/>
        </w:r>
      </w:p>
    </w:sdtContent>
  </w:sdt>
  <w:p w14:paraId="0283A965" w14:textId="77777777" w:rsidR="00726ABA" w:rsidRDefault="00726ABA">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3C1F" w14:textId="77777777" w:rsidR="00726ABA" w:rsidRDefault="00726ABA">
    <w:pPr>
      <w:pStyle w:val="Header"/>
      <w:jc w:val="center"/>
    </w:pPr>
    <w:r>
      <w:rPr>
        <w:noProof w:val="0"/>
        <w:lang w:val="en-US"/>
      </w:rPr>
      <w:t>1</w:t>
    </w:r>
    <w:sdt>
      <w:sdtPr>
        <w:rPr>
          <w:noProof w:val="0"/>
        </w:rPr>
        <w:id w:val="-148525140"/>
        <w:docPartObj>
          <w:docPartGallery w:val="Page Numbers (Top of Page)"/>
          <w:docPartUnique/>
        </w:docPartObj>
      </w:sdtPr>
      <w:sdtEndPr>
        <w:rPr>
          <w:noProof/>
        </w:rPr>
      </w:sdtEndPr>
      <w:sdtContent>
        <w:r>
          <w:rPr>
            <w:noProof w:val="0"/>
          </w:rPr>
          <w:fldChar w:fldCharType="begin"/>
        </w:r>
        <w:r>
          <w:instrText xml:space="preserve"> PAGE   \* MERGEFORMAT </w:instrText>
        </w:r>
        <w:r>
          <w:rPr>
            <w:noProof w:val="0"/>
          </w:rPr>
          <w:fldChar w:fldCharType="separate"/>
        </w:r>
        <w:r w:rsidR="001672B9">
          <w:t>11</w:t>
        </w:r>
        <w:r>
          <w:fldChar w:fldCharType="end"/>
        </w:r>
      </w:sdtContent>
    </w:sdt>
  </w:p>
  <w:p w14:paraId="439567F3" w14:textId="77777777" w:rsidR="00726ABA" w:rsidRDefault="00726ABA" w:rsidP="00DD241B">
    <w:pPr>
      <w:pStyle w:val="BodyText"/>
      <w:tabs>
        <w:tab w:val="center" w:pos="4609"/>
      </w:tabs>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3404"/>
    <w:multiLevelType w:val="multilevel"/>
    <w:tmpl w:val="7A4E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96428"/>
    <w:multiLevelType w:val="multilevel"/>
    <w:tmpl w:val="21FC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65469"/>
    <w:multiLevelType w:val="hybridMultilevel"/>
    <w:tmpl w:val="FF44876A"/>
    <w:lvl w:ilvl="0" w:tplc="631EEFA4">
      <w:start w:val="1"/>
      <w:numFmt w:val="decimal"/>
      <w:lvlText w:val="%1."/>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FAAC2B1A">
      <w:numFmt w:val="bullet"/>
      <w:lvlText w:val="•"/>
      <w:lvlJc w:val="left"/>
      <w:pPr>
        <w:ind w:left="921" w:hanging="286"/>
      </w:pPr>
      <w:rPr>
        <w:rFonts w:hint="default"/>
        <w:lang w:val="vi" w:eastAsia="en-US" w:bidi="ar-SA"/>
      </w:rPr>
    </w:lvl>
    <w:lvl w:ilvl="2" w:tplc="E736A1F4">
      <w:numFmt w:val="bullet"/>
      <w:lvlText w:val="•"/>
      <w:lvlJc w:val="left"/>
      <w:pPr>
        <w:ind w:left="1842" w:hanging="286"/>
      </w:pPr>
      <w:rPr>
        <w:rFonts w:hint="default"/>
        <w:lang w:val="vi" w:eastAsia="en-US" w:bidi="ar-SA"/>
      </w:rPr>
    </w:lvl>
    <w:lvl w:ilvl="3" w:tplc="A21EFEE2">
      <w:numFmt w:val="bullet"/>
      <w:lvlText w:val="•"/>
      <w:lvlJc w:val="left"/>
      <w:pPr>
        <w:ind w:left="2764" w:hanging="286"/>
      </w:pPr>
      <w:rPr>
        <w:rFonts w:hint="default"/>
        <w:lang w:val="vi" w:eastAsia="en-US" w:bidi="ar-SA"/>
      </w:rPr>
    </w:lvl>
    <w:lvl w:ilvl="4" w:tplc="AC7A6672">
      <w:numFmt w:val="bullet"/>
      <w:lvlText w:val="•"/>
      <w:lvlJc w:val="left"/>
      <w:pPr>
        <w:ind w:left="3685" w:hanging="286"/>
      </w:pPr>
      <w:rPr>
        <w:rFonts w:hint="default"/>
        <w:lang w:val="vi" w:eastAsia="en-US" w:bidi="ar-SA"/>
      </w:rPr>
    </w:lvl>
    <w:lvl w:ilvl="5" w:tplc="7E1097E0">
      <w:numFmt w:val="bullet"/>
      <w:lvlText w:val="•"/>
      <w:lvlJc w:val="left"/>
      <w:pPr>
        <w:ind w:left="4607" w:hanging="286"/>
      </w:pPr>
      <w:rPr>
        <w:rFonts w:hint="default"/>
        <w:lang w:val="vi" w:eastAsia="en-US" w:bidi="ar-SA"/>
      </w:rPr>
    </w:lvl>
    <w:lvl w:ilvl="6" w:tplc="F4643BBA">
      <w:numFmt w:val="bullet"/>
      <w:lvlText w:val="•"/>
      <w:lvlJc w:val="left"/>
      <w:pPr>
        <w:ind w:left="5528" w:hanging="286"/>
      </w:pPr>
      <w:rPr>
        <w:rFonts w:hint="default"/>
        <w:lang w:val="vi" w:eastAsia="en-US" w:bidi="ar-SA"/>
      </w:rPr>
    </w:lvl>
    <w:lvl w:ilvl="7" w:tplc="C99293A8">
      <w:numFmt w:val="bullet"/>
      <w:lvlText w:val="•"/>
      <w:lvlJc w:val="left"/>
      <w:pPr>
        <w:ind w:left="6450" w:hanging="286"/>
      </w:pPr>
      <w:rPr>
        <w:rFonts w:hint="default"/>
        <w:lang w:val="vi" w:eastAsia="en-US" w:bidi="ar-SA"/>
      </w:rPr>
    </w:lvl>
    <w:lvl w:ilvl="8" w:tplc="F9D02E08">
      <w:numFmt w:val="bullet"/>
      <w:lvlText w:val="•"/>
      <w:lvlJc w:val="left"/>
      <w:pPr>
        <w:ind w:left="7371" w:hanging="286"/>
      </w:pPr>
      <w:rPr>
        <w:rFonts w:hint="default"/>
        <w:lang w:val="vi" w:eastAsia="en-US" w:bidi="ar-SA"/>
      </w:rPr>
    </w:lvl>
  </w:abstractNum>
  <w:abstractNum w:abstractNumId="3" w15:restartNumberingAfterBreak="0">
    <w:nsid w:val="24DE0AAE"/>
    <w:multiLevelType w:val="hybridMultilevel"/>
    <w:tmpl w:val="E8AA54A6"/>
    <w:lvl w:ilvl="0" w:tplc="C55843DA">
      <w:start w:val="1"/>
      <w:numFmt w:val="decimal"/>
      <w:lvlText w:val="%1."/>
      <w:lvlJc w:val="left"/>
      <w:pPr>
        <w:ind w:left="2" w:hanging="271"/>
      </w:pPr>
      <w:rPr>
        <w:rFonts w:ascii="Times New Roman" w:eastAsia="Times New Roman" w:hAnsi="Times New Roman" w:cs="Times New Roman" w:hint="default"/>
        <w:b w:val="0"/>
        <w:bCs w:val="0"/>
        <w:i w:val="0"/>
        <w:iCs w:val="0"/>
        <w:spacing w:val="0"/>
        <w:w w:val="100"/>
        <w:sz w:val="28"/>
        <w:szCs w:val="28"/>
        <w:lang w:val="vi" w:eastAsia="en-US" w:bidi="ar-SA"/>
      </w:rPr>
    </w:lvl>
    <w:lvl w:ilvl="1" w:tplc="507C3070">
      <w:numFmt w:val="bullet"/>
      <w:lvlText w:val="•"/>
      <w:lvlJc w:val="left"/>
      <w:pPr>
        <w:ind w:left="921" w:hanging="271"/>
      </w:pPr>
      <w:rPr>
        <w:rFonts w:hint="default"/>
        <w:lang w:val="vi" w:eastAsia="en-US" w:bidi="ar-SA"/>
      </w:rPr>
    </w:lvl>
    <w:lvl w:ilvl="2" w:tplc="82F0CE5E">
      <w:numFmt w:val="bullet"/>
      <w:lvlText w:val="•"/>
      <w:lvlJc w:val="left"/>
      <w:pPr>
        <w:ind w:left="1842" w:hanging="271"/>
      </w:pPr>
      <w:rPr>
        <w:rFonts w:hint="default"/>
        <w:lang w:val="vi" w:eastAsia="en-US" w:bidi="ar-SA"/>
      </w:rPr>
    </w:lvl>
    <w:lvl w:ilvl="3" w:tplc="6B4A6A52">
      <w:numFmt w:val="bullet"/>
      <w:lvlText w:val="•"/>
      <w:lvlJc w:val="left"/>
      <w:pPr>
        <w:ind w:left="2764" w:hanging="271"/>
      </w:pPr>
      <w:rPr>
        <w:rFonts w:hint="default"/>
        <w:lang w:val="vi" w:eastAsia="en-US" w:bidi="ar-SA"/>
      </w:rPr>
    </w:lvl>
    <w:lvl w:ilvl="4" w:tplc="323E056A">
      <w:numFmt w:val="bullet"/>
      <w:lvlText w:val="•"/>
      <w:lvlJc w:val="left"/>
      <w:pPr>
        <w:ind w:left="3685" w:hanging="271"/>
      </w:pPr>
      <w:rPr>
        <w:rFonts w:hint="default"/>
        <w:lang w:val="vi" w:eastAsia="en-US" w:bidi="ar-SA"/>
      </w:rPr>
    </w:lvl>
    <w:lvl w:ilvl="5" w:tplc="2D8A5D50">
      <w:numFmt w:val="bullet"/>
      <w:lvlText w:val="•"/>
      <w:lvlJc w:val="left"/>
      <w:pPr>
        <w:ind w:left="4607" w:hanging="271"/>
      </w:pPr>
      <w:rPr>
        <w:rFonts w:hint="default"/>
        <w:lang w:val="vi" w:eastAsia="en-US" w:bidi="ar-SA"/>
      </w:rPr>
    </w:lvl>
    <w:lvl w:ilvl="6" w:tplc="2B1C3424">
      <w:numFmt w:val="bullet"/>
      <w:lvlText w:val="•"/>
      <w:lvlJc w:val="left"/>
      <w:pPr>
        <w:ind w:left="5528" w:hanging="271"/>
      </w:pPr>
      <w:rPr>
        <w:rFonts w:hint="default"/>
        <w:lang w:val="vi" w:eastAsia="en-US" w:bidi="ar-SA"/>
      </w:rPr>
    </w:lvl>
    <w:lvl w:ilvl="7" w:tplc="B69E3916">
      <w:numFmt w:val="bullet"/>
      <w:lvlText w:val="•"/>
      <w:lvlJc w:val="left"/>
      <w:pPr>
        <w:ind w:left="6450" w:hanging="271"/>
      </w:pPr>
      <w:rPr>
        <w:rFonts w:hint="default"/>
        <w:lang w:val="vi" w:eastAsia="en-US" w:bidi="ar-SA"/>
      </w:rPr>
    </w:lvl>
    <w:lvl w:ilvl="8" w:tplc="89889A02">
      <w:numFmt w:val="bullet"/>
      <w:lvlText w:val="•"/>
      <w:lvlJc w:val="left"/>
      <w:pPr>
        <w:ind w:left="7371" w:hanging="271"/>
      </w:pPr>
      <w:rPr>
        <w:rFonts w:hint="default"/>
        <w:lang w:val="vi" w:eastAsia="en-US" w:bidi="ar-SA"/>
      </w:rPr>
    </w:lvl>
  </w:abstractNum>
  <w:abstractNum w:abstractNumId="4" w15:restartNumberingAfterBreak="0">
    <w:nsid w:val="2627528E"/>
    <w:multiLevelType w:val="hybridMultilevel"/>
    <w:tmpl w:val="9A82074C"/>
    <w:lvl w:ilvl="0" w:tplc="4F2483AC">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C28EEBA">
      <w:numFmt w:val="bullet"/>
      <w:lvlText w:val="-"/>
      <w:lvlJc w:val="left"/>
      <w:pPr>
        <w:ind w:left="2" w:hanging="116"/>
      </w:pPr>
      <w:rPr>
        <w:rFonts w:ascii="Times New Roman" w:eastAsia="Times New Roman" w:hAnsi="Times New Roman" w:cs="Times New Roman" w:hint="default"/>
        <w:spacing w:val="0"/>
        <w:w w:val="99"/>
        <w:lang w:val="vi" w:eastAsia="en-US" w:bidi="ar-SA"/>
      </w:rPr>
    </w:lvl>
    <w:lvl w:ilvl="2" w:tplc="15301574">
      <w:numFmt w:val="bullet"/>
      <w:lvlText w:val="•"/>
      <w:lvlJc w:val="left"/>
      <w:pPr>
        <w:ind w:left="1272" w:hanging="116"/>
      </w:pPr>
      <w:rPr>
        <w:rFonts w:hint="default"/>
        <w:lang w:val="vi" w:eastAsia="en-US" w:bidi="ar-SA"/>
      </w:rPr>
    </w:lvl>
    <w:lvl w:ilvl="3" w:tplc="7AAEED6E">
      <w:numFmt w:val="bullet"/>
      <w:lvlText w:val="•"/>
      <w:lvlJc w:val="left"/>
      <w:pPr>
        <w:ind w:left="2265" w:hanging="116"/>
      </w:pPr>
      <w:rPr>
        <w:rFonts w:hint="default"/>
        <w:lang w:val="vi" w:eastAsia="en-US" w:bidi="ar-SA"/>
      </w:rPr>
    </w:lvl>
    <w:lvl w:ilvl="4" w:tplc="3A9608F6">
      <w:numFmt w:val="bullet"/>
      <w:lvlText w:val="•"/>
      <w:lvlJc w:val="left"/>
      <w:pPr>
        <w:ind w:left="3258" w:hanging="116"/>
      </w:pPr>
      <w:rPr>
        <w:rFonts w:hint="default"/>
        <w:lang w:val="vi" w:eastAsia="en-US" w:bidi="ar-SA"/>
      </w:rPr>
    </w:lvl>
    <w:lvl w:ilvl="5" w:tplc="3A82F590">
      <w:numFmt w:val="bullet"/>
      <w:lvlText w:val="•"/>
      <w:lvlJc w:val="left"/>
      <w:pPr>
        <w:ind w:left="4250" w:hanging="116"/>
      </w:pPr>
      <w:rPr>
        <w:rFonts w:hint="default"/>
        <w:lang w:val="vi" w:eastAsia="en-US" w:bidi="ar-SA"/>
      </w:rPr>
    </w:lvl>
    <w:lvl w:ilvl="6" w:tplc="42704838">
      <w:numFmt w:val="bullet"/>
      <w:lvlText w:val="•"/>
      <w:lvlJc w:val="left"/>
      <w:pPr>
        <w:ind w:left="5243" w:hanging="116"/>
      </w:pPr>
      <w:rPr>
        <w:rFonts w:hint="default"/>
        <w:lang w:val="vi" w:eastAsia="en-US" w:bidi="ar-SA"/>
      </w:rPr>
    </w:lvl>
    <w:lvl w:ilvl="7" w:tplc="1B9ED224">
      <w:numFmt w:val="bullet"/>
      <w:lvlText w:val="•"/>
      <w:lvlJc w:val="left"/>
      <w:pPr>
        <w:ind w:left="6236" w:hanging="116"/>
      </w:pPr>
      <w:rPr>
        <w:rFonts w:hint="default"/>
        <w:lang w:val="vi" w:eastAsia="en-US" w:bidi="ar-SA"/>
      </w:rPr>
    </w:lvl>
    <w:lvl w:ilvl="8" w:tplc="3316225A">
      <w:numFmt w:val="bullet"/>
      <w:lvlText w:val="•"/>
      <w:lvlJc w:val="left"/>
      <w:pPr>
        <w:ind w:left="7228" w:hanging="116"/>
      </w:pPr>
      <w:rPr>
        <w:rFonts w:hint="default"/>
        <w:lang w:val="vi" w:eastAsia="en-US" w:bidi="ar-SA"/>
      </w:rPr>
    </w:lvl>
  </w:abstractNum>
  <w:abstractNum w:abstractNumId="5" w15:restartNumberingAfterBreak="0">
    <w:nsid w:val="2ECA41DE"/>
    <w:multiLevelType w:val="hybridMultilevel"/>
    <w:tmpl w:val="13249D6C"/>
    <w:lvl w:ilvl="0" w:tplc="D3D29B94">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F37432"/>
    <w:multiLevelType w:val="hybridMultilevel"/>
    <w:tmpl w:val="01A2F244"/>
    <w:lvl w:ilvl="0" w:tplc="B006531E">
      <w:start w:val="1"/>
      <w:numFmt w:val="decimal"/>
      <w:lvlText w:val="%1."/>
      <w:lvlJc w:val="left"/>
      <w:pPr>
        <w:ind w:left="1002" w:hanging="281"/>
      </w:pPr>
      <w:rPr>
        <w:rFonts w:ascii="Times New Roman" w:eastAsia="Times New Roman" w:hAnsi="Times New Roman" w:cs="Times New Roman" w:hint="default"/>
        <w:b/>
        <w:bCs/>
        <w:i w:val="0"/>
        <w:iCs w:val="0"/>
        <w:spacing w:val="0"/>
        <w:w w:val="100"/>
        <w:sz w:val="28"/>
        <w:szCs w:val="28"/>
        <w:lang w:val="vi" w:eastAsia="en-US" w:bidi="ar-SA"/>
      </w:rPr>
    </w:lvl>
    <w:lvl w:ilvl="1" w:tplc="295E595C">
      <w:numFmt w:val="bullet"/>
      <w:lvlText w:val="•"/>
      <w:lvlJc w:val="left"/>
      <w:pPr>
        <w:ind w:left="1821" w:hanging="281"/>
      </w:pPr>
      <w:rPr>
        <w:rFonts w:hint="default"/>
        <w:lang w:val="vi" w:eastAsia="en-US" w:bidi="ar-SA"/>
      </w:rPr>
    </w:lvl>
    <w:lvl w:ilvl="2" w:tplc="A55EB2F2">
      <w:numFmt w:val="bullet"/>
      <w:lvlText w:val="•"/>
      <w:lvlJc w:val="left"/>
      <w:pPr>
        <w:ind w:left="2642" w:hanging="281"/>
      </w:pPr>
      <w:rPr>
        <w:rFonts w:hint="default"/>
        <w:lang w:val="vi" w:eastAsia="en-US" w:bidi="ar-SA"/>
      </w:rPr>
    </w:lvl>
    <w:lvl w:ilvl="3" w:tplc="7004A87E">
      <w:numFmt w:val="bullet"/>
      <w:lvlText w:val="•"/>
      <w:lvlJc w:val="left"/>
      <w:pPr>
        <w:ind w:left="3464" w:hanging="281"/>
      </w:pPr>
      <w:rPr>
        <w:rFonts w:hint="default"/>
        <w:lang w:val="vi" w:eastAsia="en-US" w:bidi="ar-SA"/>
      </w:rPr>
    </w:lvl>
    <w:lvl w:ilvl="4" w:tplc="996C5390">
      <w:numFmt w:val="bullet"/>
      <w:lvlText w:val="•"/>
      <w:lvlJc w:val="left"/>
      <w:pPr>
        <w:ind w:left="4285" w:hanging="281"/>
      </w:pPr>
      <w:rPr>
        <w:rFonts w:hint="default"/>
        <w:lang w:val="vi" w:eastAsia="en-US" w:bidi="ar-SA"/>
      </w:rPr>
    </w:lvl>
    <w:lvl w:ilvl="5" w:tplc="26C4B566">
      <w:numFmt w:val="bullet"/>
      <w:lvlText w:val="•"/>
      <w:lvlJc w:val="left"/>
      <w:pPr>
        <w:ind w:left="5107" w:hanging="281"/>
      </w:pPr>
      <w:rPr>
        <w:rFonts w:hint="default"/>
        <w:lang w:val="vi" w:eastAsia="en-US" w:bidi="ar-SA"/>
      </w:rPr>
    </w:lvl>
    <w:lvl w:ilvl="6" w:tplc="7EFC2E2C">
      <w:numFmt w:val="bullet"/>
      <w:lvlText w:val="•"/>
      <w:lvlJc w:val="left"/>
      <w:pPr>
        <w:ind w:left="5928" w:hanging="281"/>
      </w:pPr>
      <w:rPr>
        <w:rFonts w:hint="default"/>
        <w:lang w:val="vi" w:eastAsia="en-US" w:bidi="ar-SA"/>
      </w:rPr>
    </w:lvl>
    <w:lvl w:ilvl="7" w:tplc="9AE261D2">
      <w:numFmt w:val="bullet"/>
      <w:lvlText w:val="•"/>
      <w:lvlJc w:val="left"/>
      <w:pPr>
        <w:ind w:left="6750" w:hanging="281"/>
      </w:pPr>
      <w:rPr>
        <w:rFonts w:hint="default"/>
        <w:lang w:val="vi" w:eastAsia="en-US" w:bidi="ar-SA"/>
      </w:rPr>
    </w:lvl>
    <w:lvl w:ilvl="8" w:tplc="0FA466E4">
      <w:numFmt w:val="bullet"/>
      <w:lvlText w:val="•"/>
      <w:lvlJc w:val="left"/>
      <w:pPr>
        <w:ind w:left="7571" w:hanging="281"/>
      </w:pPr>
      <w:rPr>
        <w:rFonts w:hint="default"/>
        <w:lang w:val="vi" w:eastAsia="en-US" w:bidi="ar-SA"/>
      </w:rPr>
    </w:lvl>
  </w:abstractNum>
  <w:abstractNum w:abstractNumId="7" w15:restartNumberingAfterBreak="0">
    <w:nsid w:val="32C30EB7"/>
    <w:multiLevelType w:val="multilevel"/>
    <w:tmpl w:val="486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92C34"/>
    <w:multiLevelType w:val="hybridMultilevel"/>
    <w:tmpl w:val="0FEC2204"/>
    <w:lvl w:ilvl="0" w:tplc="50FC4246">
      <w:start w:val="1"/>
      <w:numFmt w:val="bullet"/>
      <w:lvlText w:val="•"/>
      <w:lvlJc w:val="left"/>
      <w:pPr>
        <w:ind w:left="720" w:hanging="280"/>
      </w:pPr>
      <w:rPr>
        <w:rFonts w:ascii="Times New Roman" w:eastAsia="Times New Roman" w:hAnsi="Times New Roman" w:cs="Times New Roman"/>
      </w:rPr>
    </w:lvl>
    <w:lvl w:ilvl="1" w:tplc="DCC28414">
      <w:start w:val="1"/>
      <w:numFmt w:val="bullet"/>
      <w:lvlText w:val="–"/>
      <w:lvlJc w:val="left"/>
      <w:pPr>
        <w:ind w:left="1180" w:hanging="280"/>
      </w:pPr>
      <w:rPr>
        <w:rFonts w:ascii="Times New Roman" w:eastAsia="Times New Roman" w:hAnsi="Times New Roman" w:cs="Times New Roman"/>
      </w:rPr>
    </w:lvl>
    <w:lvl w:ilvl="2" w:tplc="8DB01266">
      <w:numFmt w:val="decimal"/>
      <w:lvlText w:val=""/>
      <w:lvlJc w:val="left"/>
    </w:lvl>
    <w:lvl w:ilvl="3" w:tplc="235E45BA">
      <w:numFmt w:val="decimal"/>
      <w:lvlText w:val=""/>
      <w:lvlJc w:val="left"/>
    </w:lvl>
    <w:lvl w:ilvl="4" w:tplc="6BF4DA4C">
      <w:numFmt w:val="decimal"/>
      <w:lvlText w:val=""/>
      <w:lvlJc w:val="left"/>
    </w:lvl>
    <w:lvl w:ilvl="5" w:tplc="42EE29FE">
      <w:numFmt w:val="decimal"/>
      <w:lvlText w:val=""/>
      <w:lvlJc w:val="left"/>
    </w:lvl>
    <w:lvl w:ilvl="6" w:tplc="82A8E664">
      <w:numFmt w:val="decimal"/>
      <w:lvlText w:val=""/>
      <w:lvlJc w:val="left"/>
    </w:lvl>
    <w:lvl w:ilvl="7" w:tplc="21DEC572">
      <w:numFmt w:val="decimal"/>
      <w:lvlText w:val=""/>
      <w:lvlJc w:val="left"/>
    </w:lvl>
    <w:lvl w:ilvl="8" w:tplc="32EE3C14">
      <w:numFmt w:val="decimal"/>
      <w:lvlText w:val=""/>
      <w:lvlJc w:val="left"/>
    </w:lvl>
  </w:abstractNum>
  <w:abstractNum w:abstractNumId="9" w15:restartNumberingAfterBreak="0">
    <w:nsid w:val="3BB66FB4"/>
    <w:multiLevelType w:val="multilevel"/>
    <w:tmpl w:val="D404282E"/>
    <w:lvl w:ilvl="0">
      <w:start w:val="1"/>
      <w:numFmt w:val="upperRoman"/>
      <w:suff w:val="space"/>
      <w:lvlText w:val="Chương %1."/>
      <w:lvlJc w:val="left"/>
      <w:pPr>
        <w:ind w:left="360" w:hanging="360"/>
      </w:pPr>
      <w:rPr>
        <w:rFonts w:hint="default"/>
      </w:rPr>
    </w:lvl>
    <w:lvl w:ilvl="1">
      <w:start w:val="1"/>
      <w:numFmt w:val="upperRoman"/>
      <w:suff w:val="space"/>
      <w:lvlText w:val="%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none"/>
      <w:isLgl/>
      <w:lvlText w:val="%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FAD2012"/>
    <w:multiLevelType w:val="hybridMultilevel"/>
    <w:tmpl w:val="323C903E"/>
    <w:lvl w:ilvl="0" w:tplc="FDD8DFE6">
      <w:numFmt w:val="bullet"/>
      <w:lvlText w:val="-"/>
      <w:lvlJc w:val="left"/>
      <w:pPr>
        <w:ind w:left="5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AAE80A4">
      <w:numFmt w:val="bullet"/>
      <w:lvlText w:val="•"/>
      <w:lvlJc w:val="left"/>
      <w:pPr>
        <w:ind w:left="1371" w:hanging="164"/>
      </w:pPr>
      <w:rPr>
        <w:rFonts w:hint="default"/>
        <w:lang w:val="vi" w:eastAsia="en-US" w:bidi="ar-SA"/>
      </w:rPr>
    </w:lvl>
    <w:lvl w:ilvl="2" w:tplc="855EDF4E">
      <w:numFmt w:val="bullet"/>
      <w:lvlText w:val="•"/>
      <w:lvlJc w:val="left"/>
      <w:pPr>
        <w:ind w:left="2242" w:hanging="164"/>
      </w:pPr>
      <w:rPr>
        <w:rFonts w:hint="default"/>
        <w:lang w:val="vi" w:eastAsia="en-US" w:bidi="ar-SA"/>
      </w:rPr>
    </w:lvl>
    <w:lvl w:ilvl="3" w:tplc="716CC9AA">
      <w:numFmt w:val="bullet"/>
      <w:lvlText w:val="•"/>
      <w:lvlJc w:val="left"/>
      <w:pPr>
        <w:ind w:left="3114" w:hanging="164"/>
      </w:pPr>
      <w:rPr>
        <w:rFonts w:hint="default"/>
        <w:lang w:val="vi" w:eastAsia="en-US" w:bidi="ar-SA"/>
      </w:rPr>
    </w:lvl>
    <w:lvl w:ilvl="4" w:tplc="FF96B3F4">
      <w:numFmt w:val="bullet"/>
      <w:lvlText w:val="•"/>
      <w:lvlJc w:val="left"/>
      <w:pPr>
        <w:ind w:left="3985" w:hanging="164"/>
      </w:pPr>
      <w:rPr>
        <w:rFonts w:hint="default"/>
        <w:lang w:val="vi" w:eastAsia="en-US" w:bidi="ar-SA"/>
      </w:rPr>
    </w:lvl>
    <w:lvl w:ilvl="5" w:tplc="3B0E0934">
      <w:numFmt w:val="bullet"/>
      <w:lvlText w:val="•"/>
      <w:lvlJc w:val="left"/>
      <w:pPr>
        <w:ind w:left="4857" w:hanging="164"/>
      </w:pPr>
      <w:rPr>
        <w:rFonts w:hint="default"/>
        <w:lang w:val="vi" w:eastAsia="en-US" w:bidi="ar-SA"/>
      </w:rPr>
    </w:lvl>
    <w:lvl w:ilvl="6" w:tplc="7018CE1E">
      <w:numFmt w:val="bullet"/>
      <w:lvlText w:val="•"/>
      <w:lvlJc w:val="left"/>
      <w:pPr>
        <w:ind w:left="5728" w:hanging="164"/>
      </w:pPr>
      <w:rPr>
        <w:rFonts w:hint="default"/>
        <w:lang w:val="vi" w:eastAsia="en-US" w:bidi="ar-SA"/>
      </w:rPr>
    </w:lvl>
    <w:lvl w:ilvl="7" w:tplc="D320099C">
      <w:numFmt w:val="bullet"/>
      <w:lvlText w:val="•"/>
      <w:lvlJc w:val="left"/>
      <w:pPr>
        <w:ind w:left="6600" w:hanging="164"/>
      </w:pPr>
      <w:rPr>
        <w:rFonts w:hint="default"/>
        <w:lang w:val="vi" w:eastAsia="en-US" w:bidi="ar-SA"/>
      </w:rPr>
    </w:lvl>
    <w:lvl w:ilvl="8" w:tplc="F25EC8E4">
      <w:numFmt w:val="bullet"/>
      <w:lvlText w:val="•"/>
      <w:lvlJc w:val="left"/>
      <w:pPr>
        <w:ind w:left="7471" w:hanging="164"/>
      </w:pPr>
      <w:rPr>
        <w:rFonts w:hint="default"/>
        <w:lang w:val="vi" w:eastAsia="en-US" w:bidi="ar-SA"/>
      </w:rPr>
    </w:lvl>
  </w:abstractNum>
  <w:abstractNum w:abstractNumId="11" w15:restartNumberingAfterBreak="0">
    <w:nsid w:val="40134783"/>
    <w:multiLevelType w:val="hybridMultilevel"/>
    <w:tmpl w:val="406E147C"/>
    <w:lvl w:ilvl="0" w:tplc="20907C7E">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A7C2E76">
      <w:numFmt w:val="bullet"/>
      <w:lvlText w:val="•"/>
      <w:lvlJc w:val="left"/>
      <w:pPr>
        <w:ind w:left="815" w:hanging="164"/>
      </w:pPr>
      <w:rPr>
        <w:rFonts w:hint="default"/>
        <w:lang w:val="vi" w:eastAsia="en-US" w:bidi="ar-SA"/>
      </w:rPr>
    </w:lvl>
    <w:lvl w:ilvl="2" w:tplc="EB3631F6">
      <w:numFmt w:val="bullet"/>
      <w:lvlText w:val="•"/>
      <w:lvlJc w:val="left"/>
      <w:pPr>
        <w:ind w:left="1531" w:hanging="164"/>
      </w:pPr>
      <w:rPr>
        <w:rFonts w:hint="default"/>
        <w:lang w:val="vi" w:eastAsia="en-US" w:bidi="ar-SA"/>
      </w:rPr>
    </w:lvl>
    <w:lvl w:ilvl="3" w:tplc="1D465AD8">
      <w:numFmt w:val="bullet"/>
      <w:lvlText w:val="•"/>
      <w:lvlJc w:val="left"/>
      <w:pPr>
        <w:ind w:left="2247" w:hanging="164"/>
      </w:pPr>
      <w:rPr>
        <w:rFonts w:hint="default"/>
        <w:lang w:val="vi" w:eastAsia="en-US" w:bidi="ar-SA"/>
      </w:rPr>
    </w:lvl>
    <w:lvl w:ilvl="4" w:tplc="9400511C">
      <w:numFmt w:val="bullet"/>
      <w:lvlText w:val="•"/>
      <w:lvlJc w:val="left"/>
      <w:pPr>
        <w:ind w:left="2963" w:hanging="164"/>
      </w:pPr>
      <w:rPr>
        <w:rFonts w:hint="default"/>
        <w:lang w:val="vi" w:eastAsia="en-US" w:bidi="ar-SA"/>
      </w:rPr>
    </w:lvl>
    <w:lvl w:ilvl="5" w:tplc="00B2EA86">
      <w:numFmt w:val="bullet"/>
      <w:lvlText w:val="•"/>
      <w:lvlJc w:val="left"/>
      <w:pPr>
        <w:ind w:left="3679" w:hanging="164"/>
      </w:pPr>
      <w:rPr>
        <w:rFonts w:hint="default"/>
        <w:lang w:val="vi" w:eastAsia="en-US" w:bidi="ar-SA"/>
      </w:rPr>
    </w:lvl>
    <w:lvl w:ilvl="6" w:tplc="B4D4AA98">
      <w:numFmt w:val="bullet"/>
      <w:lvlText w:val="•"/>
      <w:lvlJc w:val="left"/>
      <w:pPr>
        <w:ind w:left="4395" w:hanging="164"/>
      </w:pPr>
      <w:rPr>
        <w:rFonts w:hint="default"/>
        <w:lang w:val="vi" w:eastAsia="en-US" w:bidi="ar-SA"/>
      </w:rPr>
    </w:lvl>
    <w:lvl w:ilvl="7" w:tplc="059456BE">
      <w:numFmt w:val="bullet"/>
      <w:lvlText w:val="•"/>
      <w:lvlJc w:val="left"/>
      <w:pPr>
        <w:ind w:left="5111" w:hanging="164"/>
      </w:pPr>
      <w:rPr>
        <w:rFonts w:hint="default"/>
        <w:lang w:val="vi" w:eastAsia="en-US" w:bidi="ar-SA"/>
      </w:rPr>
    </w:lvl>
    <w:lvl w:ilvl="8" w:tplc="2E54944A">
      <w:numFmt w:val="bullet"/>
      <w:lvlText w:val="•"/>
      <w:lvlJc w:val="left"/>
      <w:pPr>
        <w:ind w:left="5827" w:hanging="164"/>
      </w:pPr>
      <w:rPr>
        <w:rFonts w:hint="default"/>
        <w:lang w:val="vi" w:eastAsia="en-US" w:bidi="ar-SA"/>
      </w:rPr>
    </w:lvl>
  </w:abstractNum>
  <w:abstractNum w:abstractNumId="12" w15:restartNumberingAfterBreak="0">
    <w:nsid w:val="40BB771B"/>
    <w:multiLevelType w:val="hybridMultilevel"/>
    <w:tmpl w:val="3DAC76BE"/>
    <w:lvl w:ilvl="0" w:tplc="E37EDDEE">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2DC6AD2">
      <w:start w:val="1"/>
      <w:numFmt w:val="lowerLetter"/>
      <w:lvlText w:val="%2)"/>
      <w:lvlJc w:val="left"/>
      <w:pPr>
        <w:ind w:left="101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70A02B7C">
      <w:numFmt w:val="bullet"/>
      <w:lvlText w:val="•"/>
      <w:lvlJc w:val="left"/>
      <w:pPr>
        <w:ind w:left="1020" w:hanging="289"/>
      </w:pPr>
      <w:rPr>
        <w:rFonts w:hint="default"/>
        <w:lang w:val="vi" w:eastAsia="en-US" w:bidi="ar-SA"/>
      </w:rPr>
    </w:lvl>
    <w:lvl w:ilvl="3" w:tplc="C33C8552">
      <w:numFmt w:val="bullet"/>
      <w:lvlText w:val="•"/>
      <w:lvlJc w:val="left"/>
      <w:pPr>
        <w:ind w:left="2044" w:hanging="289"/>
      </w:pPr>
      <w:rPr>
        <w:rFonts w:hint="default"/>
        <w:lang w:val="vi" w:eastAsia="en-US" w:bidi="ar-SA"/>
      </w:rPr>
    </w:lvl>
    <w:lvl w:ilvl="4" w:tplc="40D6D466">
      <w:numFmt w:val="bullet"/>
      <w:lvlText w:val="•"/>
      <w:lvlJc w:val="left"/>
      <w:pPr>
        <w:ind w:left="3068" w:hanging="289"/>
      </w:pPr>
      <w:rPr>
        <w:rFonts w:hint="default"/>
        <w:lang w:val="vi" w:eastAsia="en-US" w:bidi="ar-SA"/>
      </w:rPr>
    </w:lvl>
    <w:lvl w:ilvl="5" w:tplc="CE3E9B54">
      <w:numFmt w:val="bullet"/>
      <w:lvlText w:val="•"/>
      <w:lvlJc w:val="left"/>
      <w:pPr>
        <w:ind w:left="4092" w:hanging="289"/>
      </w:pPr>
      <w:rPr>
        <w:rFonts w:hint="default"/>
        <w:lang w:val="vi" w:eastAsia="en-US" w:bidi="ar-SA"/>
      </w:rPr>
    </w:lvl>
    <w:lvl w:ilvl="6" w:tplc="73F03EF2">
      <w:numFmt w:val="bullet"/>
      <w:lvlText w:val="•"/>
      <w:lvlJc w:val="left"/>
      <w:pPr>
        <w:ind w:left="5117" w:hanging="289"/>
      </w:pPr>
      <w:rPr>
        <w:rFonts w:hint="default"/>
        <w:lang w:val="vi" w:eastAsia="en-US" w:bidi="ar-SA"/>
      </w:rPr>
    </w:lvl>
    <w:lvl w:ilvl="7" w:tplc="4776F494">
      <w:numFmt w:val="bullet"/>
      <w:lvlText w:val="•"/>
      <w:lvlJc w:val="left"/>
      <w:pPr>
        <w:ind w:left="6141" w:hanging="289"/>
      </w:pPr>
      <w:rPr>
        <w:rFonts w:hint="default"/>
        <w:lang w:val="vi" w:eastAsia="en-US" w:bidi="ar-SA"/>
      </w:rPr>
    </w:lvl>
    <w:lvl w:ilvl="8" w:tplc="5212D934">
      <w:numFmt w:val="bullet"/>
      <w:lvlText w:val="•"/>
      <w:lvlJc w:val="left"/>
      <w:pPr>
        <w:ind w:left="7165" w:hanging="289"/>
      </w:pPr>
      <w:rPr>
        <w:rFonts w:hint="default"/>
        <w:lang w:val="vi" w:eastAsia="en-US" w:bidi="ar-SA"/>
      </w:rPr>
    </w:lvl>
  </w:abstractNum>
  <w:abstractNum w:abstractNumId="13" w15:restartNumberingAfterBreak="0">
    <w:nsid w:val="4709719D"/>
    <w:multiLevelType w:val="hybridMultilevel"/>
    <w:tmpl w:val="CC7AEC40"/>
    <w:lvl w:ilvl="0" w:tplc="0B5880F8">
      <w:start w:val="1"/>
      <w:numFmt w:val="decimal"/>
      <w:lvlText w:val="%1."/>
      <w:lvlJc w:val="left"/>
      <w:pPr>
        <w:ind w:left="100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0868E7F6">
      <w:numFmt w:val="bullet"/>
      <w:lvlText w:val="•"/>
      <w:lvlJc w:val="left"/>
      <w:pPr>
        <w:ind w:left="1821" w:hanging="281"/>
      </w:pPr>
      <w:rPr>
        <w:rFonts w:hint="default"/>
        <w:lang w:val="vi" w:eastAsia="en-US" w:bidi="ar-SA"/>
      </w:rPr>
    </w:lvl>
    <w:lvl w:ilvl="2" w:tplc="8DCC59BA">
      <w:numFmt w:val="bullet"/>
      <w:lvlText w:val="•"/>
      <w:lvlJc w:val="left"/>
      <w:pPr>
        <w:ind w:left="2642" w:hanging="281"/>
      </w:pPr>
      <w:rPr>
        <w:rFonts w:hint="default"/>
        <w:lang w:val="vi" w:eastAsia="en-US" w:bidi="ar-SA"/>
      </w:rPr>
    </w:lvl>
    <w:lvl w:ilvl="3" w:tplc="885254BE">
      <w:numFmt w:val="bullet"/>
      <w:lvlText w:val="•"/>
      <w:lvlJc w:val="left"/>
      <w:pPr>
        <w:ind w:left="3464" w:hanging="281"/>
      </w:pPr>
      <w:rPr>
        <w:rFonts w:hint="default"/>
        <w:lang w:val="vi" w:eastAsia="en-US" w:bidi="ar-SA"/>
      </w:rPr>
    </w:lvl>
    <w:lvl w:ilvl="4" w:tplc="63FC3B22">
      <w:numFmt w:val="bullet"/>
      <w:lvlText w:val="•"/>
      <w:lvlJc w:val="left"/>
      <w:pPr>
        <w:ind w:left="4285" w:hanging="281"/>
      </w:pPr>
      <w:rPr>
        <w:rFonts w:hint="default"/>
        <w:lang w:val="vi" w:eastAsia="en-US" w:bidi="ar-SA"/>
      </w:rPr>
    </w:lvl>
    <w:lvl w:ilvl="5" w:tplc="0560AB9C">
      <w:numFmt w:val="bullet"/>
      <w:lvlText w:val="•"/>
      <w:lvlJc w:val="left"/>
      <w:pPr>
        <w:ind w:left="5107" w:hanging="281"/>
      </w:pPr>
      <w:rPr>
        <w:rFonts w:hint="default"/>
        <w:lang w:val="vi" w:eastAsia="en-US" w:bidi="ar-SA"/>
      </w:rPr>
    </w:lvl>
    <w:lvl w:ilvl="6" w:tplc="EF30AC6E">
      <w:numFmt w:val="bullet"/>
      <w:lvlText w:val="•"/>
      <w:lvlJc w:val="left"/>
      <w:pPr>
        <w:ind w:left="5928" w:hanging="281"/>
      </w:pPr>
      <w:rPr>
        <w:rFonts w:hint="default"/>
        <w:lang w:val="vi" w:eastAsia="en-US" w:bidi="ar-SA"/>
      </w:rPr>
    </w:lvl>
    <w:lvl w:ilvl="7" w:tplc="61EE44D6">
      <w:numFmt w:val="bullet"/>
      <w:lvlText w:val="•"/>
      <w:lvlJc w:val="left"/>
      <w:pPr>
        <w:ind w:left="6750" w:hanging="281"/>
      </w:pPr>
      <w:rPr>
        <w:rFonts w:hint="default"/>
        <w:lang w:val="vi" w:eastAsia="en-US" w:bidi="ar-SA"/>
      </w:rPr>
    </w:lvl>
    <w:lvl w:ilvl="8" w:tplc="166C8E68">
      <w:numFmt w:val="bullet"/>
      <w:lvlText w:val="•"/>
      <w:lvlJc w:val="left"/>
      <w:pPr>
        <w:ind w:left="7571" w:hanging="281"/>
      </w:pPr>
      <w:rPr>
        <w:rFonts w:hint="default"/>
        <w:lang w:val="vi" w:eastAsia="en-US" w:bidi="ar-SA"/>
      </w:rPr>
    </w:lvl>
  </w:abstractNum>
  <w:abstractNum w:abstractNumId="14" w15:restartNumberingAfterBreak="0">
    <w:nsid w:val="473629D6"/>
    <w:multiLevelType w:val="hybridMultilevel"/>
    <w:tmpl w:val="71845A20"/>
    <w:lvl w:ilvl="0" w:tplc="E60864E8">
      <w:numFmt w:val="bullet"/>
      <w:lvlText w:val="-"/>
      <w:lvlJc w:val="left"/>
      <w:pPr>
        <w:ind w:left="70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E30520E">
      <w:numFmt w:val="bullet"/>
      <w:lvlText w:val="•"/>
      <w:lvlJc w:val="left"/>
      <w:pPr>
        <w:ind w:left="1355" w:hanging="164"/>
      </w:pPr>
      <w:rPr>
        <w:rFonts w:hint="default"/>
        <w:lang w:val="vi" w:eastAsia="en-US" w:bidi="ar-SA"/>
      </w:rPr>
    </w:lvl>
    <w:lvl w:ilvl="2" w:tplc="402651A4">
      <w:numFmt w:val="bullet"/>
      <w:lvlText w:val="•"/>
      <w:lvlJc w:val="left"/>
      <w:pPr>
        <w:ind w:left="2011" w:hanging="164"/>
      </w:pPr>
      <w:rPr>
        <w:rFonts w:hint="default"/>
        <w:lang w:val="vi" w:eastAsia="en-US" w:bidi="ar-SA"/>
      </w:rPr>
    </w:lvl>
    <w:lvl w:ilvl="3" w:tplc="7A98AAD8">
      <w:numFmt w:val="bullet"/>
      <w:lvlText w:val="•"/>
      <w:lvlJc w:val="left"/>
      <w:pPr>
        <w:ind w:left="2667" w:hanging="164"/>
      </w:pPr>
      <w:rPr>
        <w:rFonts w:hint="default"/>
        <w:lang w:val="vi" w:eastAsia="en-US" w:bidi="ar-SA"/>
      </w:rPr>
    </w:lvl>
    <w:lvl w:ilvl="4" w:tplc="A17EE2E8">
      <w:numFmt w:val="bullet"/>
      <w:lvlText w:val="•"/>
      <w:lvlJc w:val="left"/>
      <w:pPr>
        <w:ind w:left="3323" w:hanging="164"/>
      </w:pPr>
      <w:rPr>
        <w:rFonts w:hint="default"/>
        <w:lang w:val="vi" w:eastAsia="en-US" w:bidi="ar-SA"/>
      </w:rPr>
    </w:lvl>
    <w:lvl w:ilvl="5" w:tplc="9F6A3174">
      <w:numFmt w:val="bullet"/>
      <w:lvlText w:val="•"/>
      <w:lvlJc w:val="left"/>
      <w:pPr>
        <w:ind w:left="3979" w:hanging="164"/>
      </w:pPr>
      <w:rPr>
        <w:rFonts w:hint="default"/>
        <w:lang w:val="vi" w:eastAsia="en-US" w:bidi="ar-SA"/>
      </w:rPr>
    </w:lvl>
    <w:lvl w:ilvl="6" w:tplc="A7EEF520">
      <w:numFmt w:val="bullet"/>
      <w:lvlText w:val="•"/>
      <w:lvlJc w:val="left"/>
      <w:pPr>
        <w:ind w:left="4635" w:hanging="164"/>
      </w:pPr>
      <w:rPr>
        <w:rFonts w:hint="default"/>
        <w:lang w:val="vi" w:eastAsia="en-US" w:bidi="ar-SA"/>
      </w:rPr>
    </w:lvl>
    <w:lvl w:ilvl="7" w:tplc="63EE2662">
      <w:numFmt w:val="bullet"/>
      <w:lvlText w:val="•"/>
      <w:lvlJc w:val="left"/>
      <w:pPr>
        <w:ind w:left="5291" w:hanging="164"/>
      </w:pPr>
      <w:rPr>
        <w:rFonts w:hint="default"/>
        <w:lang w:val="vi" w:eastAsia="en-US" w:bidi="ar-SA"/>
      </w:rPr>
    </w:lvl>
    <w:lvl w:ilvl="8" w:tplc="F7483050">
      <w:numFmt w:val="bullet"/>
      <w:lvlText w:val="•"/>
      <w:lvlJc w:val="left"/>
      <w:pPr>
        <w:ind w:left="5947" w:hanging="164"/>
      </w:pPr>
      <w:rPr>
        <w:rFonts w:hint="default"/>
        <w:lang w:val="vi" w:eastAsia="en-US" w:bidi="ar-SA"/>
      </w:rPr>
    </w:lvl>
  </w:abstractNum>
  <w:abstractNum w:abstractNumId="15" w15:restartNumberingAfterBreak="0">
    <w:nsid w:val="50FD3FC6"/>
    <w:multiLevelType w:val="hybridMultilevel"/>
    <w:tmpl w:val="3BD85A5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6A3F85"/>
    <w:multiLevelType w:val="hybridMultilevel"/>
    <w:tmpl w:val="1E26DFAC"/>
    <w:lvl w:ilvl="0" w:tplc="68AACB24">
      <w:start w:val="1"/>
      <w:numFmt w:val="decimal"/>
      <w:lvlText w:val="%1."/>
      <w:lvlJc w:val="left"/>
      <w:pPr>
        <w:ind w:left="2"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B82DFD2">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F9A01CCE">
      <w:numFmt w:val="bullet"/>
      <w:lvlText w:val="•"/>
      <w:lvlJc w:val="left"/>
      <w:pPr>
        <w:ind w:left="1842" w:hanging="164"/>
      </w:pPr>
      <w:rPr>
        <w:rFonts w:hint="default"/>
        <w:lang w:val="vi" w:eastAsia="en-US" w:bidi="ar-SA"/>
      </w:rPr>
    </w:lvl>
    <w:lvl w:ilvl="3" w:tplc="53BE2AF4">
      <w:numFmt w:val="bullet"/>
      <w:lvlText w:val="•"/>
      <w:lvlJc w:val="left"/>
      <w:pPr>
        <w:ind w:left="2764" w:hanging="164"/>
      </w:pPr>
      <w:rPr>
        <w:rFonts w:hint="default"/>
        <w:lang w:val="vi" w:eastAsia="en-US" w:bidi="ar-SA"/>
      </w:rPr>
    </w:lvl>
    <w:lvl w:ilvl="4" w:tplc="410A81DA">
      <w:numFmt w:val="bullet"/>
      <w:lvlText w:val="•"/>
      <w:lvlJc w:val="left"/>
      <w:pPr>
        <w:ind w:left="3685" w:hanging="164"/>
      </w:pPr>
      <w:rPr>
        <w:rFonts w:hint="default"/>
        <w:lang w:val="vi" w:eastAsia="en-US" w:bidi="ar-SA"/>
      </w:rPr>
    </w:lvl>
    <w:lvl w:ilvl="5" w:tplc="208AC19C">
      <w:numFmt w:val="bullet"/>
      <w:lvlText w:val="•"/>
      <w:lvlJc w:val="left"/>
      <w:pPr>
        <w:ind w:left="4607" w:hanging="164"/>
      </w:pPr>
      <w:rPr>
        <w:rFonts w:hint="default"/>
        <w:lang w:val="vi" w:eastAsia="en-US" w:bidi="ar-SA"/>
      </w:rPr>
    </w:lvl>
    <w:lvl w:ilvl="6" w:tplc="F44A59E0">
      <w:numFmt w:val="bullet"/>
      <w:lvlText w:val="•"/>
      <w:lvlJc w:val="left"/>
      <w:pPr>
        <w:ind w:left="5528" w:hanging="164"/>
      </w:pPr>
      <w:rPr>
        <w:rFonts w:hint="default"/>
        <w:lang w:val="vi" w:eastAsia="en-US" w:bidi="ar-SA"/>
      </w:rPr>
    </w:lvl>
    <w:lvl w:ilvl="7" w:tplc="54C8D9BC">
      <w:numFmt w:val="bullet"/>
      <w:lvlText w:val="•"/>
      <w:lvlJc w:val="left"/>
      <w:pPr>
        <w:ind w:left="6450" w:hanging="164"/>
      </w:pPr>
      <w:rPr>
        <w:rFonts w:hint="default"/>
        <w:lang w:val="vi" w:eastAsia="en-US" w:bidi="ar-SA"/>
      </w:rPr>
    </w:lvl>
    <w:lvl w:ilvl="8" w:tplc="832CB510">
      <w:numFmt w:val="bullet"/>
      <w:lvlText w:val="•"/>
      <w:lvlJc w:val="left"/>
      <w:pPr>
        <w:ind w:left="7371" w:hanging="164"/>
      </w:pPr>
      <w:rPr>
        <w:rFonts w:hint="default"/>
        <w:lang w:val="vi" w:eastAsia="en-US" w:bidi="ar-SA"/>
      </w:rPr>
    </w:lvl>
  </w:abstractNum>
  <w:abstractNum w:abstractNumId="17" w15:restartNumberingAfterBreak="0">
    <w:nsid w:val="58A90B83"/>
    <w:multiLevelType w:val="multilevel"/>
    <w:tmpl w:val="9D1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467F4"/>
    <w:multiLevelType w:val="hybridMultilevel"/>
    <w:tmpl w:val="A3B01886"/>
    <w:lvl w:ilvl="0" w:tplc="492EE00C">
      <w:start w:val="1"/>
      <w:numFmt w:val="upperRoman"/>
      <w:lvlText w:val="%1."/>
      <w:lvlJc w:val="left"/>
      <w:pPr>
        <w:ind w:left="971" w:hanging="250"/>
      </w:pPr>
      <w:rPr>
        <w:rFonts w:ascii="Times New Roman" w:eastAsia="Times New Roman" w:hAnsi="Times New Roman" w:cs="Times New Roman" w:hint="default"/>
        <w:b/>
        <w:bCs/>
        <w:i w:val="0"/>
        <w:iCs w:val="0"/>
        <w:spacing w:val="0"/>
        <w:w w:val="100"/>
        <w:sz w:val="28"/>
        <w:szCs w:val="28"/>
        <w:lang w:val="vi" w:eastAsia="en-US" w:bidi="ar-SA"/>
      </w:rPr>
    </w:lvl>
    <w:lvl w:ilvl="1" w:tplc="E6B68734">
      <w:start w:val="1"/>
      <w:numFmt w:val="decimal"/>
      <w:lvlText w:val="%2."/>
      <w:lvlJc w:val="left"/>
      <w:pPr>
        <w:ind w:left="72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779CF5C2">
      <w:numFmt w:val="bullet"/>
      <w:lvlText w:val="-"/>
      <w:lvlJc w:val="left"/>
      <w:pPr>
        <w:ind w:left="8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BA2EFB16">
      <w:numFmt w:val="bullet"/>
      <w:lvlText w:val="•"/>
      <w:lvlJc w:val="left"/>
      <w:pPr>
        <w:ind w:left="980" w:hanging="164"/>
      </w:pPr>
      <w:rPr>
        <w:rFonts w:hint="default"/>
        <w:lang w:val="vi" w:eastAsia="en-US" w:bidi="ar-SA"/>
      </w:rPr>
    </w:lvl>
    <w:lvl w:ilvl="4" w:tplc="04161C5C">
      <w:numFmt w:val="bullet"/>
      <w:lvlText w:val="•"/>
      <w:lvlJc w:val="left"/>
      <w:pPr>
        <w:ind w:left="1000" w:hanging="164"/>
      </w:pPr>
      <w:rPr>
        <w:rFonts w:hint="default"/>
        <w:lang w:val="vi" w:eastAsia="en-US" w:bidi="ar-SA"/>
      </w:rPr>
    </w:lvl>
    <w:lvl w:ilvl="5" w:tplc="5BCE5218">
      <w:numFmt w:val="bullet"/>
      <w:lvlText w:val="•"/>
      <w:lvlJc w:val="left"/>
      <w:pPr>
        <w:ind w:left="2369" w:hanging="164"/>
      </w:pPr>
      <w:rPr>
        <w:rFonts w:hint="default"/>
        <w:lang w:val="vi" w:eastAsia="en-US" w:bidi="ar-SA"/>
      </w:rPr>
    </w:lvl>
    <w:lvl w:ilvl="6" w:tplc="C9C8B6A2">
      <w:numFmt w:val="bullet"/>
      <w:lvlText w:val="•"/>
      <w:lvlJc w:val="left"/>
      <w:pPr>
        <w:ind w:left="3738" w:hanging="164"/>
      </w:pPr>
      <w:rPr>
        <w:rFonts w:hint="default"/>
        <w:lang w:val="vi" w:eastAsia="en-US" w:bidi="ar-SA"/>
      </w:rPr>
    </w:lvl>
    <w:lvl w:ilvl="7" w:tplc="02FCDBD8">
      <w:numFmt w:val="bullet"/>
      <w:lvlText w:val="•"/>
      <w:lvlJc w:val="left"/>
      <w:pPr>
        <w:ind w:left="5107" w:hanging="164"/>
      </w:pPr>
      <w:rPr>
        <w:rFonts w:hint="default"/>
        <w:lang w:val="vi" w:eastAsia="en-US" w:bidi="ar-SA"/>
      </w:rPr>
    </w:lvl>
    <w:lvl w:ilvl="8" w:tplc="9EB06CFC">
      <w:numFmt w:val="bullet"/>
      <w:lvlText w:val="•"/>
      <w:lvlJc w:val="left"/>
      <w:pPr>
        <w:ind w:left="6476" w:hanging="164"/>
      </w:pPr>
      <w:rPr>
        <w:rFonts w:hint="default"/>
        <w:lang w:val="vi" w:eastAsia="en-US" w:bidi="ar-SA"/>
      </w:rPr>
    </w:lvl>
  </w:abstractNum>
  <w:abstractNum w:abstractNumId="19" w15:restartNumberingAfterBreak="0">
    <w:nsid w:val="637553F9"/>
    <w:multiLevelType w:val="hybridMultilevel"/>
    <w:tmpl w:val="9FE0C94A"/>
    <w:lvl w:ilvl="0" w:tplc="D43242D6">
      <w:numFmt w:val="bullet"/>
      <w:lvlText w:val="-"/>
      <w:lvlJc w:val="left"/>
      <w:pPr>
        <w:ind w:left="2"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6E784E70">
      <w:numFmt w:val="bullet"/>
      <w:lvlText w:val="•"/>
      <w:lvlJc w:val="left"/>
      <w:pPr>
        <w:ind w:left="921" w:hanging="180"/>
      </w:pPr>
      <w:rPr>
        <w:rFonts w:hint="default"/>
        <w:lang w:val="vi" w:eastAsia="en-US" w:bidi="ar-SA"/>
      </w:rPr>
    </w:lvl>
    <w:lvl w:ilvl="2" w:tplc="96748D24">
      <w:numFmt w:val="bullet"/>
      <w:lvlText w:val="•"/>
      <w:lvlJc w:val="left"/>
      <w:pPr>
        <w:ind w:left="1842" w:hanging="180"/>
      </w:pPr>
      <w:rPr>
        <w:rFonts w:hint="default"/>
        <w:lang w:val="vi" w:eastAsia="en-US" w:bidi="ar-SA"/>
      </w:rPr>
    </w:lvl>
    <w:lvl w:ilvl="3" w:tplc="09B01D20">
      <w:numFmt w:val="bullet"/>
      <w:lvlText w:val="•"/>
      <w:lvlJc w:val="left"/>
      <w:pPr>
        <w:ind w:left="2764" w:hanging="180"/>
      </w:pPr>
      <w:rPr>
        <w:rFonts w:hint="default"/>
        <w:lang w:val="vi" w:eastAsia="en-US" w:bidi="ar-SA"/>
      </w:rPr>
    </w:lvl>
    <w:lvl w:ilvl="4" w:tplc="A0880848">
      <w:numFmt w:val="bullet"/>
      <w:lvlText w:val="•"/>
      <w:lvlJc w:val="left"/>
      <w:pPr>
        <w:ind w:left="3685" w:hanging="180"/>
      </w:pPr>
      <w:rPr>
        <w:rFonts w:hint="default"/>
        <w:lang w:val="vi" w:eastAsia="en-US" w:bidi="ar-SA"/>
      </w:rPr>
    </w:lvl>
    <w:lvl w:ilvl="5" w:tplc="2514F738">
      <w:numFmt w:val="bullet"/>
      <w:lvlText w:val="•"/>
      <w:lvlJc w:val="left"/>
      <w:pPr>
        <w:ind w:left="4607" w:hanging="180"/>
      </w:pPr>
      <w:rPr>
        <w:rFonts w:hint="default"/>
        <w:lang w:val="vi" w:eastAsia="en-US" w:bidi="ar-SA"/>
      </w:rPr>
    </w:lvl>
    <w:lvl w:ilvl="6" w:tplc="E8C457EA">
      <w:numFmt w:val="bullet"/>
      <w:lvlText w:val="•"/>
      <w:lvlJc w:val="left"/>
      <w:pPr>
        <w:ind w:left="5528" w:hanging="180"/>
      </w:pPr>
      <w:rPr>
        <w:rFonts w:hint="default"/>
        <w:lang w:val="vi" w:eastAsia="en-US" w:bidi="ar-SA"/>
      </w:rPr>
    </w:lvl>
    <w:lvl w:ilvl="7" w:tplc="09566E78">
      <w:numFmt w:val="bullet"/>
      <w:lvlText w:val="•"/>
      <w:lvlJc w:val="left"/>
      <w:pPr>
        <w:ind w:left="6450" w:hanging="180"/>
      </w:pPr>
      <w:rPr>
        <w:rFonts w:hint="default"/>
        <w:lang w:val="vi" w:eastAsia="en-US" w:bidi="ar-SA"/>
      </w:rPr>
    </w:lvl>
    <w:lvl w:ilvl="8" w:tplc="6358B87C">
      <w:numFmt w:val="bullet"/>
      <w:lvlText w:val="•"/>
      <w:lvlJc w:val="left"/>
      <w:pPr>
        <w:ind w:left="7371" w:hanging="180"/>
      </w:pPr>
      <w:rPr>
        <w:rFonts w:hint="default"/>
        <w:lang w:val="vi" w:eastAsia="en-US" w:bidi="ar-SA"/>
      </w:rPr>
    </w:lvl>
  </w:abstractNum>
  <w:abstractNum w:abstractNumId="20" w15:restartNumberingAfterBreak="0">
    <w:nsid w:val="64572A2E"/>
    <w:multiLevelType w:val="hybridMultilevel"/>
    <w:tmpl w:val="D2303202"/>
    <w:lvl w:ilvl="0" w:tplc="C3EA970C">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266C84F6">
      <w:numFmt w:val="bullet"/>
      <w:lvlText w:val="•"/>
      <w:lvlJc w:val="left"/>
      <w:pPr>
        <w:ind w:left="1821" w:hanging="281"/>
      </w:pPr>
      <w:rPr>
        <w:rFonts w:hint="default"/>
        <w:lang w:val="vi" w:eastAsia="en-US" w:bidi="ar-SA"/>
      </w:rPr>
    </w:lvl>
    <w:lvl w:ilvl="2" w:tplc="473EA9EA">
      <w:numFmt w:val="bullet"/>
      <w:lvlText w:val="•"/>
      <w:lvlJc w:val="left"/>
      <w:pPr>
        <w:ind w:left="2642" w:hanging="281"/>
      </w:pPr>
      <w:rPr>
        <w:rFonts w:hint="default"/>
        <w:lang w:val="vi" w:eastAsia="en-US" w:bidi="ar-SA"/>
      </w:rPr>
    </w:lvl>
    <w:lvl w:ilvl="3" w:tplc="FDF434C8">
      <w:numFmt w:val="bullet"/>
      <w:lvlText w:val="•"/>
      <w:lvlJc w:val="left"/>
      <w:pPr>
        <w:ind w:left="3464" w:hanging="281"/>
      </w:pPr>
      <w:rPr>
        <w:rFonts w:hint="default"/>
        <w:lang w:val="vi" w:eastAsia="en-US" w:bidi="ar-SA"/>
      </w:rPr>
    </w:lvl>
    <w:lvl w:ilvl="4" w:tplc="49D871C4">
      <w:numFmt w:val="bullet"/>
      <w:lvlText w:val="•"/>
      <w:lvlJc w:val="left"/>
      <w:pPr>
        <w:ind w:left="4285" w:hanging="281"/>
      </w:pPr>
      <w:rPr>
        <w:rFonts w:hint="default"/>
        <w:lang w:val="vi" w:eastAsia="en-US" w:bidi="ar-SA"/>
      </w:rPr>
    </w:lvl>
    <w:lvl w:ilvl="5" w:tplc="E64203FC">
      <w:numFmt w:val="bullet"/>
      <w:lvlText w:val="•"/>
      <w:lvlJc w:val="left"/>
      <w:pPr>
        <w:ind w:left="5107" w:hanging="281"/>
      </w:pPr>
      <w:rPr>
        <w:rFonts w:hint="default"/>
        <w:lang w:val="vi" w:eastAsia="en-US" w:bidi="ar-SA"/>
      </w:rPr>
    </w:lvl>
    <w:lvl w:ilvl="6" w:tplc="50F09810">
      <w:numFmt w:val="bullet"/>
      <w:lvlText w:val="•"/>
      <w:lvlJc w:val="left"/>
      <w:pPr>
        <w:ind w:left="5928" w:hanging="281"/>
      </w:pPr>
      <w:rPr>
        <w:rFonts w:hint="default"/>
        <w:lang w:val="vi" w:eastAsia="en-US" w:bidi="ar-SA"/>
      </w:rPr>
    </w:lvl>
    <w:lvl w:ilvl="7" w:tplc="15888624">
      <w:numFmt w:val="bullet"/>
      <w:lvlText w:val="•"/>
      <w:lvlJc w:val="left"/>
      <w:pPr>
        <w:ind w:left="6750" w:hanging="281"/>
      </w:pPr>
      <w:rPr>
        <w:rFonts w:hint="default"/>
        <w:lang w:val="vi" w:eastAsia="en-US" w:bidi="ar-SA"/>
      </w:rPr>
    </w:lvl>
    <w:lvl w:ilvl="8" w:tplc="9E140D7C">
      <w:numFmt w:val="bullet"/>
      <w:lvlText w:val="•"/>
      <w:lvlJc w:val="left"/>
      <w:pPr>
        <w:ind w:left="7571" w:hanging="281"/>
      </w:pPr>
      <w:rPr>
        <w:rFonts w:hint="default"/>
        <w:lang w:val="vi" w:eastAsia="en-US" w:bidi="ar-SA"/>
      </w:rPr>
    </w:lvl>
  </w:abstractNum>
  <w:abstractNum w:abstractNumId="21" w15:restartNumberingAfterBreak="0">
    <w:nsid w:val="64777090"/>
    <w:multiLevelType w:val="hybridMultilevel"/>
    <w:tmpl w:val="1D3E5E4C"/>
    <w:lvl w:ilvl="0" w:tplc="F8A8C76C">
      <w:start w:val="1"/>
      <w:numFmt w:val="decimal"/>
      <w:lvlText w:val="%1."/>
      <w:lvlJc w:val="left"/>
      <w:pPr>
        <w:ind w:left="1002" w:hanging="281"/>
      </w:pPr>
      <w:rPr>
        <w:rFonts w:ascii="Times New Roman" w:eastAsia="Times New Roman" w:hAnsi="Times New Roman" w:cs="Times New Roman" w:hint="default"/>
        <w:b/>
        <w:bCs/>
        <w:i w:val="0"/>
        <w:iCs w:val="0"/>
        <w:spacing w:val="0"/>
        <w:w w:val="100"/>
        <w:sz w:val="28"/>
        <w:szCs w:val="28"/>
        <w:lang w:val="vi" w:eastAsia="en-US" w:bidi="ar-SA"/>
      </w:rPr>
    </w:lvl>
    <w:lvl w:ilvl="1" w:tplc="35F45576">
      <w:start w:val="1"/>
      <w:numFmt w:val="lowerLetter"/>
      <w:lvlText w:val="%2)"/>
      <w:lvlJc w:val="left"/>
      <w:pPr>
        <w:ind w:left="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E5EC3D18">
      <w:numFmt w:val="bullet"/>
      <w:lvlText w:val="•"/>
      <w:lvlJc w:val="left"/>
      <w:pPr>
        <w:ind w:left="1020" w:hanging="300"/>
      </w:pPr>
      <w:rPr>
        <w:rFonts w:hint="default"/>
        <w:lang w:val="vi" w:eastAsia="en-US" w:bidi="ar-SA"/>
      </w:rPr>
    </w:lvl>
    <w:lvl w:ilvl="3" w:tplc="24D45A4C">
      <w:numFmt w:val="bullet"/>
      <w:lvlText w:val="•"/>
      <w:lvlJc w:val="left"/>
      <w:pPr>
        <w:ind w:left="2044" w:hanging="300"/>
      </w:pPr>
      <w:rPr>
        <w:rFonts w:hint="default"/>
        <w:lang w:val="vi" w:eastAsia="en-US" w:bidi="ar-SA"/>
      </w:rPr>
    </w:lvl>
    <w:lvl w:ilvl="4" w:tplc="958EDDE0">
      <w:numFmt w:val="bullet"/>
      <w:lvlText w:val="•"/>
      <w:lvlJc w:val="left"/>
      <w:pPr>
        <w:ind w:left="3068" w:hanging="300"/>
      </w:pPr>
      <w:rPr>
        <w:rFonts w:hint="default"/>
        <w:lang w:val="vi" w:eastAsia="en-US" w:bidi="ar-SA"/>
      </w:rPr>
    </w:lvl>
    <w:lvl w:ilvl="5" w:tplc="76C87344">
      <w:numFmt w:val="bullet"/>
      <w:lvlText w:val="•"/>
      <w:lvlJc w:val="left"/>
      <w:pPr>
        <w:ind w:left="4092" w:hanging="300"/>
      </w:pPr>
      <w:rPr>
        <w:rFonts w:hint="default"/>
        <w:lang w:val="vi" w:eastAsia="en-US" w:bidi="ar-SA"/>
      </w:rPr>
    </w:lvl>
    <w:lvl w:ilvl="6" w:tplc="99165D48">
      <w:numFmt w:val="bullet"/>
      <w:lvlText w:val="•"/>
      <w:lvlJc w:val="left"/>
      <w:pPr>
        <w:ind w:left="5117" w:hanging="300"/>
      </w:pPr>
      <w:rPr>
        <w:rFonts w:hint="default"/>
        <w:lang w:val="vi" w:eastAsia="en-US" w:bidi="ar-SA"/>
      </w:rPr>
    </w:lvl>
    <w:lvl w:ilvl="7" w:tplc="05F6F062">
      <w:numFmt w:val="bullet"/>
      <w:lvlText w:val="•"/>
      <w:lvlJc w:val="left"/>
      <w:pPr>
        <w:ind w:left="6141" w:hanging="300"/>
      </w:pPr>
      <w:rPr>
        <w:rFonts w:hint="default"/>
        <w:lang w:val="vi" w:eastAsia="en-US" w:bidi="ar-SA"/>
      </w:rPr>
    </w:lvl>
    <w:lvl w:ilvl="8" w:tplc="7488220E">
      <w:numFmt w:val="bullet"/>
      <w:lvlText w:val="•"/>
      <w:lvlJc w:val="left"/>
      <w:pPr>
        <w:ind w:left="7165" w:hanging="300"/>
      </w:pPr>
      <w:rPr>
        <w:rFonts w:hint="default"/>
        <w:lang w:val="vi" w:eastAsia="en-US" w:bidi="ar-SA"/>
      </w:rPr>
    </w:lvl>
  </w:abstractNum>
  <w:abstractNum w:abstractNumId="22" w15:restartNumberingAfterBreak="0">
    <w:nsid w:val="64B41085"/>
    <w:multiLevelType w:val="hybridMultilevel"/>
    <w:tmpl w:val="CCE4CE6E"/>
    <w:lvl w:ilvl="0" w:tplc="FCD2CC62">
      <w:numFmt w:val="bullet"/>
      <w:lvlText w:val="-"/>
      <w:lvlJc w:val="left"/>
      <w:pPr>
        <w:ind w:left="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7138DB9C">
      <w:numFmt w:val="bullet"/>
      <w:lvlText w:val="•"/>
      <w:lvlJc w:val="left"/>
      <w:pPr>
        <w:ind w:left="921" w:hanging="178"/>
      </w:pPr>
      <w:rPr>
        <w:rFonts w:hint="default"/>
        <w:lang w:val="vi" w:eastAsia="en-US" w:bidi="ar-SA"/>
      </w:rPr>
    </w:lvl>
    <w:lvl w:ilvl="2" w:tplc="8BF83CA6">
      <w:numFmt w:val="bullet"/>
      <w:lvlText w:val="•"/>
      <w:lvlJc w:val="left"/>
      <w:pPr>
        <w:ind w:left="1842" w:hanging="178"/>
      </w:pPr>
      <w:rPr>
        <w:rFonts w:hint="default"/>
        <w:lang w:val="vi" w:eastAsia="en-US" w:bidi="ar-SA"/>
      </w:rPr>
    </w:lvl>
    <w:lvl w:ilvl="3" w:tplc="F6D04994">
      <w:numFmt w:val="bullet"/>
      <w:lvlText w:val="•"/>
      <w:lvlJc w:val="left"/>
      <w:pPr>
        <w:ind w:left="2764" w:hanging="178"/>
      </w:pPr>
      <w:rPr>
        <w:rFonts w:hint="default"/>
        <w:lang w:val="vi" w:eastAsia="en-US" w:bidi="ar-SA"/>
      </w:rPr>
    </w:lvl>
    <w:lvl w:ilvl="4" w:tplc="28F82F38">
      <w:numFmt w:val="bullet"/>
      <w:lvlText w:val="•"/>
      <w:lvlJc w:val="left"/>
      <w:pPr>
        <w:ind w:left="3685" w:hanging="178"/>
      </w:pPr>
      <w:rPr>
        <w:rFonts w:hint="default"/>
        <w:lang w:val="vi" w:eastAsia="en-US" w:bidi="ar-SA"/>
      </w:rPr>
    </w:lvl>
    <w:lvl w:ilvl="5" w:tplc="D1C400AE">
      <w:numFmt w:val="bullet"/>
      <w:lvlText w:val="•"/>
      <w:lvlJc w:val="left"/>
      <w:pPr>
        <w:ind w:left="4607" w:hanging="178"/>
      </w:pPr>
      <w:rPr>
        <w:rFonts w:hint="default"/>
        <w:lang w:val="vi" w:eastAsia="en-US" w:bidi="ar-SA"/>
      </w:rPr>
    </w:lvl>
    <w:lvl w:ilvl="6" w:tplc="78B4EBA8">
      <w:numFmt w:val="bullet"/>
      <w:lvlText w:val="•"/>
      <w:lvlJc w:val="left"/>
      <w:pPr>
        <w:ind w:left="5528" w:hanging="178"/>
      </w:pPr>
      <w:rPr>
        <w:rFonts w:hint="default"/>
        <w:lang w:val="vi" w:eastAsia="en-US" w:bidi="ar-SA"/>
      </w:rPr>
    </w:lvl>
    <w:lvl w:ilvl="7" w:tplc="419C5D82">
      <w:numFmt w:val="bullet"/>
      <w:lvlText w:val="•"/>
      <w:lvlJc w:val="left"/>
      <w:pPr>
        <w:ind w:left="6450" w:hanging="178"/>
      </w:pPr>
      <w:rPr>
        <w:rFonts w:hint="default"/>
        <w:lang w:val="vi" w:eastAsia="en-US" w:bidi="ar-SA"/>
      </w:rPr>
    </w:lvl>
    <w:lvl w:ilvl="8" w:tplc="CF6039E2">
      <w:numFmt w:val="bullet"/>
      <w:lvlText w:val="•"/>
      <w:lvlJc w:val="left"/>
      <w:pPr>
        <w:ind w:left="7371" w:hanging="178"/>
      </w:pPr>
      <w:rPr>
        <w:rFonts w:hint="default"/>
        <w:lang w:val="vi" w:eastAsia="en-US" w:bidi="ar-SA"/>
      </w:rPr>
    </w:lvl>
  </w:abstractNum>
  <w:abstractNum w:abstractNumId="23" w15:restartNumberingAfterBreak="0">
    <w:nsid w:val="6D2F79AE"/>
    <w:multiLevelType w:val="hybridMultilevel"/>
    <w:tmpl w:val="ABD47372"/>
    <w:lvl w:ilvl="0" w:tplc="42426170">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D8EAA3A">
      <w:numFmt w:val="bullet"/>
      <w:lvlText w:val="•"/>
      <w:lvlJc w:val="left"/>
      <w:pPr>
        <w:ind w:left="921" w:hanging="164"/>
      </w:pPr>
      <w:rPr>
        <w:rFonts w:hint="default"/>
        <w:lang w:val="vi" w:eastAsia="en-US" w:bidi="ar-SA"/>
      </w:rPr>
    </w:lvl>
    <w:lvl w:ilvl="2" w:tplc="1C02B846">
      <w:numFmt w:val="bullet"/>
      <w:lvlText w:val="•"/>
      <w:lvlJc w:val="left"/>
      <w:pPr>
        <w:ind w:left="1842" w:hanging="164"/>
      </w:pPr>
      <w:rPr>
        <w:rFonts w:hint="default"/>
        <w:lang w:val="vi" w:eastAsia="en-US" w:bidi="ar-SA"/>
      </w:rPr>
    </w:lvl>
    <w:lvl w:ilvl="3" w:tplc="07D279B8">
      <w:numFmt w:val="bullet"/>
      <w:lvlText w:val="•"/>
      <w:lvlJc w:val="left"/>
      <w:pPr>
        <w:ind w:left="2764" w:hanging="164"/>
      </w:pPr>
      <w:rPr>
        <w:rFonts w:hint="default"/>
        <w:lang w:val="vi" w:eastAsia="en-US" w:bidi="ar-SA"/>
      </w:rPr>
    </w:lvl>
    <w:lvl w:ilvl="4" w:tplc="F2343EC0">
      <w:numFmt w:val="bullet"/>
      <w:lvlText w:val="•"/>
      <w:lvlJc w:val="left"/>
      <w:pPr>
        <w:ind w:left="3685" w:hanging="164"/>
      </w:pPr>
      <w:rPr>
        <w:rFonts w:hint="default"/>
        <w:lang w:val="vi" w:eastAsia="en-US" w:bidi="ar-SA"/>
      </w:rPr>
    </w:lvl>
    <w:lvl w:ilvl="5" w:tplc="B552A558">
      <w:numFmt w:val="bullet"/>
      <w:lvlText w:val="•"/>
      <w:lvlJc w:val="left"/>
      <w:pPr>
        <w:ind w:left="4607" w:hanging="164"/>
      </w:pPr>
      <w:rPr>
        <w:rFonts w:hint="default"/>
        <w:lang w:val="vi" w:eastAsia="en-US" w:bidi="ar-SA"/>
      </w:rPr>
    </w:lvl>
    <w:lvl w:ilvl="6" w:tplc="B6A6805A">
      <w:numFmt w:val="bullet"/>
      <w:lvlText w:val="•"/>
      <w:lvlJc w:val="left"/>
      <w:pPr>
        <w:ind w:left="5528" w:hanging="164"/>
      </w:pPr>
      <w:rPr>
        <w:rFonts w:hint="default"/>
        <w:lang w:val="vi" w:eastAsia="en-US" w:bidi="ar-SA"/>
      </w:rPr>
    </w:lvl>
    <w:lvl w:ilvl="7" w:tplc="5F1C521C">
      <w:numFmt w:val="bullet"/>
      <w:lvlText w:val="•"/>
      <w:lvlJc w:val="left"/>
      <w:pPr>
        <w:ind w:left="6450" w:hanging="164"/>
      </w:pPr>
      <w:rPr>
        <w:rFonts w:hint="default"/>
        <w:lang w:val="vi" w:eastAsia="en-US" w:bidi="ar-SA"/>
      </w:rPr>
    </w:lvl>
    <w:lvl w:ilvl="8" w:tplc="684814B6">
      <w:numFmt w:val="bullet"/>
      <w:lvlText w:val="•"/>
      <w:lvlJc w:val="left"/>
      <w:pPr>
        <w:ind w:left="7371" w:hanging="164"/>
      </w:pPr>
      <w:rPr>
        <w:rFonts w:hint="default"/>
        <w:lang w:val="vi" w:eastAsia="en-US" w:bidi="ar-SA"/>
      </w:rPr>
    </w:lvl>
  </w:abstractNum>
  <w:abstractNum w:abstractNumId="24" w15:restartNumberingAfterBreak="0">
    <w:nsid w:val="6E296F14"/>
    <w:multiLevelType w:val="hybridMultilevel"/>
    <w:tmpl w:val="207EDEE8"/>
    <w:lvl w:ilvl="0" w:tplc="E444AEE2">
      <w:numFmt w:val="bullet"/>
      <w:lvlText w:val="-"/>
      <w:lvlJc w:val="left"/>
      <w:pPr>
        <w:ind w:left="70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3605690">
      <w:numFmt w:val="bullet"/>
      <w:lvlText w:val="•"/>
      <w:lvlJc w:val="left"/>
      <w:pPr>
        <w:ind w:left="1355" w:hanging="164"/>
      </w:pPr>
      <w:rPr>
        <w:rFonts w:hint="default"/>
        <w:lang w:val="vi" w:eastAsia="en-US" w:bidi="ar-SA"/>
      </w:rPr>
    </w:lvl>
    <w:lvl w:ilvl="2" w:tplc="2E3AD16C">
      <w:numFmt w:val="bullet"/>
      <w:lvlText w:val="•"/>
      <w:lvlJc w:val="left"/>
      <w:pPr>
        <w:ind w:left="2011" w:hanging="164"/>
      </w:pPr>
      <w:rPr>
        <w:rFonts w:hint="default"/>
        <w:lang w:val="vi" w:eastAsia="en-US" w:bidi="ar-SA"/>
      </w:rPr>
    </w:lvl>
    <w:lvl w:ilvl="3" w:tplc="9514CBB6">
      <w:numFmt w:val="bullet"/>
      <w:lvlText w:val="•"/>
      <w:lvlJc w:val="left"/>
      <w:pPr>
        <w:ind w:left="2667" w:hanging="164"/>
      </w:pPr>
      <w:rPr>
        <w:rFonts w:hint="default"/>
        <w:lang w:val="vi" w:eastAsia="en-US" w:bidi="ar-SA"/>
      </w:rPr>
    </w:lvl>
    <w:lvl w:ilvl="4" w:tplc="C4EC4984">
      <w:numFmt w:val="bullet"/>
      <w:lvlText w:val="•"/>
      <w:lvlJc w:val="left"/>
      <w:pPr>
        <w:ind w:left="3323" w:hanging="164"/>
      </w:pPr>
      <w:rPr>
        <w:rFonts w:hint="default"/>
        <w:lang w:val="vi" w:eastAsia="en-US" w:bidi="ar-SA"/>
      </w:rPr>
    </w:lvl>
    <w:lvl w:ilvl="5" w:tplc="D3C4A5DA">
      <w:numFmt w:val="bullet"/>
      <w:lvlText w:val="•"/>
      <w:lvlJc w:val="left"/>
      <w:pPr>
        <w:ind w:left="3979" w:hanging="164"/>
      </w:pPr>
      <w:rPr>
        <w:rFonts w:hint="default"/>
        <w:lang w:val="vi" w:eastAsia="en-US" w:bidi="ar-SA"/>
      </w:rPr>
    </w:lvl>
    <w:lvl w:ilvl="6" w:tplc="43E65044">
      <w:numFmt w:val="bullet"/>
      <w:lvlText w:val="•"/>
      <w:lvlJc w:val="left"/>
      <w:pPr>
        <w:ind w:left="4635" w:hanging="164"/>
      </w:pPr>
      <w:rPr>
        <w:rFonts w:hint="default"/>
        <w:lang w:val="vi" w:eastAsia="en-US" w:bidi="ar-SA"/>
      </w:rPr>
    </w:lvl>
    <w:lvl w:ilvl="7" w:tplc="9A66E490">
      <w:numFmt w:val="bullet"/>
      <w:lvlText w:val="•"/>
      <w:lvlJc w:val="left"/>
      <w:pPr>
        <w:ind w:left="5291" w:hanging="164"/>
      </w:pPr>
      <w:rPr>
        <w:rFonts w:hint="default"/>
        <w:lang w:val="vi" w:eastAsia="en-US" w:bidi="ar-SA"/>
      </w:rPr>
    </w:lvl>
    <w:lvl w:ilvl="8" w:tplc="08700950">
      <w:numFmt w:val="bullet"/>
      <w:lvlText w:val="•"/>
      <w:lvlJc w:val="left"/>
      <w:pPr>
        <w:ind w:left="5947" w:hanging="164"/>
      </w:pPr>
      <w:rPr>
        <w:rFonts w:hint="default"/>
        <w:lang w:val="vi" w:eastAsia="en-US" w:bidi="ar-SA"/>
      </w:rPr>
    </w:lvl>
  </w:abstractNum>
  <w:abstractNum w:abstractNumId="25" w15:restartNumberingAfterBreak="0">
    <w:nsid w:val="6EBA1601"/>
    <w:multiLevelType w:val="hybridMultilevel"/>
    <w:tmpl w:val="BAACD3B8"/>
    <w:lvl w:ilvl="0" w:tplc="DFE4A7F8">
      <w:start w:val="1"/>
      <w:numFmt w:val="bullet"/>
      <w:pStyle w:val="GachDauDong"/>
      <w:suff w:val="space"/>
      <w:lvlText w:val="–"/>
      <w:lvlJc w:val="left"/>
      <w:pPr>
        <w:ind w:left="284" w:firstLine="283"/>
      </w:pPr>
      <w:rPr>
        <w:rFonts w:ascii="Times New Roman" w:eastAsia="Times New Roman" w:hAnsi="Times New Roman" w:cs="Times New Roman" w:hint="default"/>
        <w:sz w:val="26"/>
        <w:szCs w:val="2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76BA21FC"/>
    <w:multiLevelType w:val="hybridMultilevel"/>
    <w:tmpl w:val="D8F48684"/>
    <w:lvl w:ilvl="0" w:tplc="1D047D40">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5FE50D4">
      <w:numFmt w:val="bullet"/>
      <w:lvlText w:val="•"/>
      <w:lvlJc w:val="left"/>
      <w:pPr>
        <w:ind w:left="921" w:hanging="164"/>
      </w:pPr>
      <w:rPr>
        <w:rFonts w:hint="default"/>
        <w:lang w:val="vi" w:eastAsia="en-US" w:bidi="ar-SA"/>
      </w:rPr>
    </w:lvl>
    <w:lvl w:ilvl="2" w:tplc="698E000E">
      <w:numFmt w:val="bullet"/>
      <w:lvlText w:val="•"/>
      <w:lvlJc w:val="left"/>
      <w:pPr>
        <w:ind w:left="1842" w:hanging="164"/>
      </w:pPr>
      <w:rPr>
        <w:rFonts w:hint="default"/>
        <w:lang w:val="vi" w:eastAsia="en-US" w:bidi="ar-SA"/>
      </w:rPr>
    </w:lvl>
    <w:lvl w:ilvl="3" w:tplc="5D144F52">
      <w:numFmt w:val="bullet"/>
      <w:lvlText w:val="•"/>
      <w:lvlJc w:val="left"/>
      <w:pPr>
        <w:ind w:left="2764" w:hanging="164"/>
      </w:pPr>
      <w:rPr>
        <w:rFonts w:hint="default"/>
        <w:lang w:val="vi" w:eastAsia="en-US" w:bidi="ar-SA"/>
      </w:rPr>
    </w:lvl>
    <w:lvl w:ilvl="4" w:tplc="90A44CFA">
      <w:numFmt w:val="bullet"/>
      <w:lvlText w:val="•"/>
      <w:lvlJc w:val="left"/>
      <w:pPr>
        <w:ind w:left="3685" w:hanging="164"/>
      </w:pPr>
      <w:rPr>
        <w:rFonts w:hint="default"/>
        <w:lang w:val="vi" w:eastAsia="en-US" w:bidi="ar-SA"/>
      </w:rPr>
    </w:lvl>
    <w:lvl w:ilvl="5" w:tplc="839C9026">
      <w:numFmt w:val="bullet"/>
      <w:lvlText w:val="•"/>
      <w:lvlJc w:val="left"/>
      <w:pPr>
        <w:ind w:left="4607" w:hanging="164"/>
      </w:pPr>
      <w:rPr>
        <w:rFonts w:hint="default"/>
        <w:lang w:val="vi" w:eastAsia="en-US" w:bidi="ar-SA"/>
      </w:rPr>
    </w:lvl>
    <w:lvl w:ilvl="6" w:tplc="6F5EFFB0">
      <w:numFmt w:val="bullet"/>
      <w:lvlText w:val="•"/>
      <w:lvlJc w:val="left"/>
      <w:pPr>
        <w:ind w:left="5528" w:hanging="164"/>
      </w:pPr>
      <w:rPr>
        <w:rFonts w:hint="default"/>
        <w:lang w:val="vi" w:eastAsia="en-US" w:bidi="ar-SA"/>
      </w:rPr>
    </w:lvl>
    <w:lvl w:ilvl="7" w:tplc="A0CE7F26">
      <w:numFmt w:val="bullet"/>
      <w:lvlText w:val="•"/>
      <w:lvlJc w:val="left"/>
      <w:pPr>
        <w:ind w:left="6450" w:hanging="164"/>
      </w:pPr>
      <w:rPr>
        <w:rFonts w:hint="default"/>
        <w:lang w:val="vi" w:eastAsia="en-US" w:bidi="ar-SA"/>
      </w:rPr>
    </w:lvl>
    <w:lvl w:ilvl="8" w:tplc="464671EA">
      <w:numFmt w:val="bullet"/>
      <w:lvlText w:val="•"/>
      <w:lvlJc w:val="left"/>
      <w:pPr>
        <w:ind w:left="7371" w:hanging="164"/>
      </w:pPr>
      <w:rPr>
        <w:rFonts w:hint="default"/>
        <w:lang w:val="vi" w:eastAsia="en-US" w:bidi="ar-SA"/>
      </w:rPr>
    </w:lvl>
  </w:abstractNum>
  <w:abstractNum w:abstractNumId="27" w15:restartNumberingAfterBreak="0">
    <w:nsid w:val="77E323B2"/>
    <w:multiLevelType w:val="multilevel"/>
    <w:tmpl w:val="535C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83FBE"/>
    <w:multiLevelType w:val="hybridMultilevel"/>
    <w:tmpl w:val="2280EF00"/>
    <w:lvl w:ilvl="0" w:tplc="861A0D6E">
      <w:start w:val="1"/>
      <w:numFmt w:val="bullet"/>
      <w:lvlText w:val="–"/>
      <w:lvlJc w:val="left"/>
      <w:pPr>
        <w:ind w:left="720" w:hanging="300"/>
      </w:pPr>
      <w:rPr>
        <w:rFonts w:ascii="Times New Roman" w:eastAsia="Times New Roman" w:hAnsi="Times New Roman" w:cs="Times New Roman"/>
        <w:sz w:val="26"/>
        <w:szCs w:val="26"/>
      </w:rPr>
    </w:lvl>
    <w:lvl w:ilvl="1" w:tplc="B0F2BFBC">
      <w:numFmt w:val="decimal"/>
      <w:lvlText w:val=""/>
      <w:lvlJc w:val="left"/>
    </w:lvl>
    <w:lvl w:ilvl="2" w:tplc="3AE24100">
      <w:numFmt w:val="decimal"/>
      <w:lvlText w:val=""/>
      <w:lvlJc w:val="left"/>
    </w:lvl>
    <w:lvl w:ilvl="3" w:tplc="28D497DC">
      <w:numFmt w:val="decimal"/>
      <w:lvlText w:val=""/>
      <w:lvlJc w:val="left"/>
    </w:lvl>
    <w:lvl w:ilvl="4" w:tplc="6322710A">
      <w:numFmt w:val="decimal"/>
      <w:lvlText w:val=""/>
      <w:lvlJc w:val="left"/>
    </w:lvl>
    <w:lvl w:ilvl="5" w:tplc="1938DCA8">
      <w:numFmt w:val="decimal"/>
      <w:lvlText w:val=""/>
      <w:lvlJc w:val="left"/>
    </w:lvl>
    <w:lvl w:ilvl="6" w:tplc="D1BE02E8">
      <w:numFmt w:val="decimal"/>
      <w:lvlText w:val=""/>
      <w:lvlJc w:val="left"/>
    </w:lvl>
    <w:lvl w:ilvl="7" w:tplc="ECE24E96">
      <w:numFmt w:val="decimal"/>
      <w:lvlText w:val=""/>
      <w:lvlJc w:val="left"/>
    </w:lvl>
    <w:lvl w:ilvl="8" w:tplc="2CB20EB4">
      <w:numFmt w:val="decimal"/>
      <w:lvlText w:val=""/>
      <w:lvlJc w:val="left"/>
    </w:lvl>
  </w:abstractNum>
  <w:abstractNum w:abstractNumId="29" w15:restartNumberingAfterBreak="0">
    <w:nsid w:val="7ADD33F6"/>
    <w:multiLevelType w:val="hybridMultilevel"/>
    <w:tmpl w:val="358467DA"/>
    <w:lvl w:ilvl="0" w:tplc="6F1C1F8C">
      <w:numFmt w:val="bullet"/>
      <w:lvlText w:val="-"/>
      <w:lvlJc w:val="left"/>
      <w:pPr>
        <w:ind w:left="2" w:hanging="156"/>
      </w:pPr>
      <w:rPr>
        <w:rFonts w:ascii="Times New Roman" w:eastAsia="Times New Roman" w:hAnsi="Times New Roman" w:cs="Times New Roman" w:hint="default"/>
        <w:b w:val="0"/>
        <w:bCs w:val="0"/>
        <w:i w:val="0"/>
        <w:iCs w:val="0"/>
        <w:spacing w:val="0"/>
        <w:w w:val="100"/>
        <w:sz w:val="28"/>
        <w:szCs w:val="28"/>
        <w:lang w:val="vi" w:eastAsia="en-US" w:bidi="ar-SA"/>
      </w:rPr>
    </w:lvl>
    <w:lvl w:ilvl="1" w:tplc="C632EE0E">
      <w:numFmt w:val="bullet"/>
      <w:lvlText w:val="•"/>
      <w:lvlJc w:val="left"/>
      <w:pPr>
        <w:ind w:left="921" w:hanging="156"/>
      </w:pPr>
      <w:rPr>
        <w:rFonts w:hint="default"/>
        <w:lang w:val="vi" w:eastAsia="en-US" w:bidi="ar-SA"/>
      </w:rPr>
    </w:lvl>
    <w:lvl w:ilvl="2" w:tplc="3E7CA7BA">
      <w:numFmt w:val="bullet"/>
      <w:lvlText w:val="•"/>
      <w:lvlJc w:val="left"/>
      <w:pPr>
        <w:ind w:left="1842" w:hanging="156"/>
      </w:pPr>
      <w:rPr>
        <w:rFonts w:hint="default"/>
        <w:lang w:val="vi" w:eastAsia="en-US" w:bidi="ar-SA"/>
      </w:rPr>
    </w:lvl>
    <w:lvl w:ilvl="3" w:tplc="15FE3148">
      <w:numFmt w:val="bullet"/>
      <w:lvlText w:val="•"/>
      <w:lvlJc w:val="left"/>
      <w:pPr>
        <w:ind w:left="2764" w:hanging="156"/>
      </w:pPr>
      <w:rPr>
        <w:rFonts w:hint="default"/>
        <w:lang w:val="vi" w:eastAsia="en-US" w:bidi="ar-SA"/>
      </w:rPr>
    </w:lvl>
    <w:lvl w:ilvl="4" w:tplc="054A65D6">
      <w:numFmt w:val="bullet"/>
      <w:lvlText w:val="•"/>
      <w:lvlJc w:val="left"/>
      <w:pPr>
        <w:ind w:left="3685" w:hanging="156"/>
      </w:pPr>
      <w:rPr>
        <w:rFonts w:hint="default"/>
        <w:lang w:val="vi" w:eastAsia="en-US" w:bidi="ar-SA"/>
      </w:rPr>
    </w:lvl>
    <w:lvl w:ilvl="5" w:tplc="5B46F5E6">
      <w:numFmt w:val="bullet"/>
      <w:lvlText w:val="•"/>
      <w:lvlJc w:val="left"/>
      <w:pPr>
        <w:ind w:left="4607" w:hanging="156"/>
      </w:pPr>
      <w:rPr>
        <w:rFonts w:hint="default"/>
        <w:lang w:val="vi" w:eastAsia="en-US" w:bidi="ar-SA"/>
      </w:rPr>
    </w:lvl>
    <w:lvl w:ilvl="6" w:tplc="29F2AF30">
      <w:numFmt w:val="bullet"/>
      <w:lvlText w:val="•"/>
      <w:lvlJc w:val="left"/>
      <w:pPr>
        <w:ind w:left="5528" w:hanging="156"/>
      </w:pPr>
      <w:rPr>
        <w:rFonts w:hint="default"/>
        <w:lang w:val="vi" w:eastAsia="en-US" w:bidi="ar-SA"/>
      </w:rPr>
    </w:lvl>
    <w:lvl w:ilvl="7" w:tplc="7764B1BA">
      <w:numFmt w:val="bullet"/>
      <w:lvlText w:val="•"/>
      <w:lvlJc w:val="left"/>
      <w:pPr>
        <w:ind w:left="6450" w:hanging="156"/>
      </w:pPr>
      <w:rPr>
        <w:rFonts w:hint="default"/>
        <w:lang w:val="vi" w:eastAsia="en-US" w:bidi="ar-SA"/>
      </w:rPr>
    </w:lvl>
    <w:lvl w:ilvl="8" w:tplc="A198F0F0">
      <w:numFmt w:val="bullet"/>
      <w:lvlText w:val="•"/>
      <w:lvlJc w:val="left"/>
      <w:pPr>
        <w:ind w:left="7371" w:hanging="156"/>
      </w:pPr>
      <w:rPr>
        <w:rFonts w:hint="default"/>
        <w:lang w:val="vi" w:eastAsia="en-US" w:bidi="ar-SA"/>
      </w:rPr>
    </w:lvl>
  </w:abstractNum>
  <w:abstractNum w:abstractNumId="30" w15:restartNumberingAfterBreak="0">
    <w:nsid w:val="7B151601"/>
    <w:multiLevelType w:val="hybridMultilevel"/>
    <w:tmpl w:val="B5786730"/>
    <w:lvl w:ilvl="0" w:tplc="3C7CC072">
      <w:start w:val="1"/>
      <w:numFmt w:val="decimal"/>
      <w:lvlText w:val="%1."/>
      <w:lvlJc w:val="left"/>
      <w:pPr>
        <w:ind w:left="1002" w:hanging="281"/>
      </w:pPr>
      <w:rPr>
        <w:rFonts w:ascii="Times New Roman" w:eastAsia="Times New Roman" w:hAnsi="Times New Roman" w:cs="Times New Roman" w:hint="default"/>
        <w:b/>
        <w:bCs/>
        <w:i w:val="0"/>
        <w:iCs w:val="0"/>
        <w:spacing w:val="0"/>
        <w:w w:val="100"/>
        <w:sz w:val="28"/>
        <w:szCs w:val="28"/>
        <w:lang w:val="vi" w:eastAsia="en-US" w:bidi="ar-SA"/>
      </w:rPr>
    </w:lvl>
    <w:lvl w:ilvl="1" w:tplc="68702976">
      <w:start w:val="1"/>
      <w:numFmt w:val="lowerLetter"/>
      <w:lvlText w:val="%2)"/>
      <w:lvlJc w:val="left"/>
      <w:pPr>
        <w:ind w:left="101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0F629A54">
      <w:numFmt w:val="bullet"/>
      <w:lvlText w:val="•"/>
      <w:lvlJc w:val="left"/>
      <w:pPr>
        <w:ind w:left="1930" w:hanging="289"/>
      </w:pPr>
      <w:rPr>
        <w:rFonts w:hint="default"/>
        <w:lang w:val="vi" w:eastAsia="en-US" w:bidi="ar-SA"/>
      </w:rPr>
    </w:lvl>
    <w:lvl w:ilvl="3" w:tplc="050E49D0">
      <w:numFmt w:val="bullet"/>
      <w:lvlText w:val="•"/>
      <w:lvlJc w:val="left"/>
      <w:pPr>
        <w:ind w:left="2840" w:hanging="289"/>
      </w:pPr>
      <w:rPr>
        <w:rFonts w:hint="default"/>
        <w:lang w:val="vi" w:eastAsia="en-US" w:bidi="ar-SA"/>
      </w:rPr>
    </w:lvl>
    <w:lvl w:ilvl="4" w:tplc="3B429ADC">
      <w:numFmt w:val="bullet"/>
      <w:lvlText w:val="•"/>
      <w:lvlJc w:val="left"/>
      <w:pPr>
        <w:ind w:left="3751" w:hanging="289"/>
      </w:pPr>
      <w:rPr>
        <w:rFonts w:hint="default"/>
        <w:lang w:val="vi" w:eastAsia="en-US" w:bidi="ar-SA"/>
      </w:rPr>
    </w:lvl>
    <w:lvl w:ilvl="5" w:tplc="6ADA8E94">
      <w:numFmt w:val="bullet"/>
      <w:lvlText w:val="•"/>
      <w:lvlJc w:val="left"/>
      <w:pPr>
        <w:ind w:left="4661" w:hanging="289"/>
      </w:pPr>
      <w:rPr>
        <w:rFonts w:hint="default"/>
        <w:lang w:val="vi" w:eastAsia="en-US" w:bidi="ar-SA"/>
      </w:rPr>
    </w:lvl>
    <w:lvl w:ilvl="6" w:tplc="2E1C784C">
      <w:numFmt w:val="bullet"/>
      <w:lvlText w:val="•"/>
      <w:lvlJc w:val="left"/>
      <w:pPr>
        <w:ind w:left="5572" w:hanging="289"/>
      </w:pPr>
      <w:rPr>
        <w:rFonts w:hint="default"/>
        <w:lang w:val="vi" w:eastAsia="en-US" w:bidi="ar-SA"/>
      </w:rPr>
    </w:lvl>
    <w:lvl w:ilvl="7" w:tplc="90385174">
      <w:numFmt w:val="bullet"/>
      <w:lvlText w:val="•"/>
      <w:lvlJc w:val="left"/>
      <w:pPr>
        <w:ind w:left="6482" w:hanging="289"/>
      </w:pPr>
      <w:rPr>
        <w:rFonts w:hint="default"/>
        <w:lang w:val="vi" w:eastAsia="en-US" w:bidi="ar-SA"/>
      </w:rPr>
    </w:lvl>
    <w:lvl w:ilvl="8" w:tplc="56322F24">
      <w:numFmt w:val="bullet"/>
      <w:lvlText w:val="•"/>
      <w:lvlJc w:val="left"/>
      <w:pPr>
        <w:ind w:left="7393" w:hanging="289"/>
      </w:pPr>
      <w:rPr>
        <w:rFonts w:hint="default"/>
        <w:lang w:val="vi" w:eastAsia="en-US" w:bidi="ar-SA"/>
      </w:rPr>
    </w:lvl>
  </w:abstractNum>
  <w:abstractNum w:abstractNumId="31" w15:restartNumberingAfterBreak="0">
    <w:nsid w:val="7BB92F2A"/>
    <w:multiLevelType w:val="hybridMultilevel"/>
    <w:tmpl w:val="3A729BA6"/>
    <w:lvl w:ilvl="0" w:tplc="4E4641EC">
      <w:start w:val="1"/>
      <w:numFmt w:val="bullet"/>
      <w:lvlText w:val="–"/>
      <w:lvlJc w:val="left"/>
      <w:pPr>
        <w:ind w:left="1145" w:hanging="360"/>
      </w:pPr>
      <w:rPr>
        <w:rFonts w:ascii="Times New Roman" w:eastAsia="Times New Roman" w:hAnsi="Times New Roman" w:cs="Times New Roman"/>
        <w:sz w:val="26"/>
        <w:szCs w:val="26"/>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2" w15:restartNumberingAfterBreak="0">
    <w:nsid w:val="7FCD3A44"/>
    <w:multiLevelType w:val="hybridMultilevel"/>
    <w:tmpl w:val="40AA0BA4"/>
    <w:lvl w:ilvl="0" w:tplc="7CDC9CDC">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880362047">
    <w:abstractNumId w:val="27"/>
  </w:num>
  <w:num w:numId="2" w16cid:durableId="9188903">
    <w:abstractNumId w:val="1"/>
  </w:num>
  <w:num w:numId="3" w16cid:durableId="1101102465">
    <w:abstractNumId w:val="5"/>
  </w:num>
  <w:num w:numId="4" w16cid:durableId="1302275107">
    <w:abstractNumId w:val="10"/>
  </w:num>
  <w:num w:numId="5" w16cid:durableId="1132363727">
    <w:abstractNumId w:val="13"/>
  </w:num>
  <w:num w:numId="6" w16cid:durableId="1854496142">
    <w:abstractNumId w:val="18"/>
  </w:num>
  <w:num w:numId="7" w16cid:durableId="1665086115">
    <w:abstractNumId w:val="14"/>
  </w:num>
  <w:num w:numId="8" w16cid:durableId="1227645147">
    <w:abstractNumId w:val="24"/>
  </w:num>
  <w:num w:numId="9" w16cid:durableId="1840726593">
    <w:abstractNumId w:val="11"/>
  </w:num>
  <w:num w:numId="10" w16cid:durableId="1772358385">
    <w:abstractNumId w:val="4"/>
  </w:num>
  <w:num w:numId="11" w16cid:durableId="1900286543">
    <w:abstractNumId w:val="3"/>
  </w:num>
  <w:num w:numId="12" w16cid:durableId="1738744551">
    <w:abstractNumId w:val="16"/>
  </w:num>
  <w:num w:numId="13" w16cid:durableId="593167347">
    <w:abstractNumId w:val="23"/>
  </w:num>
  <w:num w:numId="14" w16cid:durableId="341201667">
    <w:abstractNumId w:val="19"/>
  </w:num>
  <w:num w:numId="15" w16cid:durableId="627974674">
    <w:abstractNumId w:val="30"/>
  </w:num>
  <w:num w:numId="16" w16cid:durableId="1617374451">
    <w:abstractNumId w:val="22"/>
  </w:num>
  <w:num w:numId="17" w16cid:durableId="732659506">
    <w:abstractNumId w:val="29"/>
  </w:num>
  <w:num w:numId="18" w16cid:durableId="1099448993">
    <w:abstractNumId w:val="21"/>
  </w:num>
  <w:num w:numId="19" w16cid:durableId="1843929554">
    <w:abstractNumId w:val="26"/>
  </w:num>
  <w:num w:numId="20" w16cid:durableId="703166924">
    <w:abstractNumId w:val="12"/>
  </w:num>
  <w:num w:numId="21" w16cid:durableId="198444927">
    <w:abstractNumId w:val="2"/>
  </w:num>
  <w:num w:numId="22" w16cid:durableId="1946304292">
    <w:abstractNumId w:val="6"/>
  </w:num>
  <w:num w:numId="23" w16cid:durableId="1330476990">
    <w:abstractNumId w:val="20"/>
  </w:num>
  <w:num w:numId="24" w16cid:durableId="2070642399">
    <w:abstractNumId w:val="15"/>
  </w:num>
  <w:num w:numId="25" w16cid:durableId="816409869">
    <w:abstractNumId w:val="9"/>
  </w:num>
  <w:num w:numId="26" w16cid:durableId="1404140543">
    <w:abstractNumId w:val="31"/>
  </w:num>
  <w:num w:numId="27" w16cid:durableId="1516578106">
    <w:abstractNumId w:val="32"/>
  </w:num>
  <w:num w:numId="28" w16cid:durableId="729579111">
    <w:abstractNumId w:val="25"/>
  </w:num>
  <w:num w:numId="29" w16cid:durableId="1706632773">
    <w:abstractNumId w:val="25"/>
    <w:lvlOverride w:ilvl="0">
      <w:startOverride w:val="1"/>
    </w:lvlOverride>
  </w:num>
  <w:num w:numId="30" w16cid:durableId="1292394783">
    <w:abstractNumId w:val="25"/>
    <w:lvlOverride w:ilvl="0">
      <w:startOverride w:val="1"/>
    </w:lvlOverride>
  </w:num>
  <w:num w:numId="31" w16cid:durableId="719550155">
    <w:abstractNumId w:val="28"/>
    <w:lvlOverride w:ilvl="0">
      <w:startOverride w:val="1"/>
    </w:lvlOverride>
  </w:num>
  <w:num w:numId="32" w16cid:durableId="9237620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7038452">
    <w:abstractNumId w:val="8"/>
    <w:lvlOverride w:ilvl="0">
      <w:startOverride w:val="1"/>
    </w:lvlOverride>
  </w:num>
  <w:num w:numId="34" w16cid:durableId="421032355">
    <w:abstractNumId w:val="7"/>
  </w:num>
  <w:num w:numId="35" w16cid:durableId="1686250963">
    <w:abstractNumId w:val="17"/>
  </w:num>
  <w:num w:numId="36" w16cid:durableId="2392926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Quang Binh-Khoa XDCTT">
    <w15:presenceInfo w15:providerId="AD" w15:userId="S::nqbinh@dut.udn.vn::f0fee480-9798-4c85-ab93-79d6625fc0fe"/>
  </w15:person>
  <w15:person w15:author="ACER">
    <w15:presenceInfo w15:providerId="None" w15:userId="A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4AD"/>
    <w:rsid w:val="000238EC"/>
    <w:rsid w:val="00040B37"/>
    <w:rsid w:val="0004259A"/>
    <w:rsid w:val="00055333"/>
    <w:rsid w:val="0006714B"/>
    <w:rsid w:val="000868DF"/>
    <w:rsid w:val="000A51D7"/>
    <w:rsid w:val="000C5163"/>
    <w:rsid w:val="000D4545"/>
    <w:rsid w:val="000E12CF"/>
    <w:rsid w:val="000E7286"/>
    <w:rsid w:val="001327E9"/>
    <w:rsid w:val="001425D1"/>
    <w:rsid w:val="00153F32"/>
    <w:rsid w:val="001672B9"/>
    <w:rsid w:val="001917FF"/>
    <w:rsid w:val="00193DD3"/>
    <w:rsid w:val="00196E73"/>
    <w:rsid w:val="00197A0E"/>
    <w:rsid w:val="001B06E5"/>
    <w:rsid w:val="001C1BCE"/>
    <w:rsid w:val="001F4EF2"/>
    <w:rsid w:val="00205EB4"/>
    <w:rsid w:val="002406F6"/>
    <w:rsid w:val="002B4704"/>
    <w:rsid w:val="002E48F9"/>
    <w:rsid w:val="002F7E85"/>
    <w:rsid w:val="003209C9"/>
    <w:rsid w:val="00324C41"/>
    <w:rsid w:val="00334ED0"/>
    <w:rsid w:val="00341DD2"/>
    <w:rsid w:val="00342277"/>
    <w:rsid w:val="0036079D"/>
    <w:rsid w:val="00392598"/>
    <w:rsid w:val="003E15E1"/>
    <w:rsid w:val="003E6D58"/>
    <w:rsid w:val="003F2063"/>
    <w:rsid w:val="0041118A"/>
    <w:rsid w:val="004417F8"/>
    <w:rsid w:val="004518A0"/>
    <w:rsid w:val="00454AA6"/>
    <w:rsid w:val="00475BBA"/>
    <w:rsid w:val="004B4211"/>
    <w:rsid w:val="004D02EF"/>
    <w:rsid w:val="004D5DC0"/>
    <w:rsid w:val="00506AE9"/>
    <w:rsid w:val="005340E5"/>
    <w:rsid w:val="005355C2"/>
    <w:rsid w:val="00547590"/>
    <w:rsid w:val="00593020"/>
    <w:rsid w:val="00593CFA"/>
    <w:rsid w:val="005A7B11"/>
    <w:rsid w:val="005B3A02"/>
    <w:rsid w:val="005C52FC"/>
    <w:rsid w:val="005D0267"/>
    <w:rsid w:val="005F63E5"/>
    <w:rsid w:val="00602784"/>
    <w:rsid w:val="00603FDA"/>
    <w:rsid w:val="00606870"/>
    <w:rsid w:val="00657336"/>
    <w:rsid w:val="00671091"/>
    <w:rsid w:val="006978FC"/>
    <w:rsid w:val="006B6D90"/>
    <w:rsid w:val="0070205A"/>
    <w:rsid w:val="00704A71"/>
    <w:rsid w:val="007103FE"/>
    <w:rsid w:val="00710F5D"/>
    <w:rsid w:val="00714474"/>
    <w:rsid w:val="007231A4"/>
    <w:rsid w:val="00726ABA"/>
    <w:rsid w:val="0078023F"/>
    <w:rsid w:val="007C792D"/>
    <w:rsid w:val="007D0FD4"/>
    <w:rsid w:val="007E1468"/>
    <w:rsid w:val="007E4633"/>
    <w:rsid w:val="007F2755"/>
    <w:rsid w:val="00813D64"/>
    <w:rsid w:val="008258AC"/>
    <w:rsid w:val="008452FF"/>
    <w:rsid w:val="0084692B"/>
    <w:rsid w:val="008A0395"/>
    <w:rsid w:val="008A343C"/>
    <w:rsid w:val="008F3321"/>
    <w:rsid w:val="00902EB5"/>
    <w:rsid w:val="0090588E"/>
    <w:rsid w:val="00926383"/>
    <w:rsid w:val="00987B5F"/>
    <w:rsid w:val="009A39FD"/>
    <w:rsid w:val="009C778F"/>
    <w:rsid w:val="009C7D22"/>
    <w:rsid w:val="009D6596"/>
    <w:rsid w:val="00A00306"/>
    <w:rsid w:val="00A331A7"/>
    <w:rsid w:val="00A44086"/>
    <w:rsid w:val="00A44572"/>
    <w:rsid w:val="00A50F98"/>
    <w:rsid w:val="00AB04AD"/>
    <w:rsid w:val="00AB4AB5"/>
    <w:rsid w:val="00AE325E"/>
    <w:rsid w:val="00AE6C26"/>
    <w:rsid w:val="00B260D8"/>
    <w:rsid w:val="00B70FB0"/>
    <w:rsid w:val="00BB7A21"/>
    <w:rsid w:val="00BC278B"/>
    <w:rsid w:val="00BC7846"/>
    <w:rsid w:val="00C00C27"/>
    <w:rsid w:val="00C3716D"/>
    <w:rsid w:val="00C465EE"/>
    <w:rsid w:val="00C51585"/>
    <w:rsid w:val="00C57DA1"/>
    <w:rsid w:val="00C90121"/>
    <w:rsid w:val="00CD630D"/>
    <w:rsid w:val="00CF4104"/>
    <w:rsid w:val="00D3254F"/>
    <w:rsid w:val="00D478A0"/>
    <w:rsid w:val="00D97EE3"/>
    <w:rsid w:val="00DB303D"/>
    <w:rsid w:val="00DD241B"/>
    <w:rsid w:val="00DD5579"/>
    <w:rsid w:val="00DF2F5B"/>
    <w:rsid w:val="00DF6D3C"/>
    <w:rsid w:val="00E02D31"/>
    <w:rsid w:val="00E459D7"/>
    <w:rsid w:val="00E70288"/>
    <w:rsid w:val="00E96C1E"/>
    <w:rsid w:val="00EA11C5"/>
    <w:rsid w:val="00EA79F8"/>
    <w:rsid w:val="00EB459C"/>
    <w:rsid w:val="00ED4841"/>
    <w:rsid w:val="00EE1586"/>
    <w:rsid w:val="00EE3A88"/>
    <w:rsid w:val="00EE3BEC"/>
    <w:rsid w:val="00EF37E4"/>
    <w:rsid w:val="00F0567D"/>
    <w:rsid w:val="00F11C8A"/>
    <w:rsid w:val="00F31FD8"/>
    <w:rsid w:val="00F509FA"/>
    <w:rsid w:val="00F65B66"/>
    <w:rsid w:val="00F718D6"/>
    <w:rsid w:val="00F87906"/>
    <w:rsid w:val="00F95AD2"/>
    <w:rsid w:val="00FA4D54"/>
    <w:rsid w:val="00FE17C6"/>
    <w:rsid w:val="00FE1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8771D"/>
  <w15:chartTrackingRefBased/>
  <w15:docId w15:val="{CBB7D762-04F9-4434-B861-B70179F5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0E"/>
    <w:pPr>
      <w:spacing w:after="0" w:line="240" w:lineRule="auto"/>
    </w:pPr>
    <w:rPr>
      <w:rFonts w:ascii="Times New Roman" w:eastAsia="Times New Roman" w:hAnsi="Times New Roman" w:cs="Times New Roman"/>
      <w:noProof/>
      <w:sz w:val="24"/>
      <w:szCs w:val="24"/>
      <w:lang w:val="vi-VN"/>
    </w:rPr>
  </w:style>
  <w:style w:type="paragraph" w:styleId="Heading1">
    <w:name w:val="heading 1"/>
    <w:basedOn w:val="Normal"/>
    <w:link w:val="Heading1Char"/>
    <w:uiPriority w:val="9"/>
    <w:qFormat/>
    <w:rsid w:val="00197A0E"/>
    <w:pPr>
      <w:widowControl w:val="0"/>
      <w:autoSpaceDE w:val="0"/>
      <w:autoSpaceDN w:val="0"/>
      <w:spacing w:before="123"/>
      <w:ind w:left="721"/>
      <w:outlineLvl w:val="0"/>
    </w:pPr>
    <w:rPr>
      <w:b/>
      <w:bCs/>
      <w:noProof w:val="0"/>
      <w:sz w:val="28"/>
      <w:szCs w:val="28"/>
      <w:lang w:val="vi"/>
    </w:rPr>
  </w:style>
  <w:style w:type="paragraph" w:styleId="Heading2">
    <w:name w:val="heading 2"/>
    <w:basedOn w:val="Normal"/>
    <w:link w:val="Heading2Char"/>
    <w:uiPriority w:val="9"/>
    <w:unhideWhenUsed/>
    <w:qFormat/>
    <w:rsid w:val="00197A0E"/>
    <w:pPr>
      <w:widowControl w:val="0"/>
      <w:autoSpaceDE w:val="0"/>
      <w:autoSpaceDN w:val="0"/>
      <w:spacing w:before="124"/>
      <w:ind w:left="721"/>
      <w:jc w:val="both"/>
      <w:outlineLvl w:val="1"/>
    </w:pPr>
    <w:rPr>
      <w:b/>
      <w:bCs/>
      <w:noProof w:val="0"/>
      <w:sz w:val="28"/>
      <w:szCs w:val="28"/>
      <w:lang w:val="vi"/>
    </w:rPr>
  </w:style>
  <w:style w:type="paragraph" w:styleId="Heading3">
    <w:name w:val="heading 3"/>
    <w:basedOn w:val="Normal"/>
    <w:next w:val="Normal"/>
    <w:link w:val="Heading3Char"/>
    <w:uiPriority w:val="9"/>
    <w:unhideWhenUsed/>
    <w:qFormat/>
    <w:rsid w:val="00902EB5"/>
    <w:pPr>
      <w:keepNext/>
      <w:keepLines/>
      <w:spacing w:before="120" w:after="120" w:line="312" w:lineRule="auto"/>
      <w:jc w:val="both"/>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902EB5"/>
    <w:pPr>
      <w:keepNext/>
      <w:keepLines/>
      <w:spacing w:before="120" w:after="120" w:line="312" w:lineRule="auto"/>
      <w:jc w:val="both"/>
      <w:outlineLvl w:val="3"/>
    </w:pPr>
    <w:rPr>
      <w:rFonts w:eastAsiaTheme="majorEastAsia" w:cstheme="majorBidi"/>
      <w:b/>
      <w:i/>
      <w:iCs/>
      <w:sz w:val="26"/>
    </w:rPr>
  </w:style>
  <w:style w:type="paragraph" w:styleId="Heading5">
    <w:name w:val="heading 5"/>
    <w:basedOn w:val="Normal"/>
    <w:next w:val="Normal"/>
    <w:link w:val="Heading5Char"/>
    <w:uiPriority w:val="9"/>
    <w:unhideWhenUsed/>
    <w:qFormat/>
    <w:rsid w:val="00902EB5"/>
    <w:pPr>
      <w:keepNext/>
      <w:keepLines/>
      <w:spacing w:before="80" w:after="40" w:line="312" w:lineRule="auto"/>
      <w:ind w:left="1800" w:hanging="360"/>
      <w:jc w:val="both"/>
      <w:outlineLvl w:val="4"/>
    </w:pPr>
    <w:rPr>
      <w:rFonts w:asciiTheme="minorHAnsi" w:eastAsiaTheme="majorEastAsia" w:hAnsiTheme="minorHAnsi" w:cstheme="majorBidi"/>
      <w:color w:val="2F5496" w:themeColor="accent1" w:themeShade="BF"/>
      <w:sz w:val="26"/>
    </w:rPr>
  </w:style>
  <w:style w:type="paragraph" w:styleId="Heading6">
    <w:name w:val="heading 6"/>
    <w:basedOn w:val="Normal"/>
    <w:next w:val="Normal"/>
    <w:link w:val="Heading6Char"/>
    <w:uiPriority w:val="9"/>
    <w:semiHidden/>
    <w:unhideWhenUsed/>
    <w:qFormat/>
    <w:rsid w:val="00902EB5"/>
    <w:pPr>
      <w:keepNext/>
      <w:keepLines/>
      <w:spacing w:before="40" w:line="312" w:lineRule="auto"/>
      <w:ind w:firstLine="284"/>
      <w:jc w:val="both"/>
      <w:outlineLvl w:val="5"/>
    </w:pPr>
    <w:rPr>
      <w:rFonts w:asciiTheme="minorHAnsi" w:eastAsiaTheme="majorEastAsia" w:hAnsiTheme="minorHAnsi" w:cstheme="majorBidi"/>
      <w:i/>
      <w:iCs/>
      <w:color w:val="595959" w:themeColor="text1" w:themeTint="A6"/>
      <w:sz w:val="26"/>
    </w:rPr>
  </w:style>
  <w:style w:type="paragraph" w:styleId="Heading7">
    <w:name w:val="heading 7"/>
    <w:basedOn w:val="Normal"/>
    <w:next w:val="Normal"/>
    <w:link w:val="Heading7Char"/>
    <w:uiPriority w:val="9"/>
    <w:semiHidden/>
    <w:unhideWhenUsed/>
    <w:qFormat/>
    <w:rsid w:val="00902EB5"/>
    <w:pPr>
      <w:keepNext/>
      <w:keepLines/>
      <w:spacing w:before="40" w:line="312" w:lineRule="auto"/>
      <w:ind w:firstLine="284"/>
      <w:jc w:val="both"/>
      <w:outlineLvl w:val="6"/>
    </w:pPr>
    <w:rPr>
      <w:rFonts w:asciiTheme="minorHAnsi" w:eastAsiaTheme="majorEastAsia" w:hAnsiTheme="minorHAnsi" w:cstheme="majorBidi"/>
      <w:color w:val="595959" w:themeColor="text1" w:themeTint="A6"/>
      <w:sz w:val="26"/>
    </w:rPr>
  </w:style>
  <w:style w:type="paragraph" w:styleId="Heading8">
    <w:name w:val="heading 8"/>
    <w:basedOn w:val="Normal"/>
    <w:next w:val="Normal"/>
    <w:link w:val="Heading8Char"/>
    <w:uiPriority w:val="9"/>
    <w:semiHidden/>
    <w:unhideWhenUsed/>
    <w:qFormat/>
    <w:rsid w:val="00902EB5"/>
    <w:pPr>
      <w:keepNext/>
      <w:keepLines/>
      <w:spacing w:line="312" w:lineRule="auto"/>
      <w:ind w:firstLine="284"/>
      <w:jc w:val="both"/>
      <w:outlineLvl w:val="7"/>
    </w:pPr>
    <w:rPr>
      <w:rFonts w:asciiTheme="minorHAnsi" w:eastAsiaTheme="majorEastAsia" w:hAnsiTheme="minorHAnsi" w:cstheme="majorBidi"/>
      <w:i/>
      <w:iCs/>
      <w:color w:val="272727" w:themeColor="text1" w:themeTint="D8"/>
      <w:sz w:val="26"/>
    </w:rPr>
  </w:style>
  <w:style w:type="paragraph" w:styleId="Heading9">
    <w:name w:val="heading 9"/>
    <w:basedOn w:val="Normal"/>
    <w:next w:val="Normal"/>
    <w:link w:val="Heading9Char"/>
    <w:uiPriority w:val="9"/>
    <w:semiHidden/>
    <w:unhideWhenUsed/>
    <w:qFormat/>
    <w:rsid w:val="00902EB5"/>
    <w:pPr>
      <w:keepNext/>
      <w:keepLines/>
      <w:spacing w:line="312" w:lineRule="auto"/>
      <w:ind w:firstLine="284"/>
      <w:jc w:val="both"/>
      <w:outlineLvl w:val="8"/>
    </w:pPr>
    <w:rPr>
      <w:rFonts w:asciiTheme="minorHAnsi" w:eastAsiaTheme="majorEastAsia" w:hAnsiTheme="minorHAnsi" w:cstheme="majorBidi"/>
      <w:color w:val="272727" w:themeColor="text1" w:themeTint="D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EF37E4"/>
    <w:pPr>
      <w:spacing w:before="240"/>
      <w:jc w:val="both"/>
    </w:pPr>
    <w:rPr>
      <w:noProof w:val="0"/>
      <w:sz w:val="28"/>
      <w:szCs w:val="20"/>
      <w:lang w:val="en-US"/>
    </w:rPr>
  </w:style>
  <w:style w:type="character" w:customStyle="1" w:styleId="BodyTextChar">
    <w:name w:val="Body Text Char"/>
    <w:basedOn w:val="DefaultParagraphFont"/>
    <w:link w:val="BodyText"/>
    <w:uiPriority w:val="1"/>
    <w:rsid w:val="00EF37E4"/>
    <w:rPr>
      <w:rFonts w:ascii="Times New Roman" w:eastAsia="Times New Roman" w:hAnsi="Times New Roman" w:cs="Times New Roman"/>
      <w:sz w:val="28"/>
      <w:szCs w:val="20"/>
    </w:rPr>
  </w:style>
  <w:style w:type="paragraph" w:styleId="NormalWeb">
    <w:name w:val="Normal (Web)"/>
    <w:basedOn w:val="Normal"/>
    <w:uiPriority w:val="99"/>
    <w:unhideWhenUsed/>
    <w:rsid w:val="005F63E5"/>
    <w:pPr>
      <w:spacing w:before="100" w:beforeAutospacing="1" w:after="100" w:afterAutospacing="1"/>
    </w:pPr>
    <w:rPr>
      <w:noProof w:val="0"/>
      <w:lang w:val="en-US"/>
    </w:rPr>
  </w:style>
  <w:style w:type="character" w:customStyle="1" w:styleId="apple-tab-span">
    <w:name w:val="apple-tab-span"/>
    <w:basedOn w:val="DefaultParagraphFont"/>
    <w:rsid w:val="005F63E5"/>
  </w:style>
  <w:style w:type="paragraph" w:styleId="ListParagraph">
    <w:name w:val="List Paragraph"/>
    <w:basedOn w:val="Normal"/>
    <w:qFormat/>
    <w:rsid w:val="0084692B"/>
    <w:pPr>
      <w:ind w:left="720"/>
      <w:contextualSpacing/>
    </w:pPr>
  </w:style>
  <w:style w:type="paragraph" w:customStyle="1" w:styleId="TableParagraph">
    <w:name w:val="Table Paragraph"/>
    <w:basedOn w:val="Normal"/>
    <w:uiPriority w:val="1"/>
    <w:qFormat/>
    <w:rsid w:val="001F4EF2"/>
    <w:pPr>
      <w:widowControl w:val="0"/>
      <w:autoSpaceDE w:val="0"/>
      <w:autoSpaceDN w:val="0"/>
    </w:pPr>
    <w:rPr>
      <w:noProof w:val="0"/>
      <w:sz w:val="22"/>
      <w:szCs w:val="22"/>
      <w:lang w:val="en-US"/>
    </w:rPr>
  </w:style>
  <w:style w:type="table" w:styleId="TableGrid">
    <w:name w:val="Table Grid"/>
    <w:basedOn w:val="TableNormal"/>
    <w:uiPriority w:val="39"/>
    <w:rsid w:val="00987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7A0E"/>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9"/>
    <w:rsid w:val="00197A0E"/>
    <w:rPr>
      <w:rFonts w:ascii="Times New Roman" w:eastAsia="Times New Roman" w:hAnsi="Times New Roman" w:cs="Times New Roman"/>
      <w:b/>
      <w:bCs/>
      <w:sz w:val="28"/>
      <w:szCs w:val="28"/>
      <w:lang w:val="vi"/>
    </w:rPr>
  </w:style>
  <w:style w:type="numbering" w:customStyle="1" w:styleId="NoList1">
    <w:name w:val="No List1"/>
    <w:next w:val="NoList"/>
    <w:uiPriority w:val="99"/>
    <w:semiHidden/>
    <w:unhideWhenUsed/>
    <w:rsid w:val="00197A0E"/>
  </w:style>
  <w:style w:type="paragraph" w:styleId="Header">
    <w:name w:val="header"/>
    <w:basedOn w:val="Normal"/>
    <w:link w:val="HeaderChar"/>
    <w:uiPriority w:val="99"/>
    <w:unhideWhenUsed/>
    <w:rsid w:val="00EE3A88"/>
    <w:pPr>
      <w:tabs>
        <w:tab w:val="center" w:pos="4680"/>
        <w:tab w:val="right" w:pos="9360"/>
      </w:tabs>
    </w:pPr>
  </w:style>
  <w:style w:type="character" w:customStyle="1" w:styleId="HeaderChar">
    <w:name w:val="Header Char"/>
    <w:basedOn w:val="DefaultParagraphFont"/>
    <w:link w:val="Header"/>
    <w:uiPriority w:val="99"/>
    <w:rsid w:val="00EE3A88"/>
    <w:rPr>
      <w:rFonts w:ascii="Times New Roman" w:eastAsia="Times New Roman" w:hAnsi="Times New Roman" w:cs="Times New Roman"/>
      <w:noProof/>
      <w:sz w:val="24"/>
      <w:szCs w:val="24"/>
      <w:lang w:val="vi-VN"/>
    </w:rPr>
  </w:style>
  <w:style w:type="paragraph" w:styleId="Footer">
    <w:name w:val="footer"/>
    <w:basedOn w:val="Normal"/>
    <w:link w:val="FooterChar"/>
    <w:uiPriority w:val="99"/>
    <w:unhideWhenUsed/>
    <w:rsid w:val="00EE3A88"/>
    <w:pPr>
      <w:tabs>
        <w:tab w:val="center" w:pos="4680"/>
        <w:tab w:val="right" w:pos="9360"/>
      </w:tabs>
    </w:pPr>
  </w:style>
  <w:style w:type="character" w:customStyle="1" w:styleId="FooterChar">
    <w:name w:val="Footer Char"/>
    <w:basedOn w:val="DefaultParagraphFont"/>
    <w:link w:val="Footer"/>
    <w:uiPriority w:val="99"/>
    <w:rsid w:val="00EE3A88"/>
    <w:rPr>
      <w:rFonts w:ascii="Times New Roman" w:eastAsia="Times New Roman" w:hAnsi="Times New Roman" w:cs="Times New Roman"/>
      <w:noProof/>
      <w:sz w:val="24"/>
      <w:szCs w:val="24"/>
      <w:lang w:val="vi-VN"/>
    </w:rPr>
  </w:style>
  <w:style w:type="character" w:customStyle="1" w:styleId="Heading3Char">
    <w:name w:val="Heading 3 Char"/>
    <w:basedOn w:val="DefaultParagraphFont"/>
    <w:link w:val="Heading3"/>
    <w:uiPriority w:val="9"/>
    <w:rsid w:val="00902EB5"/>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902EB5"/>
    <w:rPr>
      <w:rFonts w:ascii="Times New Roman" w:eastAsiaTheme="majorEastAsia" w:hAnsi="Times New Roman" w:cstheme="majorBidi"/>
      <w:b/>
      <w:i/>
      <w:iCs/>
      <w:noProof/>
      <w:sz w:val="26"/>
      <w:szCs w:val="24"/>
      <w:lang w:val="vi-VN"/>
    </w:rPr>
  </w:style>
  <w:style w:type="character" w:customStyle="1" w:styleId="Heading5Char">
    <w:name w:val="Heading 5 Char"/>
    <w:basedOn w:val="DefaultParagraphFont"/>
    <w:link w:val="Heading5"/>
    <w:uiPriority w:val="9"/>
    <w:rsid w:val="00902EB5"/>
    <w:rPr>
      <w:rFonts w:eastAsiaTheme="majorEastAsia" w:cstheme="majorBidi"/>
      <w:noProof/>
      <w:color w:val="2F5496" w:themeColor="accent1" w:themeShade="BF"/>
      <w:sz w:val="26"/>
      <w:szCs w:val="24"/>
      <w:lang w:val="vi-VN"/>
    </w:rPr>
  </w:style>
  <w:style w:type="character" w:customStyle="1" w:styleId="Heading6Char">
    <w:name w:val="Heading 6 Char"/>
    <w:basedOn w:val="DefaultParagraphFont"/>
    <w:link w:val="Heading6"/>
    <w:uiPriority w:val="9"/>
    <w:semiHidden/>
    <w:rsid w:val="00902EB5"/>
    <w:rPr>
      <w:rFonts w:eastAsiaTheme="majorEastAsia" w:cstheme="majorBidi"/>
      <w:i/>
      <w:iCs/>
      <w:noProof/>
      <w:color w:val="595959" w:themeColor="text1" w:themeTint="A6"/>
      <w:sz w:val="26"/>
      <w:szCs w:val="24"/>
      <w:lang w:val="vi-VN"/>
    </w:rPr>
  </w:style>
  <w:style w:type="character" w:customStyle="1" w:styleId="Heading7Char">
    <w:name w:val="Heading 7 Char"/>
    <w:basedOn w:val="DefaultParagraphFont"/>
    <w:link w:val="Heading7"/>
    <w:uiPriority w:val="9"/>
    <w:semiHidden/>
    <w:rsid w:val="00902EB5"/>
    <w:rPr>
      <w:rFonts w:eastAsiaTheme="majorEastAsia" w:cstheme="majorBidi"/>
      <w:noProof/>
      <w:color w:val="595959" w:themeColor="text1" w:themeTint="A6"/>
      <w:sz w:val="26"/>
      <w:szCs w:val="24"/>
      <w:lang w:val="vi-VN"/>
    </w:rPr>
  </w:style>
  <w:style w:type="character" w:customStyle="1" w:styleId="Heading8Char">
    <w:name w:val="Heading 8 Char"/>
    <w:basedOn w:val="DefaultParagraphFont"/>
    <w:link w:val="Heading8"/>
    <w:uiPriority w:val="9"/>
    <w:semiHidden/>
    <w:rsid w:val="00902EB5"/>
    <w:rPr>
      <w:rFonts w:eastAsiaTheme="majorEastAsia" w:cstheme="majorBidi"/>
      <w:i/>
      <w:iCs/>
      <w:noProof/>
      <w:color w:val="272727" w:themeColor="text1" w:themeTint="D8"/>
      <w:sz w:val="26"/>
      <w:szCs w:val="24"/>
      <w:lang w:val="vi-VN"/>
    </w:rPr>
  </w:style>
  <w:style w:type="character" w:customStyle="1" w:styleId="Heading9Char">
    <w:name w:val="Heading 9 Char"/>
    <w:basedOn w:val="DefaultParagraphFont"/>
    <w:link w:val="Heading9"/>
    <w:uiPriority w:val="9"/>
    <w:semiHidden/>
    <w:rsid w:val="00902EB5"/>
    <w:rPr>
      <w:rFonts w:eastAsiaTheme="majorEastAsia" w:cstheme="majorBidi"/>
      <w:noProof/>
      <w:color w:val="272727" w:themeColor="text1" w:themeTint="D8"/>
      <w:sz w:val="26"/>
      <w:szCs w:val="24"/>
      <w:lang w:val="vi-VN"/>
    </w:rPr>
  </w:style>
  <w:style w:type="paragraph" w:styleId="Title">
    <w:name w:val="Title"/>
    <w:basedOn w:val="Normal"/>
    <w:next w:val="Normal"/>
    <w:link w:val="TitleChar"/>
    <w:uiPriority w:val="10"/>
    <w:qFormat/>
    <w:rsid w:val="00902EB5"/>
    <w:pPr>
      <w:spacing w:after="80"/>
      <w:ind w:firstLine="284"/>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EB5"/>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902EB5"/>
    <w:pPr>
      <w:numPr>
        <w:ilvl w:val="1"/>
      </w:numPr>
      <w:spacing w:before="120" w:after="160" w:line="312" w:lineRule="auto"/>
      <w:ind w:firstLine="284"/>
      <w:jc w:val="both"/>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EB5"/>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902EB5"/>
    <w:pPr>
      <w:spacing w:before="160" w:after="160" w:line="312" w:lineRule="auto"/>
      <w:ind w:firstLine="284"/>
      <w:jc w:val="center"/>
    </w:pPr>
    <w:rPr>
      <w:i/>
      <w:iCs/>
      <w:color w:val="404040" w:themeColor="text1" w:themeTint="BF"/>
      <w:sz w:val="26"/>
    </w:rPr>
  </w:style>
  <w:style w:type="character" w:customStyle="1" w:styleId="QuoteChar">
    <w:name w:val="Quote Char"/>
    <w:basedOn w:val="DefaultParagraphFont"/>
    <w:link w:val="Quote"/>
    <w:uiPriority w:val="29"/>
    <w:rsid w:val="00902EB5"/>
    <w:rPr>
      <w:rFonts w:ascii="Times New Roman" w:eastAsia="Times New Roman" w:hAnsi="Times New Roman" w:cs="Times New Roman"/>
      <w:i/>
      <w:iCs/>
      <w:noProof/>
      <w:color w:val="404040" w:themeColor="text1" w:themeTint="BF"/>
      <w:sz w:val="26"/>
      <w:szCs w:val="24"/>
      <w:lang w:val="vi-VN"/>
    </w:rPr>
  </w:style>
  <w:style w:type="character" w:styleId="IntenseEmphasis">
    <w:name w:val="Intense Emphasis"/>
    <w:basedOn w:val="DefaultParagraphFont"/>
    <w:uiPriority w:val="21"/>
    <w:qFormat/>
    <w:rsid w:val="00902EB5"/>
    <w:rPr>
      <w:i/>
      <w:iCs/>
      <w:color w:val="2F5496" w:themeColor="accent1" w:themeShade="BF"/>
    </w:rPr>
  </w:style>
  <w:style w:type="paragraph" w:styleId="IntenseQuote">
    <w:name w:val="Intense Quote"/>
    <w:basedOn w:val="Normal"/>
    <w:next w:val="Normal"/>
    <w:link w:val="IntenseQuoteChar"/>
    <w:uiPriority w:val="30"/>
    <w:qFormat/>
    <w:rsid w:val="00902EB5"/>
    <w:pPr>
      <w:pBdr>
        <w:top w:val="single" w:sz="4" w:space="10" w:color="2F5496" w:themeColor="accent1" w:themeShade="BF"/>
        <w:bottom w:val="single" w:sz="4" w:space="10" w:color="2F5496" w:themeColor="accent1" w:themeShade="BF"/>
      </w:pBdr>
      <w:spacing w:before="360" w:after="360" w:line="312" w:lineRule="auto"/>
      <w:ind w:left="864" w:right="864" w:firstLine="284"/>
      <w:jc w:val="center"/>
    </w:pPr>
    <w:rPr>
      <w:i/>
      <w:iCs/>
      <w:color w:val="2F5496" w:themeColor="accent1" w:themeShade="BF"/>
      <w:sz w:val="26"/>
    </w:rPr>
  </w:style>
  <w:style w:type="character" w:customStyle="1" w:styleId="IntenseQuoteChar">
    <w:name w:val="Intense Quote Char"/>
    <w:basedOn w:val="DefaultParagraphFont"/>
    <w:link w:val="IntenseQuote"/>
    <w:uiPriority w:val="30"/>
    <w:rsid w:val="00902EB5"/>
    <w:rPr>
      <w:rFonts w:ascii="Times New Roman" w:eastAsia="Times New Roman" w:hAnsi="Times New Roman" w:cs="Times New Roman"/>
      <w:i/>
      <w:iCs/>
      <w:noProof/>
      <w:color w:val="2F5496" w:themeColor="accent1" w:themeShade="BF"/>
      <w:sz w:val="26"/>
      <w:szCs w:val="24"/>
      <w:lang w:val="vi-VN"/>
    </w:rPr>
  </w:style>
  <w:style w:type="character" w:styleId="IntenseReference">
    <w:name w:val="Intense Reference"/>
    <w:basedOn w:val="DefaultParagraphFont"/>
    <w:uiPriority w:val="32"/>
    <w:qFormat/>
    <w:rsid w:val="00902EB5"/>
    <w:rPr>
      <w:b/>
      <w:bCs/>
      <w:smallCaps/>
      <w:color w:val="2F5496" w:themeColor="accent1" w:themeShade="BF"/>
      <w:spacing w:val="5"/>
    </w:rPr>
  </w:style>
  <w:style w:type="paragraph" w:customStyle="1" w:styleId="GachDauDong">
    <w:name w:val="Gach Dau Dong"/>
    <w:basedOn w:val="ListParagraph"/>
    <w:rsid w:val="00902EB5"/>
    <w:pPr>
      <w:numPr>
        <w:numId w:val="28"/>
      </w:numPr>
      <w:spacing w:before="120" w:after="120" w:line="312" w:lineRule="auto"/>
      <w:ind w:firstLine="0"/>
      <w:contextualSpacing w:val="0"/>
      <w:jc w:val="both"/>
    </w:pPr>
    <w:rPr>
      <w:sz w:val="26"/>
    </w:rPr>
  </w:style>
  <w:style w:type="paragraph" w:styleId="TOCHeading">
    <w:name w:val="TOC Heading"/>
    <w:basedOn w:val="Heading1"/>
    <w:next w:val="Normal"/>
    <w:uiPriority w:val="39"/>
    <w:unhideWhenUsed/>
    <w:qFormat/>
    <w:rsid w:val="00902EB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TableofFigures"/>
    <w:next w:val="Normal"/>
    <w:autoRedefine/>
    <w:uiPriority w:val="39"/>
    <w:unhideWhenUsed/>
    <w:rsid w:val="00902EB5"/>
    <w:pPr>
      <w:tabs>
        <w:tab w:val="right" w:leader="dot" w:pos="8777"/>
      </w:tabs>
    </w:pPr>
  </w:style>
  <w:style w:type="paragraph" w:styleId="TOC2">
    <w:name w:val="toc 2"/>
    <w:basedOn w:val="Normal"/>
    <w:next w:val="Normal"/>
    <w:autoRedefine/>
    <w:uiPriority w:val="39"/>
    <w:unhideWhenUsed/>
    <w:rsid w:val="00902EB5"/>
    <w:pPr>
      <w:spacing w:before="120" w:after="100" w:line="312" w:lineRule="auto"/>
      <w:ind w:left="260" w:firstLine="284"/>
      <w:jc w:val="both"/>
    </w:pPr>
    <w:rPr>
      <w:sz w:val="26"/>
    </w:rPr>
  </w:style>
  <w:style w:type="character" w:styleId="Hyperlink">
    <w:name w:val="Hyperlink"/>
    <w:basedOn w:val="DefaultParagraphFont"/>
    <w:uiPriority w:val="99"/>
    <w:unhideWhenUsed/>
    <w:rsid w:val="00902EB5"/>
    <w:rPr>
      <w:color w:val="0563C1" w:themeColor="hyperlink"/>
      <w:u w:val="single"/>
    </w:rPr>
  </w:style>
  <w:style w:type="paragraph" w:styleId="Caption">
    <w:name w:val="caption"/>
    <w:basedOn w:val="Normal"/>
    <w:next w:val="Normal"/>
    <w:unhideWhenUsed/>
    <w:qFormat/>
    <w:rsid w:val="00902EB5"/>
    <w:pPr>
      <w:spacing w:after="200"/>
      <w:ind w:firstLine="284"/>
      <w:jc w:val="center"/>
    </w:pPr>
    <w:rPr>
      <w:i/>
      <w:iCs/>
      <w:sz w:val="26"/>
      <w:szCs w:val="18"/>
    </w:rPr>
  </w:style>
  <w:style w:type="paragraph" w:styleId="TableofFigures">
    <w:name w:val="table of figures"/>
    <w:basedOn w:val="Normal"/>
    <w:next w:val="Normal"/>
    <w:uiPriority w:val="99"/>
    <w:unhideWhenUsed/>
    <w:rsid w:val="00902EB5"/>
    <w:pPr>
      <w:tabs>
        <w:tab w:val="right" w:leader="dot" w:pos="9072"/>
      </w:tabs>
      <w:spacing w:before="120" w:line="312" w:lineRule="auto"/>
      <w:jc w:val="both"/>
    </w:pPr>
    <w:rPr>
      <w:sz w:val="26"/>
    </w:rPr>
  </w:style>
  <w:style w:type="paragraph" w:styleId="Revision">
    <w:name w:val="Revision"/>
    <w:hidden/>
    <w:uiPriority w:val="99"/>
    <w:semiHidden/>
    <w:rsid w:val="00902EB5"/>
    <w:pPr>
      <w:spacing w:after="0" w:line="240" w:lineRule="auto"/>
    </w:pPr>
    <w:rPr>
      <w:rFonts w:ascii="Times New Roman" w:eastAsia="Times New Roman" w:hAnsi="Times New Roman" w:cs="Times New Roman"/>
      <w:noProof/>
      <w:sz w:val="26"/>
      <w:szCs w:val="24"/>
      <w:lang w:val="vi-VN"/>
    </w:rPr>
  </w:style>
  <w:style w:type="paragraph" w:styleId="TOC3">
    <w:name w:val="toc 3"/>
    <w:basedOn w:val="Normal"/>
    <w:next w:val="Normal"/>
    <w:autoRedefine/>
    <w:uiPriority w:val="39"/>
    <w:unhideWhenUsed/>
    <w:rsid w:val="00902EB5"/>
    <w:pPr>
      <w:spacing w:before="120" w:after="100" w:line="312" w:lineRule="auto"/>
      <w:ind w:left="520" w:firstLine="284"/>
      <w:jc w:val="both"/>
    </w:pPr>
    <w:rPr>
      <w:sz w:val="26"/>
    </w:rPr>
  </w:style>
  <w:style w:type="paragraph" w:styleId="BalloonText">
    <w:name w:val="Balloon Text"/>
    <w:basedOn w:val="Normal"/>
    <w:link w:val="BalloonTextChar"/>
    <w:uiPriority w:val="99"/>
    <w:semiHidden/>
    <w:unhideWhenUsed/>
    <w:rsid w:val="00902EB5"/>
    <w:pPr>
      <w:ind w:firstLine="284"/>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B5"/>
    <w:rPr>
      <w:rFonts w:ascii="Segoe UI" w:eastAsia="Times New Roman" w:hAnsi="Segoe UI" w:cs="Segoe UI"/>
      <w:noProof/>
      <w:sz w:val="18"/>
      <w:szCs w:val="18"/>
      <w:lang w:val="vi-VN"/>
    </w:rPr>
  </w:style>
  <w:style w:type="paragraph" w:customStyle="1" w:styleId="TableText">
    <w:name w:val="Table Text"/>
    <w:rsid w:val="00902EB5"/>
    <w:pPr>
      <w:spacing w:after="0" w:line="260" w:lineRule="auto"/>
    </w:pPr>
    <w:rPr>
      <w:rFonts w:ascii="Times New Roman" w:eastAsia="Times New Roman" w:hAnsi="Times New Roman" w:cs="Times New Roman"/>
      <w:sz w:val="23"/>
      <w:szCs w:val="23"/>
    </w:rPr>
  </w:style>
  <w:style w:type="character" w:styleId="CommentReference">
    <w:name w:val="annotation reference"/>
    <w:basedOn w:val="DefaultParagraphFont"/>
    <w:uiPriority w:val="99"/>
    <w:semiHidden/>
    <w:unhideWhenUsed/>
    <w:rsid w:val="00902EB5"/>
    <w:rPr>
      <w:sz w:val="16"/>
      <w:szCs w:val="16"/>
    </w:rPr>
  </w:style>
  <w:style w:type="paragraph" w:styleId="CommentText">
    <w:name w:val="annotation text"/>
    <w:basedOn w:val="Normal"/>
    <w:link w:val="CommentTextChar"/>
    <w:uiPriority w:val="99"/>
    <w:unhideWhenUsed/>
    <w:rsid w:val="00902EB5"/>
    <w:pPr>
      <w:spacing w:before="120" w:after="120"/>
      <w:ind w:firstLine="284"/>
      <w:jc w:val="both"/>
    </w:pPr>
    <w:rPr>
      <w:sz w:val="20"/>
      <w:szCs w:val="20"/>
    </w:rPr>
  </w:style>
  <w:style w:type="character" w:customStyle="1" w:styleId="CommentTextChar">
    <w:name w:val="Comment Text Char"/>
    <w:basedOn w:val="DefaultParagraphFont"/>
    <w:link w:val="CommentText"/>
    <w:uiPriority w:val="99"/>
    <w:rsid w:val="00902EB5"/>
    <w:rPr>
      <w:rFonts w:ascii="Times New Roman" w:eastAsia="Times New Roman" w:hAnsi="Times New Roman" w:cs="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902EB5"/>
    <w:rPr>
      <w:b/>
      <w:bCs/>
    </w:rPr>
  </w:style>
  <w:style w:type="character" w:customStyle="1" w:styleId="CommentSubjectChar">
    <w:name w:val="Comment Subject Char"/>
    <w:basedOn w:val="CommentTextChar"/>
    <w:link w:val="CommentSubject"/>
    <w:uiPriority w:val="99"/>
    <w:semiHidden/>
    <w:rsid w:val="00902EB5"/>
    <w:rPr>
      <w:rFonts w:ascii="Times New Roman" w:eastAsia="Times New Roman" w:hAnsi="Times New Roman" w:cs="Times New Roman"/>
      <w:b/>
      <w:bCs/>
      <w:noProof/>
      <w:sz w:val="20"/>
      <w:szCs w:val="20"/>
      <w:lang w:val="vi-VN"/>
    </w:rPr>
  </w:style>
  <w:style w:type="paragraph" w:customStyle="1" w:styleId="Style1">
    <w:name w:val="Style1"/>
    <w:basedOn w:val="Normal"/>
    <w:link w:val="Style1Char"/>
    <w:qFormat/>
    <w:rsid w:val="00E459D7"/>
    <w:pPr>
      <w:ind w:firstLine="567"/>
    </w:pPr>
    <w:rPr>
      <w:sz w:val="26"/>
    </w:rPr>
  </w:style>
  <w:style w:type="character" w:customStyle="1" w:styleId="Style1Char">
    <w:name w:val="Style1 Char"/>
    <w:basedOn w:val="DefaultParagraphFont"/>
    <w:link w:val="Style1"/>
    <w:rsid w:val="00E459D7"/>
    <w:rPr>
      <w:rFonts w:ascii="Times New Roman" w:eastAsia="Times New Roman" w:hAnsi="Times New Roman" w:cs="Times New Roman"/>
      <w:noProof/>
      <w:sz w:val="26"/>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10189">
      <w:bodyDiv w:val="1"/>
      <w:marLeft w:val="0"/>
      <w:marRight w:val="0"/>
      <w:marTop w:val="0"/>
      <w:marBottom w:val="0"/>
      <w:divBdr>
        <w:top w:val="none" w:sz="0" w:space="0" w:color="auto"/>
        <w:left w:val="none" w:sz="0" w:space="0" w:color="auto"/>
        <w:bottom w:val="none" w:sz="0" w:space="0" w:color="auto"/>
        <w:right w:val="none" w:sz="0" w:space="0" w:color="auto"/>
      </w:divBdr>
    </w:div>
    <w:div w:id="1020012702">
      <w:bodyDiv w:val="1"/>
      <w:marLeft w:val="0"/>
      <w:marRight w:val="0"/>
      <w:marTop w:val="0"/>
      <w:marBottom w:val="0"/>
      <w:divBdr>
        <w:top w:val="none" w:sz="0" w:space="0" w:color="auto"/>
        <w:left w:val="none" w:sz="0" w:space="0" w:color="auto"/>
        <w:bottom w:val="none" w:sz="0" w:space="0" w:color="auto"/>
        <w:right w:val="none" w:sz="0" w:space="0" w:color="auto"/>
      </w:divBdr>
    </w:div>
    <w:div w:id="1072772808">
      <w:bodyDiv w:val="1"/>
      <w:marLeft w:val="0"/>
      <w:marRight w:val="0"/>
      <w:marTop w:val="0"/>
      <w:marBottom w:val="0"/>
      <w:divBdr>
        <w:top w:val="none" w:sz="0" w:space="0" w:color="auto"/>
        <w:left w:val="none" w:sz="0" w:space="0" w:color="auto"/>
        <w:bottom w:val="none" w:sz="0" w:space="0" w:color="auto"/>
        <w:right w:val="none" w:sz="0" w:space="0" w:color="auto"/>
      </w:divBdr>
    </w:div>
    <w:div w:id="1079249391">
      <w:bodyDiv w:val="1"/>
      <w:marLeft w:val="0"/>
      <w:marRight w:val="0"/>
      <w:marTop w:val="0"/>
      <w:marBottom w:val="0"/>
      <w:divBdr>
        <w:top w:val="none" w:sz="0" w:space="0" w:color="auto"/>
        <w:left w:val="none" w:sz="0" w:space="0" w:color="auto"/>
        <w:bottom w:val="none" w:sz="0" w:space="0" w:color="auto"/>
        <w:right w:val="none" w:sz="0" w:space="0" w:color="auto"/>
      </w:divBdr>
    </w:div>
    <w:div w:id="1537814801">
      <w:bodyDiv w:val="1"/>
      <w:marLeft w:val="0"/>
      <w:marRight w:val="0"/>
      <w:marTop w:val="0"/>
      <w:marBottom w:val="0"/>
      <w:divBdr>
        <w:top w:val="none" w:sz="0" w:space="0" w:color="auto"/>
        <w:left w:val="none" w:sz="0" w:space="0" w:color="auto"/>
        <w:bottom w:val="none" w:sz="0" w:space="0" w:color="auto"/>
        <w:right w:val="none" w:sz="0" w:space="0" w:color="auto"/>
      </w:divBdr>
    </w:div>
    <w:div w:id="1576010519">
      <w:bodyDiv w:val="1"/>
      <w:marLeft w:val="0"/>
      <w:marRight w:val="0"/>
      <w:marTop w:val="0"/>
      <w:marBottom w:val="0"/>
      <w:divBdr>
        <w:top w:val="none" w:sz="0" w:space="0" w:color="auto"/>
        <w:left w:val="none" w:sz="0" w:space="0" w:color="auto"/>
        <w:bottom w:val="none" w:sz="0" w:space="0" w:color="auto"/>
        <w:right w:val="none" w:sz="0" w:space="0" w:color="auto"/>
      </w:divBdr>
    </w:div>
    <w:div w:id="1638947196">
      <w:bodyDiv w:val="1"/>
      <w:marLeft w:val="0"/>
      <w:marRight w:val="0"/>
      <w:marTop w:val="0"/>
      <w:marBottom w:val="0"/>
      <w:divBdr>
        <w:top w:val="none" w:sz="0" w:space="0" w:color="auto"/>
        <w:left w:val="none" w:sz="0" w:space="0" w:color="auto"/>
        <w:bottom w:val="none" w:sz="0" w:space="0" w:color="auto"/>
        <w:right w:val="none" w:sz="0" w:space="0" w:color="auto"/>
      </w:divBdr>
    </w:div>
    <w:div w:id="1864322139">
      <w:bodyDiv w:val="1"/>
      <w:marLeft w:val="0"/>
      <w:marRight w:val="0"/>
      <w:marTop w:val="0"/>
      <w:marBottom w:val="0"/>
      <w:divBdr>
        <w:top w:val="none" w:sz="0" w:space="0" w:color="auto"/>
        <w:left w:val="none" w:sz="0" w:space="0" w:color="auto"/>
        <w:bottom w:val="none" w:sz="0" w:space="0" w:color="auto"/>
        <w:right w:val="none" w:sz="0" w:space="0" w:color="auto"/>
      </w:divBdr>
      <w:divsChild>
        <w:div w:id="851530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89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image" Target="media/image15.png"/><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image" Target="media/image25.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yperlink" Target="https://aktkflood.vercel.app/" TargetMode="Externa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hyperlink" Target="https://aktkflood.vercel.app/"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8.png"/><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hyperlink" Target="https://aktkflood.vercel.app/" TargetMode="External"/><Relationship Id="rId30" Type="http://schemas.openxmlformats.org/officeDocument/2006/relationships/image" Target="media/image10.png"/><Relationship Id="rId35" Type="http://schemas.openxmlformats.org/officeDocument/2006/relationships/hyperlink" Target="https://aktkflood.vercel.app/" TargetMode="External"/><Relationship Id="rId43" Type="http://schemas.openxmlformats.org/officeDocument/2006/relationships/image" Target="media/image19.png"/><Relationship Id="rId48" Type="http://schemas.openxmlformats.org/officeDocument/2006/relationships/image" Target="media/image23.png"/><Relationship Id="rId5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jpeg"/><Relationship Id="rId25" Type="http://schemas.openxmlformats.org/officeDocument/2006/relationships/image" Target="media/image7.png"/><Relationship Id="rId33" Type="http://schemas.openxmlformats.org/officeDocument/2006/relationships/hyperlink" Target="https://aktkflood.vercel.app/" TargetMode="External"/><Relationship Id="rId38" Type="http://schemas.openxmlformats.org/officeDocument/2006/relationships/image" Target="media/image14.png"/><Relationship Id="rId46" Type="http://schemas.openxmlformats.org/officeDocument/2006/relationships/hyperlink" Target="https://github.com/NCKHTHXD22/VuGiaThuBonDSS" TargetMode="External"/><Relationship Id="rId20" Type="http://schemas.openxmlformats.org/officeDocument/2006/relationships/image" Target="media/image2.png"/><Relationship Id="rId41" Type="http://schemas.openxmlformats.org/officeDocument/2006/relationships/image" Target="media/image17.png"/><Relationship Id="rId54"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s://aktkflood.vercel.app/" TargetMode="External"/><Relationship Id="rId44" Type="http://schemas.openxmlformats.org/officeDocument/2006/relationships/image" Target="media/image20.png"/><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538D3-93F4-4182-9D33-F37435EEE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17057</Words>
  <Characters>97229</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Võ Nguyên An</cp:lastModifiedBy>
  <cp:revision>2</cp:revision>
  <dcterms:created xsi:type="dcterms:W3CDTF">2026-07-06T18:02:00Z</dcterms:created>
  <dcterms:modified xsi:type="dcterms:W3CDTF">2026-07-06T18:02:00Z</dcterms:modified>
</cp:coreProperties>
</file>