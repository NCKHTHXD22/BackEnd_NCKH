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9A62" w14:textId="77777777" w:rsidR="0093093D" w:rsidRDefault="0093093D">
      <w:pPr>
        <w:ind w:firstLine="0"/>
        <w:pPrChange w:id="0" w:author="ACER" w:date="2026-07-05T22:16:00Z">
          <w:pPr/>
        </w:pPrChange>
      </w:pPr>
    </w:p>
    <w:p w14:paraId="529AB40D" w14:textId="19129F69" w:rsidR="00244CEF" w:rsidRPr="005C2278" w:rsidRDefault="0093093D" w:rsidP="0093093D">
      <w:pPr>
        <w:jc w:val="center"/>
        <w:rPr>
          <w:b/>
          <w:bCs/>
          <w:sz w:val="28"/>
          <w:szCs w:val="28"/>
        </w:rPr>
      </w:pPr>
      <w:r w:rsidRPr="005C2278">
        <w:rPr>
          <w:b/>
          <w:bCs/>
          <w:sz w:val="28"/>
          <w:szCs w:val="28"/>
        </w:rPr>
        <w:t>ĐẠI HỌC BÁCH KHOA – ĐẠI HỌC ĐÀ NẴNG</w:t>
      </w:r>
    </w:p>
    <w:p w14:paraId="379B6E04" w14:textId="77777777" w:rsidR="0093093D" w:rsidRDefault="0093093D" w:rsidP="0093093D">
      <w:pPr>
        <w:ind w:firstLine="0"/>
        <w:rPr>
          <w:b/>
          <w:bCs/>
        </w:rPr>
      </w:pPr>
    </w:p>
    <w:p w14:paraId="668ED379" w14:textId="1E6D24EA" w:rsidR="0093093D" w:rsidRDefault="0093093D" w:rsidP="0093093D">
      <w:pPr>
        <w:jc w:val="center"/>
        <w:rPr>
          <w:b/>
          <w:bCs/>
        </w:rPr>
      </w:pPr>
      <w:r>
        <w:rPr>
          <w:b/>
          <w:bCs/>
          <w:lang w:val="en-US"/>
          <w14:ligatures w14:val="standardContextual"/>
        </w:rPr>
        <w:drawing>
          <wp:inline distT="0" distB="0" distL="0" distR="0" wp14:anchorId="5C2DED46" wp14:editId="7D788BF8">
            <wp:extent cx="1397000" cy="1397000"/>
            <wp:effectExtent l="0" t="0" r="0" b="0"/>
            <wp:docPr id="80010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1322" name="Picture 8001013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inline>
        </w:drawing>
      </w:r>
    </w:p>
    <w:p w14:paraId="3EB7FC15" w14:textId="77777777" w:rsidR="005C2278" w:rsidRDefault="005C2278" w:rsidP="0093093D">
      <w:pPr>
        <w:jc w:val="center"/>
        <w:rPr>
          <w:b/>
          <w:bCs/>
        </w:rPr>
      </w:pPr>
    </w:p>
    <w:p w14:paraId="2E8E850D" w14:textId="77777777" w:rsidR="00235328" w:rsidRPr="00235328" w:rsidRDefault="00235328" w:rsidP="00235328">
      <w:pPr>
        <w:spacing w:line="344" w:lineRule="exact"/>
        <w:ind w:right="289"/>
        <w:jc w:val="center"/>
        <w:rPr>
          <w:b/>
          <w:bCs/>
          <w:sz w:val="30"/>
        </w:rPr>
      </w:pPr>
      <w:r w:rsidRPr="00235328">
        <w:rPr>
          <w:b/>
          <w:bCs/>
          <w:sz w:val="30"/>
        </w:rPr>
        <w:t>BÁO</w:t>
      </w:r>
      <w:r w:rsidRPr="00235328">
        <w:rPr>
          <w:b/>
          <w:bCs/>
          <w:spacing w:val="-2"/>
          <w:sz w:val="30"/>
        </w:rPr>
        <w:t xml:space="preserve"> </w:t>
      </w:r>
      <w:r w:rsidRPr="00235328">
        <w:rPr>
          <w:b/>
          <w:bCs/>
          <w:sz w:val="30"/>
        </w:rPr>
        <w:t>CÁO</w:t>
      </w:r>
      <w:r w:rsidRPr="00235328">
        <w:rPr>
          <w:b/>
          <w:bCs/>
          <w:spacing w:val="-1"/>
          <w:sz w:val="30"/>
        </w:rPr>
        <w:t xml:space="preserve"> </w:t>
      </w:r>
      <w:r w:rsidRPr="00235328">
        <w:rPr>
          <w:b/>
          <w:bCs/>
          <w:sz w:val="30"/>
        </w:rPr>
        <w:t>TỔNG</w:t>
      </w:r>
      <w:r w:rsidRPr="00235328">
        <w:rPr>
          <w:b/>
          <w:bCs/>
          <w:spacing w:val="-1"/>
          <w:sz w:val="30"/>
        </w:rPr>
        <w:t xml:space="preserve"> </w:t>
      </w:r>
      <w:r w:rsidRPr="00235328">
        <w:rPr>
          <w:b/>
          <w:bCs/>
          <w:spacing w:val="-5"/>
          <w:sz w:val="30"/>
        </w:rPr>
        <w:t>HỢP</w:t>
      </w:r>
    </w:p>
    <w:p w14:paraId="2C931C37" w14:textId="77777777" w:rsidR="00235328" w:rsidRPr="00235328" w:rsidRDefault="00235328" w:rsidP="00235328">
      <w:pPr>
        <w:spacing w:line="344" w:lineRule="exact"/>
        <w:ind w:right="289"/>
        <w:jc w:val="center"/>
        <w:rPr>
          <w:b/>
          <w:bCs/>
          <w:sz w:val="30"/>
        </w:rPr>
      </w:pPr>
      <w:r w:rsidRPr="00235328">
        <w:rPr>
          <w:b/>
          <w:bCs/>
          <w:sz w:val="30"/>
        </w:rPr>
        <w:t>KẾT</w:t>
      </w:r>
      <w:r w:rsidRPr="00235328">
        <w:rPr>
          <w:b/>
          <w:bCs/>
          <w:spacing w:val="-2"/>
          <w:sz w:val="30"/>
        </w:rPr>
        <w:t xml:space="preserve"> </w:t>
      </w:r>
      <w:r w:rsidRPr="00235328">
        <w:rPr>
          <w:b/>
          <w:bCs/>
          <w:sz w:val="30"/>
        </w:rPr>
        <w:t>QUẢ NGHIÊN</w:t>
      </w:r>
      <w:r w:rsidRPr="00235328">
        <w:rPr>
          <w:b/>
          <w:bCs/>
          <w:spacing w:val="-4"/>
          <w:sz w:val="30"/>
        </w:rPr>
        <w:t xml:space="preserve"> </w:t>
      </w:r>
      <w:r w:rsidRPr="00235328">
        <w:rPr>
          <w:b/>
          <w:bCs/>
          <w:sz w:val="30"/>
        </w:rPr>
        <w:t>CỨU</w:t>
      </w:r>
      <w:r w:rsidRPr="00235328">
        <w:rPr>
          <w:b/>
          <w:bCs/>
          <w:spacing w:val="-1"/>
          <w:sz w:val="30"/>
        </w:rPr>
        <w:t xml:space="preserve"> </w:t>
      </w:r>
      <w:r w:rsidRPr="00235328">
        <w:rPr>
          <w:b/>
          <w:bCs/>
          <w:sz w:val="30"/>
        </w:rPr>
        <w:t>KHOA</w:t>
      </w:r>
      <w:r w:rsidRPr="00235328">
        <w:rPr>
          <w:b/>
          <w:bCs/>
          <w:spacing w:val="-3"/>
          <w:sz w:val="30"/>
        </w:rPr>
        <w:t xml:space="preserve"> </w:t>
      </w:r>
      <w:r w:rsidRPr="00235328">
        <w:rPr>
          <w:b/>
          <w:bCs/>
          <w:spacing w:val="-5"/>
          <w:sz w:val="30"/>
        </w:rPr>
        <w:t>HỌC</w:t>
      </w:r>
    </w:p>
    <w:p w14:paraId="74BE7096" w14:textId="77777777" w:rsidR="0093093D" w:rsidRDefault="0093093D" w:rsidP="0093093D">
      <w:pPr>
        <w:jc w:val="center"/>
        <w:rPr>
          <w:b/>
          <w:bCs/>
        </w:rPr>
      </w:pPr>
    </w:p>
    <w:p w14:paraId="3320F462" w14:textId="72BCC6D4" w:rsidR="00957E1E" w:rsidRPr="00503ACE" w:rsidRDefault="00957E1E" w:rsidP="00957E1E">
      <w:pPr>
        <w:spacing w:after="60" w:line="320" w:lineRule="auto"/>
        <w:jc w:val="center"/>
        <w:rPr>
          <w:ins w:id="1" w:author="Nguyen Quang Binh-Khoa XDCTT" w:date="2026-07-04T05:10:00Z"/>
          <w:b/>
          <w:bCs/>
          <w:sz w:val="32"/>
          <w:szCs w:val="32"/>
        </w:rPr>
      </w:pPr>
      <w:ins w:id="2" w:author="Nguyen Quang Binh-Khoa XDCTT" w:date="2026-07-04T05:10:00Z">
        <w:r w:rsidRPr="00503ACE">
          <w:rPr>
            <w:b/>
            <w:bCs/>
            <w:sz w:val="32"/>
            <w:szCs w:val="32"/>
          </w:rPr>
          <w:t xml:space="preserve">PHÁT TRIỂN NỀN TẢNG CẢNH BÁO NGẬP LỤT </w:t>
        </w:r>
      </w:ins>
      <w:r w:rsidR="00E12779" w:rsidRPr="00E12779">
        <w:rPr>
          <w:b/>
          <w:bCs/>
          <w:sz w:val="32"/>
          <w:szCs w:val="32"/>
        </w:rPr>
        <w:t xml:space="preserve">             </w:t>
      </w:r>
      <w:ins w:id="3" w:author="Nguyen Quang Binh-Khoa XDCTT" w:date="2026-07-04T05:10:00Z">
        <w:r w:rsidRPr="00503ACE">
          <w:rPr>
            <w:b/>
            <w:bCs/>
            <w:sz w:val="32"/>
            <w:szCs w:val="32"/>
          </w:rPr>
          <w:t>THÔNG MINH DỰA TRÊN AI VÀ DỮ LIỆU CỘNG ĐỒNG CHO THÀNH PHỐ ĐÀ NẴNG</w:t>
        </w:r>
      </w:ins>
    </w:p>
    <w:p w14:paraId="5B8E3E5C" w14:textId="76E465C3" w:rsidR="005C2278" w:rsidRPr="00E12779" w:rsidDel="00957E1E" w:rsidRDefault="005C2278" w:rsidP="0093093D">
      <w:pPr>
        <w:jc w:val="center"/>
        <w:rPr>
          <w:del w:id="4" w:author="Nguyen Quang Binh-Khoa XDCTT" w:date="2026-07-04T05:10:00Z"/>
          <w:b/>
          <w:bCs/>
          <w:sz w:val="32"/>
          <w:szCs w:val="32"/>
        </w:rPr>
      </w:pPr>
      <w:del w:id="5" w:author="Nguyen Quang Binh-Khoa XDCTT" w:date="2026-07-04T05:10:00Z">
        <w:r w:rsidRPr="009C468D" w:rsidDel="00957E1E">
          <w:rPr>
            <w:b/>
            <w:bCs/>
            <w:sz w:val="32"/>
            <w:szCs w:val="32"/>
          </w:rPr>
          <w:delText xml:space="preserve">ỨNG DỤNG CÁC MÔ HÌNH HỌC MÁY, HỌC SÂU TRONG DỰ BÁO LƯU LƯỢNG NƯỚC ĐẾN HỒ CHỨA VÀ PHÁT TRIỂN HỆ THỐNG TÍCH HỢP GIÁM SÁT, CẢNH BÁO LŨ LỤT ĐA NỀN TẢNG CHO LƯU VỰC </w:delText>
        </w:r>
        <w:r w:rsidR="002D61C9" w:rsidDel="00957E1E">
          <w:rPr>
            <w:b/>
            <w:bCs/>
            <w:sz w:val="32"/>
            <w:szCs w:val="32"/>
          </w:rPr>
          <w:br/>
        </w:r>
        <w:r w:rsidRPr="009C468D" w:rsidDel="00957E1E">
          <w:rPr>
            <w:b/>
            <w:bCs/>
            <w:sz w:val="32"/>
            <w:szCs w:val="32"/>
          </w:rPr>
          <w:delText>VU GIA – THU BỒN</w:delText>
        </w:r>
      </w:del>
    </w:p>
    <w:p w14:paraId="1895D936" w14:textId="77777777" w:rsidR="00957E1E" w:rsidRPr="009C468D" w:rsidRDefault="00957E1E" w:rsidP="005C2278">
      <w:pPr>
        <w:spacing w:after="60" w:line="320" w:lineRule="auto"/>
        <w:jc w:val="center"/>
        <w:rPr>
          <w:ins w:id="6" w:author="Nguyen Quang Binh-Khoa XDCTT" w:date="2026-07-04T05:10:00Z"/>
          <w:sz w:val="32"/>
          <w:szCs w:val="32"/>
        </w:rPr>
      </w:pPr>
    </w:p>
    <w:p w14:paraId="0D8ABE58" w14:textId="77777777" w:rsidR="0093093D" w:rsidRDefault="0093093D" w:rsidP="0093093D">
      <w:pPr>
        <w:jc w:val="center"/>
        <w:rPr>
          <w:b/>
          <w:bCs/>
        </w:rPr>
      </w:pPr>
    </w:p>
    <w:p w14:paraId="00E939AB" w14:textId="703DE767" w:rsidR="0093093D" w:rsidRDefault="009C468D" w:rsidP="009C468D">
      <w:pPr>
        <w:tabs>
          <w:tab w:val="left" w:pos="1418"/>
          <w:tab w:val="left" w:pos="4678"/>
        </w:tabs>
        <w:jc w:val="left"/>
        <w:rPr>
          <w:b/>
          <w:bCs/>
        </w:rPr>
      </w:pPr>
      <w:r>
        <w:rPr>
          <w:b/>
          <w:bCs/>
        </w:rPr>
        <w:tab/>
        <w:t>Nhóm tác giả:</w:t>
      </w:r>
      <w:r>
        <w:rPr>
          <w:b/>
          <w:bCs/>
        </w:rPr>
        <w:tab/>
        <w:t>Võ Nguyên An</w:t>
      </w:r>
    </w:p>
    <w:p w14:paraId="72129BC3" w14:textId="14B5414A" w:rsidR="009C468D" w:rsidRDefault="009C468D" w:rsidP="009C468D">
      <w:pPr>
        <w:tabs>
          <w:tab w:val="left" w:pos="1418"/>
          <w:tab w:val="left" w:pos="4678"/>
        </w:tabs>
        <w:jc w:val="left"/>
        <w:rPr>
          <w:b/>
          <w:bCs/>
        </w:rPr>
      </w:pPr>
      <w:r>
        <w:rPr>
          <w:b/>
          <w:bCs/>
        </w:rPr>
        <w:tab/>
      </w:r>
      <w:r>
        <w:rPr>
          <w:b/>
          <w:bCs/>
        </w:rPr>
        <w:tab/>
        <w:t>Văn Đức Hoàng Tiến</w:t>
      </w:r>
    </w:p>
    <w:p w14:paraId="0CAC0A3C" w14:textId="6ABBE17B" w:rsidR="009C468D" w:rsidRDefault="009C468D" w:rsidP="009C468D">
      <w:pPr>
        <w:tabs>
          <w:tab w:val="left" w:pos="1418"/>
          <w:tab w:val="left" w:pos="4678"/>
        </w:tabs>
        <w:jc w:val="left"/>
        <w:rPr>
          <w:b/>
          <w:bCs/>
        </w:rPr>
      </w:pPr>
      <w:r>
        <w:rPr>
          <w:b/>
          <w:bCs/>
        </w:rPr>
        <w:tab/>
      </w:r>
      <w:r>
        <w:rPr>
          <w:b/>
          <w:bCs/>
        </w:rPr>
        <w:tab/>
        <w:t>Phạm Tấn Khoa</w:t>
      </w:r>
    </w:p>
    <w:p w14:paraId="01B99333" w14:textId="7D51AB23" w:rsidR="009C468D" w:rsidRDefault="009C468D" w:rsidP="009C468D">
      <w:pPr>
        <w:tabs>
          <w:tab w:val="left" w:pos="1418"/>
          <w:tab w:val="left" w:pos="4678"/>
        </w:tabs>
        <w:jc w:val="left"/>
        <w:rPr>
          <w:b/>
          <w:bCs/>
        </w:rPr>
      </w:pPr>
      <w:r>
        <w:rPr>
          <w:b/>
          <w:bCs/>
        </w:rPr>
        <w:tab/>
      </w:r>
      <w:r>
        <w:rPr>
          <w:b/>
          <w:bCs/>
        </w:rPr>
        <w:tab/>
        <w:t>Nguyễn Thị Minh Anh</w:t>
      </w:r>
    </w:p>
    <w:p w14:paraId="6C82452F" w14:textId="77777777" w:rsidR="009C468D" w:rsidRDefault="009C468D" w:rsidP="009C468D">
      <w:pPr>
        <w:tabs>
          <w:tab w:val="left" w:pos="1418"/>
          <w:tab w:val="left" w:pos="4678"/>
        </w:tabs>
        <w:jc w:val="left"/>
        <w:rPr>
          <w:b/>
          <w:bCs/>
        </w:rPr>
      </w:pPr>
    </w:p>
    <w:p w14:paraId="6B2C1293" w14:textId="77777777" w:rsidR="009C468D" w:rsidRDefault="009C468D" w:rsidP="009C468D">
      <w:pPr>
        <w:tabs>
          <w:tab w:val="left" w:pos="1418"/>
          <w:tab w:val="left" w:pos="4678"/>
        </w:tabs>
        <w:jc w:val="left"/>
        <w:rPr>
          <w:b/>
          <w:bCs/>
        </w:rPr>
      </w:pPr>
    </w:p>
    <w:p w14:paraId="4378DF56" w14:textId="77777777" w:rsidR="009C468D" w:rsidRDefault="009C468D" w:rsidP="009C468D">
      <w:pPr>
        <w:tabs>
          <w:tab w:val="left" w:pos="1418"/>
          <w:tab w:val="left" w:pos="4678"/>
        </w:tabs>
        <w:jc w:val="left"/>
        <w:rPr>
          <w:b/>
          <w:bCs/>
        </w:rPr>
      </w:pPr>
    </w:p>
    <w:p w14:paraId="5CD0D97F" w14:textId="77777777" w:rsidR="009C468D" w:rsidRDefault="009C468D" w:rsidP="009C468D">
      <w:pPr>
        <w:tabs>
          <w:tab w:val="left" w:pos="1418"/>
          <w:tab w:val="left" w:pos="4678"/>
        </w:tabs>
        <w:jc w:val="left"/>
        <w:rPr>
          <w:b/>
          <w:bCs/>
        </w:rPr>
      </w:pPr>
    </w:p>
    <w:p w14:paraId="2D0B1091" w14:textId="77777777" w:rsidR="009C468D" w:rsidRDefault="009C468D" w:rsidP="009C468D">
      <w:pPr>
        <w:tabs>
          <w:tab w:val="left" w:pos="1418"/>
          <w:tab w:val="left" w:pos="4678"/>
        </w:tabs>
        <w:jc w:val="left"/>
        <w:rPr>
          <w:b/>
          <w:bCs/>
        </w:rPr>
      </w:pPr>
    </w:p>
    <w:p w14:paraId="716FE704" w14:textId="77777777" w:rsidR="00494CED" w:rsidRDefault="00494CED" w:rsidP="0044530D">
      <w:pPr>
        <w:tabs>
          <w:tab w:val="left" w:pos="1418"/>
          <w:tab w:val="left" w:pos="4678"/>
        </w:tabs>
        <w:ind w:firstLine="0"/>
        <w:rPr>
          <w:b/>
          <w:bCs/>
        </w:rPr>
      </w:pPr>
    </w:p>
    <w:p w14:paraId="6207EE6F" w14:textId="3320191B" w:rsidR="009C468D" w:rsidRPr="0093093D" w:rsidRDefault="00494CED" w:rsidP="00494CED">
      <w:pPr>
        <w:tabs>
          <w:tab w:val="left" w:pos="1418"/>
          <w:tab w:val="left" w:pos="4678"/>
        </w:tabs>
        <w:jc w:val="center"/>
        <w:rPr>
          <w:b/>
          <w:bCs/>
        </w:rPr>
      </w:pPr>
      <w:r>
        <w:rPr>
          <w:b/>
          <w:bCs/>
        </w:rPr>
        <w:t>Đà Nẵng, Ngày 2 tháng 7 năm 2026</w:t>
      </w:r>
    </w:p>
    <w:p w14:paraId="24651D8B" w14:textId="77777777" w:rsidR="00244CEF" w:rsidRDefault="00244CEF" w:rsidP="00494CED">
      <w:pPr>
        <w:ind w:firstLine="0"/>
        <w:sectPr w:rsidR="00244CEF" w:rsidSect="002F2889">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Change w:id="7" w:author="ACER" w:date="2026-07-05T22:41:00Z">
            <w:sectPr w:rsidR="00244CEF" w:rsidSect="002F2889">
              <w:pgMar w:top="1134" w:right="1134" w:bottom="1134" w:left="1985" w:header="720" w:footer="720" w:gutter="0"/>
            </w:sectPr>
          </w:sectPrChange>
        </w:sectPr>
      </w:pPr>
    </w:p>
    <w:p w14:paraId="1A918021" w14:textId="77777777" w:rsidR="000629C0" w:rsidRDefault="000629C0" w:rsidP="000629C0">
      <w:pPr>
        <w:jc w:val="center"/>
        <w:rPr>
          <w:b/>
          <w:bCs/>
          <w:sz w:val="28"/>
          <w:szCs w:val="28"/>
        </w:rPr>
      </w:pPr>
    </w:p>
    <w:p w14:paraId="1E859D36" w14:textId="235BF9F9" w:rsidR="000629C0" w:rsidRPr="005C2278" w:rsidRDefault="000629C0" w:rsidP="000629C0">
      <w:pPr>
        <w:jc w:val="center"/>
        <w:rPr>
          <w:b/>
          <w:bCs/>
          <w:sz w:val="28"/>
          <w:szCs w:val="28"/>
        </w:rPr>
      </w:pPr>
      <w:r w:rsidRPr="005C2278">
        <w:rPr>
          <w:b/>
          <w:bCs/>
          <w:sz w:val="28"/>
          <w:szCs w:val="28"/>
        </w:rPr>
        <w:t>ĐẠI HỌC BÁCH KHOA – ĐẠI HỌC ĐÀ NẴNG</w:t>
      </w:r>
    </w:p>
    <w:p w14:paraId="06ECE7BA" w14:textId="77777777" w:rsidR="000629C0" w:rsidRDefault="000629C0" w:rsidP="000629C0">
      <w:pPr>
        <w:ind w:firstLine="0"/>
        <w:rPr>
          <w:b/>
          <w:bCs/>
        </w:rPr>
      </w:pPr>
    </w:p>
    <w:p w14:paraId="49828C82" w14:textId="77777777" w:rsidR="000629C0" w:rsidRDefault="000629C0" w:rsidP="000629C0">
      <w:pPr>
        <w:jc w:val="center"/>
        <w:rPr>
          <w:b/>
          <w:bCs/>
        </w:rPr>
      </w:pPr>
      <w:r>
        <w:rPr>
          <w:b/>
          <w:bCs/>
          <w:lang w:val="en-US"/>
          <w14:ligatures w14:val="standardContextual"/>
        </w:rPr>
        <w:drawing>
          <wp:inline distT="0" distB="0" distL="0" distR="0" wp14:anchorId="1633BD52" wp14:editId="59F2B46D">
            <wp:extent cx="1397000" cy="1397000"/>
            <wp:effectExtent l="0" t="0" r="0" b="0"/>
            <wp:docPr id="8132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1322" name="Picture 8001013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inline>
        </w:drawing>
      </w:r>
    </w:p>
    <w:p w14:paraId="30552B13" w14:textId="77777777" w:rsidR="000629C0" w:rsidRDefault="000629C0" w:rsidP="000629C0">
      <w:pPr>
        <w:jc w:val="center"/>
        <w:rPr>
          <w:b/>
          <w:bCs/>
        </w:rPr>
      </w:pPr>
    </w:p>
    <w:p w14:paraId="4E623531" w14:textId="77777777" w:rsidR="000629C0" w:rsidRPr="00235328" w:rsidRDefault="000629C0" w:rsidP="000629C0">
      <w:pPr>
        <w:spacing w:line="344" w:lineRule="exact"/>
        <w:ind w:right="289"/>
        <w:jc w:val="center"/>
        <w:rPr>
          <w:b/>
          <w:bCs/>
          <w:sz w:val="30"/>
        </w:rPr>
      </w:pPr>
      <w:r w:rsidRPr="00235328">
        <w:rPr>
          <w:b/>
          <w:bCs/>
          <w:sz w:val="30"/>
        </w:rPr>
        <w:t>BÁO</w:t>
      </w:r>
      <w:r w:rsidRPr="00235328">
        <w:rPr>
          <w:b/>
          <w:bCs/>
          <w:spacing w:val="-2"/>
          <w:sz w:val="30"/>
        </w:rPr>
        <w:t xml:space="preserve"> </w:t>
      </w:r>
      <w:r w:rsidRPr="00235328">
        <w:rPr>
          <w:b/>
          <w:bCs/>
          <w:sz w:val="30"/>
        </w:rPr>
        <w:t>CÁO</w:t>
      </w:r>
      <w:r w:rsidRPr="00235328">
        <w:rPr>
          <w:b/>
          <w:bCs/>
          <w:spacing w:val="-1"/>
          <w:sz w:val="30"/>
        </w:rPr>
        <w:t xml:space="preserve"> </w:t>
      </w:r>
      <w:r w:rsidRPr="00235328">
        <w:rPr>
          <w:b/>
          <w:bCs/>
          <w:sz w:val="30"/>
        </w:rPr>
        <w:t>TỔNG</w:t>
      </w:r>
      <w:r w:rsidRPr="00235328">
        <w:rPr>
          <w:b/>
          <w:bCs/>
          <w:spacing w:val="-1"/>
          <w:sz w:val="30"/>
        </w:rPr>
        <w:t xml:space="preserve"> </w:t>
      </w:r>
      <w:r w:rsidRPr="00235328">
        <w:rPr>
          <w:b/>
          <w:bCs/>
          <w:spacing w:val="-5"/>
          <w:sz w:val="30"/>
        </w:rPr>
        <w:t>HỢP</w:t>
      </w:r>
    </w:p>
    <w:p w14:paraId="289F88F8" w14:textId="77777777" w:rsidR="000629C0" w:rsidRPr="00235328" w:rsidRDefault="000629C0" w:rsidP="000629C0">
      <w:pPr>
        <w:spacing w:line="344" w:lineRule="exact"/>
        <w:ind w:right="289"/>
        <w:jc w:val="center"/>
        <w:rPr>
          <w:b/>
          <w:bCs/>
          <w:sz w:val="30"/>
        </w:rPr>
      </w:pPr>
      <w:r w:rsidRPr="00235328">
        <w:rPr>
          <w:b/>
          <w:bCs/>
          <w:sz w:val="30"/>
        </w:rPr>
        <w:t>KẾT</w:t>
      </w:r>
      <w:r w:rsidRPr="00235328">
        <w:rPr>
          <w:b/>
          <w:bCs/>
          <w:spacing w:val="-2"/>
          <w:sz w:val="30"/>
        </w:rPr>
        <w:t xml:space="preserve"> </w:t>
      </w:r>
      <w:r w:rsidRPr="00235328">
        <w:rPr>
          <w:b/>
          <w:bCs/>
          <w:sz w:val="30"/>
        </w:rPr>
        <w:t>QUẢ NGHIÊN</w:t>
      </w:r>
      <w:r w:rsidRPr="00235328">
        <w:rPr>
          <w:b/>
          <w:bCs/>
          <w:spacing w:val="-4"/>
          <w:sz w:val="30"/>
        </w:rPr>
        <w:t xml:space="preserve"> </w:t>
      </w:r>
      <w:r w:rsidRPr="00235328">
        <w:rPr>
          <w:b/>
          <w:bCs/>
          <w:sz w:val="30"/>
        </w:rPr>
        <w:t>CỨU</w:t>
      </w:r>
      <w:r w:rsidRPr="00235328">
        <w:rPr>
          <w:b/>
          <w:bCs/>
          <w:spacing w:val="-1"/>
          <w:sz w:val="30"/>
        </w:rPr>
        <w:t xml:space="preserve"> </w:t>
      </w:r>
      <w:r w:rsidRPr="00235328">
        <w:rPr>
          <w:b/>
          <w:bCs/>
          <w:sz w:val="30"/>
        </w:rPr>
        <w:t>KHOA</w:t>
      </w:r>
      <w:r w:rsidRPr="00235328">
        <w:rPr>
          <w:b/>
          <w:bCs/>
          <w:spacing w:val="-3"/>
          <w:sz w:val="30"/>
        </w:rPr>
        <w:t xml:space="preserve"> </w:t>
      </w:r>
      <w:r w:rsidRPr="00235328">
        <w:rPr>
          <w:b/>
          <w:bCs/>
          <w:spacing w:val="-5"/>
          <w:sz w:val="30"/>
        </w:rPr>
        <w:t>HỌC</w:t>
      </w:r>
    </w:p>
    <w:p w14:paraId="0B5668B7" w14:textId="77777777" w:rsidR="000629C0" w:rsidRDefault="000629C0" w:rsidP="000629C0">
      <w:pPr>
        <w:jc w:val="center"/>
        <w:rPr>
          <w:b/>
          <w:bCs/>
        </w:rPr>
      </w:pPr>
    </w:p>
    <w:p w14:paraId="70709474" w14:textId="41CF3C74" w:rsidR="00957E1E" w:rsidRPr="00957E1E" w:rsidRDefault="000629C0" w:rsidP="0044530D">
      <w:pPr>
        <w:spacing w:after="60" w:line="320" w:lineRule="auto"/>
        <w:jc w:val="center"/>
        <w:rPr>
          <w:b/>
          <w:bCs/>
          <w:sz w:val="32"/>
          <w:szCs w:val="32"/>
          <w:rPrChange w:id="8" w:author="Nguyen Quang Binh-Khoa XDCTT" w:date="2026-07-04T05:10:00Z">
            <w:rPr>
              <w:sz w:val="32"/>
              <w:szCs w:val="32"/>
            </w:rPr>
          </w:rPrChange>
        </w:rPr>
      </w:pPr>
      <w:del w:id="9" w:author="Nguyen Quang Binh-Khoa XDCTT" w:date="2026-07-04T05:10:00Z">
        <w:r w:rsidRPr="009C468D" w:rsidDel="00957E1E">
          <w:rPr>
            <w:b/>
            <w:bCs/>
            <w:sz w:val="32"/>
            <w:szCs w:val="32"/>
          </w:rPr>
          <w:delText>ỨNG DỤNG CÁC MÔ HÌNH HỌC MÁY, HỌC SÂU TRONG DỰ BÁO LƯU LƯỢNG NƯỚC ĐẾN HỒ CHỨA VÀ PHÁT TRIỂN HỆ THỐNG TÍCH HỢP GIÁM SÁT, CẢNH BÁO LŨ LỤT ĐA NỀN TẢNG CHO LƯU VỰC VU GIA – THU BỒN</w:delText>
        </w:r>
      </w:del>
      <w:ins w:id="10" w:author="Nguyen Quang Binh-Khoa XDCTT" w:date="2026-07-04T05:10:00Z">
        <w:r w:rsidR="00957E1E" w:rsidRPr="00957E1E">
          <w:rPr>
            <w:b/>
            <w:bCs/>
            <w:sz w:val="32"/>
            <w:szCs w:val="32"/>
            <w:rPrChange w:id="11" w:author="Nguyen Quang Binh-Khoa XDCTT" w:date="2026-07-04T05:10:00Z">
              <w:rPr>
                <w:sz w:val="32"/>
                <w:szCs w:val="32"/>
                <w:lang w:val="en-US"/>
              </w:rPr>
            </w:rPrChange>
          </w:rPr>
          <w:t>PHÁT TRIỂN NỀN TẢNG CẢNH BÁO NGẬP LỤT THÔNG MINH DỰA TRÊN AI VÀ DỮ LIỆU CỘNG ĐỒNG CHO THÀNH PHỐ ĐÀ NẴNG</w:t>
        </w:r>
      </w:ins>
    </w:p>
    <w:p w14:paraId="36DBF53B" w14:textId="77777777" w:rsidR="000629C0" w:rsidRDefault="000629C0" w:rsidP="000629C0">
      <w:pPr>
        <w:jc w:val="center"/>
        <w:rPr>
          <w:b/>
          <w:bCs/>
        </w:rPr>
      </w:pPr>
    </w:p>
    <w:p w14:paraId="2F5B968D" w14:textId="74455A63" w:rsidR="000629C0" w:rsidRDefault="000629C0" w:rsidP="000629C0">
      <w:pPr>
        <w:tabs>
          <w:tab w:val="left" w:pos="1418"/>
          <w:tab w:val="left" w:pos="4678"/>
        </w:tabs>
        <w:jc w:val="left"/>
        <w:rPr>
          <w:b/>
          <w:bCs/>
        </w:rPr>
      </w:pPr>
      <w:r>
        <w:rPr>
          <w:b/>
          <w:bCs/>
        </w:rPr>
        <w:tab/>
        <w:t>-</w:t>
      </w:r>
      <w:r w:rsidR="00862101">
        <w:rPr>
          <w:b/>
          <w:bCs/>
        </w:rPr>
        <w:t xml:space="preserve"> </w:t>
      </w:r>
      <w:r>
        <w:rPr>
          <w:b/>
          <w:bCs/>
        </w:rPr>
        <w:t>Giáo viên hướng dẫn:</w:t>
      </w:r>
      <w:r>
        <w:rPr>
          <w:b/>
          <w:bCs/>
        </w:rPr>
        <w:tab/>
      </w:r>
      <w:r w:rsidR="00862101">
        <w:rPr>
          <w:b/>
          <w:bCs/>
        </w:rPr>
        <w:t>PGS.TS. Võ Ngọc Dương</w:t>
      </w:r>
    </w:p>
    <w:p w14:paraId="67AB68F3" w14:textId="1CDBC183" w:rsidR="000629C0" w:rsidRDefault="000629C0" w:rsidP="000629C0">
      <w:pPr>
        <w:tabs>
          <w:tab w:val="left" w:pos="1418"/>
          <w:tab w:val="left" w:pos="4678"/>
        </w:tabs>
        <w:jc w:val="left"/>
        <w:rPr>
          <w:b/>
          <w:bCs/>
        </w:rPr>
      </w:pPr>
      <w:r>
        <w:rPr>
          <w:b/>
          <w:bCs/>
        </w:rPr>
        <w:tab/>
      </w:r>
      <w:r>
        <w:rPr>
          <w:b/>
          <w:bCs/>
        </w:rPr>
        <w:tab/>
      </w:r>
      <w:r w:rsidR="00862101">
        <w:rPr>
          <w:b/>
          <w:bCs/>
        </w:rPr>
        <w:t>TS. Nguyễn Quang Bình</w:t>
      </w:r>
    </w:p>
    <w:p w14:paraId="35E6284A" w14:textId="053D5135" w:rsidR="000629C0" w:rsidRDefault="000629C0" w:rsidP="000629C0">
      <w:pPr>
        <w:tabs>
          <w:tab w:val="left" w:pos="1418"/>
          <w:tab w:val="left" w:pos="4678"/>
        </w:tabs>
        <w:jc w:val="left"/>
        <w:rPr>
          <w:b/>
          <w:bCs/>
        </w:rPr>
      </w:pPr>
      <w:r>
        <w:rPr>
          <w:b/>
          <w:bCs/>
        </w:rPr>
        <w:tab/>
      </w:r>
      <w:r>
        <w:rPr>
          <w:b/>
          <w:bCs/>
        </w:rPr>
        <w:tab/>
      </w:r>
      <w:r w:rsidR="00862101">
        <w:rPr>
          <w:b/>
          <w:bCs/>
        </w:rPr>
        <w:t>ThS. Phạm Lý Triều</w:t>
      </w:r>
    </w:p>
    <w:p w14:paraId="59A47BF1" w14:textId="747E1279" w:rsidR="000629C0" w:rsidRPr="00E12779" w:rsidRDefault="00862101" w:rsidP="00862101">
      <w:pPr>
        <w:tabs>
          <w:tab w:val="left" w:pos="1418"/>
          <w:tab w:val="left" w:pos="4678"/>
        </w:tabs>
        <w:ind w:left="1276" w:right="707" w:firstLine="0"/>
        <w:jc w:val="left"/>
        <w:rPr>
          <w:b/>
          <w:bCs/>
        </w:rPr>
      </w:pPr>
      <w:r>
        <w:rPr>
          <w:b/>
          <w:bCs/>
        </w:rPr>
        <w:tab/>
        <w:t xml:space="preserve">- </w:t>
      </w:r>
      <w:r w:rsidRPr="00862101">
        <w:rPr>
          <w:b/>
          <w:bCs/>
        </w:rPr>
        <w:t>Thuộc Chương trình sinh viên nghiên cứu khoa học thành phố Đà Nẵng năm 2026</w:t>
      </w:r>
      <w:del w:id="12" w:author="Nguyen Quang Binh-Khoa XDCTT" w:date="2026-07-04T05:11:00Z">
        <w:r w:rsidRPr="00862101" w:rsidDel="00957E1E">
          <w:rPr>
            <w:b/>
            <w:bCs/>
          </w:rPr>
          <w:delText>.</w:delText>
        </w:r>
      </w:del>
    </w:p>
    <w:p w14:paraId="71FE0AAB" w14:textId="2088A47F" w:rsidR="00661C06" w:rsidRDefault="00661C06" w:rsidP="00661C06">
      <w:pPr>
        <w:tabs>
          <w:tab w:val="left" w:pos="1418"/>
          <w:tab w:val="left" w:pos="4678"/>
        </w:tabs>
        <w:ind w:right="707"/>
        <w:jc w:val="left"/>
        <w:rPr>
          <w:b/>
          <w:bCs/>
        </w:rPr>
      </w:pPr>
      <w:r>
        <w:rPr>
          <w:b/>
          <w:bCs/>
        </w:rPr>
        <w:tab/>
        <w:t>- Lĩnh vực đề tài: Khoa học kỹ thuật và công nghệ</w:t>
      </w:r>
    </w:p>
    <w:p w14:paraId="12FDA2DC" w14:textId="77777777" w:rsidR="00494CED" w:rsidRDefault="00494CED"/>
    <w:p w14:paraId="4ABC4140" w14:textId="77777777" w:rsidR="00494CED" w:rsidRDefault="00494CED"/>
    <w:p w14:paraId="551F294F" w14:textId="77777777" w:rsidR="000629C0" w:rsidRDefault="000629C0">
      <w:pPr>
        <w:sectPr w:rsidR="000629C0" w:rsidSect="002F2889">
          <w:footerReference w:type="default" r:id="rId9"/>
          <w:pgSz w:w="11906" w:h="16838" w:code="9"/>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Change w:id="13" w:author="ACER" w:date="2026-07-05T22:41:00Z">
            <w:sectPr w:rsidR="000629C0" w:rsidSect="002F2889">
              <w:pgMar w:top="1134" w:right="1134" w:bottom="1134" w:left="1985" w:header="720" w:footer="720" w:gutter="0"/>
            </w:sectPr>
          </w:sectPrChange>
        </w:sectPr>
      </w:pPr>
    </w:p>
    <w:p w14:paraId="012EBB3D" w14:textId="7EFB7607" w:rsidR="0044530D" w:rsidRPr="004A5D7A" w:rsidRDefault="0044530D" w:rsidP="0044530D">
      <w:pPr>
        <w:jc w:val="center"/>
        <w:rPr>
          <w:b/>
          <w:bCs/>
          <w:sz w:val="28"/>
          <w:szCs w:val="28"/>
          <w:rPrChange w:id="14" w:author="ACER" w:date="2026-07-04T14:36:00Z">
            <w:rPr>
              <w:b/>
              <w:bCs/>
            </w:rPr>
          </w:rPrChange>
        </w:rPr>
      </w:pPr>
      <w:r w:rsidRPr="004A5D7A">
        <w:rPr>
          <w:b/>
          <w:bCs/>
          <w:sz w:val="28"/>
          <w:szCs w:val="28"/>
          <w:rPrChange w:id="15" w:author="ACER" w:date="2026-07-04T14:36:00Z">
            <w:rPr>
              <w:b/>
              <w:bCs/>
            </w:rPr>
          </w:rPrChange>
        </w:rPr>
        <w:lastRenderedPageBreak/>
        <w:t>LỜI CẢM ƠN</w:t>
      </w:r>
    </w:p>
    <w:p w14:paraId="78C87584" w14:textId="77777777" w:rsidR="001F2CF4" w:rsidRDefault="001F2CF4" w:rsidP="0044530D">
      <w:pPr>
        <w:jc w:val="center"/>
        <w:rPr>
          <w:b/>
          <w:bCs/>
        </w:rPr>
      </w:pPr>
    </w:p>
    <w:p w14:paraId="6ECFDEF9" w14:textId="77777777" w:rsidR="001F2CF4" w:rsidRDefault="001F2CF4" w:rsidP="0044530D">
      <w:pPr>
        <w:jc w:val="center"/>
        <w:rPr>
          <w:b/>
          <w:bCs/>
        </w:rPr>
      </w:pPr>
    </w:p>
    <w:p w14:paraId="5793DB21" w14:textId="5393C825" w:rsidR="0044530D" w:rsidRDefault="0044530D" w:rsidP="00D85A5C">
      <w:r>
        <w:t>Trong suốt quá trình thực hiện đề tài nghiên cứu khoa học "</w:t>
      </w:r>
      <w:ins w:id="16" w:author="Nguyen Quang Binh-Khoa XDCTT" w:date="2026-07-04T05:11:00Z">
        <w:r w:rsidR="00957E1E" w:rsidRPr="00957E1E">
          <w:rPr>
            <w:i/>
            <w:iCs/>
            <w:rPrChange w:id="17" w:author="Nguyen Quang Binh-Khoa XDCTT" w:date="2026-07-04T05:11:00Z">
              <w:rPr>
                <w:lang w:val="en-US"/>
              </w:rPr>
            </w:rPrChange>
          </w:rPr>
          <w:t>P</w:t>
        </w:r>
        <w:r w:rsidR="00957E1E" w:rsidRPr="00957E1E">
          <w:rPr>
            <w:i/>
            <w:iCs/>
            <w:rPrChange w:id="18" w:author="Nguyen Quang Binh-Khoa XDCTT" w:date="2026-07-04T05:11:00Z">
              <w:rPr/>
            </w:rPrChange>
          </w:rPr>
          <w:t>hát triển nền tảng cảnh báo ngập lụt thông minh dựa trên ai và dữ liệu cộng đồng cho thành phố Đà Nẵng</w:t>
        </w:r>
      </w:ins>
      <w:del w:id="19" w:author="Nguyen Quang Binh-Khoa XDCTT" w:date="2026-07-04T05:11:00Z">
        <w:r w:rsidDel="00957E1E">
          <w:delText>Ứng dụng các mô hình học máy, học sâu trong dự báo lưu lượng nước đến hồ chứa và phát triển hệ thống tích hợp giám sát, cảnh báo lũ lụt đa nền tảng cho lưu vực Vu Gia – Thu Bồn</w:delText>
        </w:r>
      </w:del>
      <w:r>
        <w:t>", nhóm nghiên cứu đã nhận được rất nhiều sự giúp đỡ, hướng dẫn và động viên quý báu. Đó là những đóng góp không thể thiếu để đề tài có thể hoàn thành.</w:t>
      </w:r>
    </w:p>
    <w:p w14:paraId="5E4A591A" w14:textId="7E4312D2" w:rsidR="0044530D" w:rsidRDefault="0044530D" w:rsidP="00D85A5C">
      <w:r>
        <w:t xml:space="preserve">Trước hết, nhóm xin bày tỏ lòng biết ơn sâu sắc đến PGS.TS. Võ Ngọc Dương </w:t>
      </w:r>
      <w:r w:rsidR="00D85A5C">
        <w:t>-</w:t>
      </w:r>
      <w:r>
        <w:t>người đã trực tiếp định hướng, tận tình hướng dẫn và đồng hành cùng nhóm trong toàn bộ quá trình nghiên cứu. Nhóm cũng xin chân thành cảm ơn TS. Nguyễn Quang Bình, ThS. Phạm Lý Triều</w:t>
      </w:r>
      <w:r w:rsidR="00D85A5C">
        <w:t xml:space="preserve"> </w:t>
      </w:r>
      <w:r>
        <w:t>đã có những góp ý chuyên môn sâu sắc, kịp thời chỉ dẫn và tạo mọi điều kiện thuận lợi để nhóm triển khai, hoàn thiện đề tài.</w:t>
      </w:r>
    </w:p>
    <w:p w14:paraId="65492BA9" w14:textId="0EBBC295" w:rsidR="0044530D" w:rsidRDefault="0044530D" w:rsidP="00D85A5C">
      <w:r>
        <w:t xml:space="preserve">Nhóm xin trân trọng cảm ơn quý thầy cô Khoa Xây dựng Công trình </w:t>
      </w:r>
      <w:del w:id="20" w:author="Nguyen Quang Binh-Khoa XDCTT" w:date="2026-07-04T05:12:00Z">
        <w:r w:rsidDel="00957E1E">
          <w:delText>Thủy</w:delText>
        </w:r>
      </w:del>
      <w:ins w:id="21" w:author="Nguyen Quang Binh-Khoa XDCTT" w:date="2026-07-04T05:12:00Z">
        <w:r w:rsidR="00957E1E" w:rsidRPr="00957E1E">
          <w:rPr>
            <w:rPrChange w:id="22" w:author="Nguyen Quang Binh-Khoa XDCTT" w:date="2026-07-04T05:13:00Z">
              <w:rPr>
                <w:lang w:val="en-US"/>
              </w:rPr>
            </w:rPrChange>
          </w:rPr>
          <w:t>t</w:t>
        </w:r>
        <w:r w:rsidR="00957E1E">
          <w:t>hủy</w:t>
        </w:r>
      </w:ins>
      <w:r>
        <w:t>, Trường Đại học Bách khoa – Đại học Đà Nẵng đã trang bị cho chúng em nền tảng kiến thức vững chắc, đồng thời tạo môi trường học tập và nghiên cứu thuận lợi trong suốt thời gian qua.</w:t>
      </w:r>
    </w:p>
    <w:p w14:paraId="431CDDD8" w14:textId="77777777" w:rsidR="0044530D" w:rsidRDefault="0044530D" w:rsidP="00D85A5C">
      <w:r>
        <w:t>Nhóm cũng xin gửi lời cảm ơn chân thành đến Hệ thống đo mưa chuyên dùng VNDMS, Cổng thông tin phòng chống thiên tai thành phố Đà Nẵng, Trung tâm Dự báo Khí tượng Thủy văn Quốc gia (NCHMF) cùng các đơn vị quản lý vận hành hồ chứa trên lưu vực Vu Gia – Thu Bồn đã cung cấp nguồn dữ liệu thủy văn, khí tượng quý giá — cơ sở quan trọng cho toàn bộ quá trình xây dựng và kiểm chứng mô hình.</w:t>
      </w:r>
    </w:p>
    <w:p w14:paraId="45776D14" w14:textId="77777777" w:rsidR="0044530D" w:rsidRDefault="0044530D" w:rsidP="00D85A5C">
      <w:r>
        <w:t>Cuối cùng, nhóm xin gửi lời cảm ơn đến gia đình, bạn bè đã luôn ủng hộ, khích lệ và là nguồn động lực để nhóm nỗ lực hoàn thành đề tài này.</w:t>
      </w:r>
    </w:p>
    <w:p w14:paraId="11A0684B" w14:textId="77777777" w:rsidR="0044530D" w:rsidRDefault="0044530D" w:rsidP="00D85A5C">
      <w:r>
        <w:t>Do thời gian và năng lực còn hạn chế, đề tài không tránh khỏi những thiếu sót. Nhóm rất mong nhận được sự góp ý của quý thầy cô và hội đồng để đề tài được hoàn thiện hơn.</w:t>
      </w:r>
    </w:p>
    <w:p w14:paraId="66186FE5" w14:textId="51CDB86C" w:rsidR="0044530D" w:rsidRPr="0044530D" w:rsidRDefault="0044530D" w:rsidP="0044530D">
      <w:r>
        <w:t>Nhóm nghiên cứu xin chân thành cảm ơn!</w:t>
      </w:r>
    </w:p>
    <w:p w14:paraId="5E7302F9" w14:textId="7CA5D6CF" w:rsidR="00235328" w:rsidRDefault="00235328">
      <w:r>
        <w:br w:type="page"/>
      </w:r>
    </w:p>
    <w:sdt>
      <w:sdtPr>
        <w:rPr>
          <w:rFonts w:ascii="Times New Roman" w:eastAsia="Times New Roman" w:hAnsi="Times New Roman" w:cs="Times New Roman"/>
          <w:noProof/>
          <w:color w:val="auto"/>
          <w:sz w:val="26"/>
          <w:szCs w:val="24"/>
          <w:lang w:val="vi-VN"/>
        </w:rPr>
        <w:id w:val="397253802"/>
        <w:docPartObj>
          <w:docPartGallery w:val="Table of Contents"/>
          <w:docPartUnique/>
        </w:docPartObj>
      </w:sdtPr>
      <w:sdtEndPr>
        <w:rPr>
          <w:b/>
          <w:bCs/>
        </w:rPr>
      </w:sdtEndPr>
      <w:sdtContent>
        <w:p w14:paraId="34A022CE" w14:textId="12C53927" w:rsidR="00151A04" w:rsidRPr="00151A04" w:rsidRDefault="00151A04" w:rsidP="00151A04">
          <w:pPr>
            <w:pStyle w:val="TOCHeading"/>
            <w:jc w:val="center"/>
            <w:rPr>
              <w:rFonts w:ascii="Times New Roman" w:hAnsi="Times New Roman" w:cs="Times New Roman"/>
              <w:b/>
              <w:bCs/>
              <w:color w:val="000000" w:themeColor="text1"/>
            </w:rPr>
          </w:pPr>
          <w:r w:rsidRPr="00151A04">
            <w:rPr>
              <w:rFonts w:ascii="Times New Roman" w:hAnsi="Times New Roman" w:cs="Times New Roman"/>
              <w:b/>
              <w:bCs/>
              <w:color w:val="000000" w:themeColor="text1"/>
            </w:rPr>
            <w:t>MỤC LỤC</w:t>
          </w:r>
        </w:p>
        <w:p w14:paraId="6ACAE843" w14:textId="3ADEF348" w:rsidR="00151A04" w:rsidRDefault="00151A04">
          <w:pPr>
            <w:pStyle w:val="TOC1"/>
            <w:rPr>
              <w:rFonts w:asciiTheme="minorHAnsi" w:eastAsiaTheme="minorEastAsia" w:hAnsiTheme="minorHAnsi" w:cstheme="minorBidi"/>
              <w:kern w:val="2"/>
              <w:sz w:val="24"/>
              <w:lang w:val="en-US"/>
              <w14:ligatures w14:val="standardContextual"/>
            </w:rPr>
          </w:pPr>
          <w:r>
            <w:fldChar w:fldCharType="begin"/>
          </w:r>
          <w:r>
            <w:instrText xml:space="preserve"> TOC \o "1-3" \h \z \u </w:instrText>
          </w:r>
          <w:r>
            <w:fldChar w:fldCharType="separate"/>
          </w:r>
          <w:hyperlink w:anchor="_Toc234253123" w:history="1">
            <w:r w:rsidRPr="00765F1C">
              <w:rPr>
                <w:rStyle w:val="Hyperlink"/>
              </w:rPr>
              <w:t>Chương I. MỞ ĐẦU</w:t>
            </w:r>
            <w:r>
              <w:rPr>
                <w:webHidden/>
              </w:rPr>
              <w:tab/>
            </w:r>
            <w:r>
              <w:rPr>
                <w:webHidden/>
              </w:rPr>
              <w:fldChar w:fldCharType="begin"/>
            </w:r>
            <w:r>
              <w:rPr>
                <w:webHidden/>
              </w:rPr>
              <w:instrText xml:space="preserve"> PAGEREF _Toc234253123 \h </w:instrText>
            </w:r>
            <w:r>
              <w:rPr>
                <w:webHidden/>
              </w:rPr>
            </w:r>
            <w:r>
              <w:rPr>
                <w:webHidden/>
              </w:rPr>
              <w:fldChar w:fldCharType="separate"/>
            </w:r>
            <w:r>
              <w:rPr>
                <w:webHidden/>
              </w:rPr>
              <w:t>1</w:t>
            </w:r>
            <w:r>
              <w:rPr>
                <w:webHidden/>
              </w:rPr>
              <w:fldChar w:fldCharType="end"/>
            </w:r>
          </w:hyperlink>
        </w:p>
        <w:p w14:paraId="053D3A32" w14:textId="131339F6"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24" w:history="1">
            <w:r w:rsidRPr="00765F1C">
              <w:rPr>
                <w:rStyle w:val="Hyperlink"/>
              </w:rPr>
              <w:t>I. Sự hình thành đề tài</w:t>
            </w:r>
            <w:r>
              <w:rPr>
                <w:webHidden/>
              </w:rPr>
              <w:tab/>
            </w:r>
            <w:r>
              <w:rPr>
                <w:webHidden/>
              </w:rPr>
              <w:fldChar w:fldCharType="begin"/>
            </w:r>
            <w:r>
              <w:rPr>
                <w:webHidden/>
              </w:rPr>
              <w:instrText xml:space="preserve"> PAGEREF _Toc234253124 \h </w:instrText>
            </w:r>
            <w:r>
              <w:rPr>
                <w:webHidden/>
              </w:rPr>
            </w:r>
            <w:r>
              <w:rPr>
                <w:webHidden/>
              </w:rPr>
              <w:fldChar w:fldCharType="separate"/>
            </w:r>
            <w:r>
              <w:rPr>
                <w:webHidden/>
              </w:rPr>
              <w:t>1</w:t>
            </w:r>
            <w:r>
              <w:rPr>
                <w:webHidden/>
              </w:rPr>
              <w:fldChar w:fldCharType="end"/>
            </w:r>
          </w:hyperlink>
        </w:p>
        <w:p w14:paraId="18EE3A5A" w14:textId="09A7220D"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25" w:history="1">
            <w:r w:rsidRPr="00765F1C">
              <w:rPr>
                <w:rStyle w:val="Hyperlink"/>
              </w:rPr>
              <w:t>II. Mục tiêu của đề tài</w:t>
            </w:r>
            <w:r>
              <w:rPr>
                <w:webHidden/>
              </w:rPr>
              <w:tab/>
            </w:r>
            <w:r>
              <w:rPr>
                <w:webHidden/>
              </w:rPr>
              <w:fldChar w:fldCharType="begin"/>
            </w:r>
            <w:r>
              <w:rPr>
                <w:webHidden/>
              </w:rPr>
              <w:instrText xml:space="preserve"> PAGEREF _Toc234253125 \h </w:instrText>
            </w:r>
            <w:r>
              <w:rPr>
                <w:webHidden/>
              </w:rPr>
            </w:r>
            <w:r>
              <w:rPr>
                <w:webHidden/>
              </w:rPr>
              <w:fldChar w:fldCharType="separate"/>
            </w:r>
            <w:r>
              <w:rPr>
                <w:webHidden/>
              </w:rPr>
              <w:t>2</w:t>
            </w:r>
            <w:r>
              <w:rPr>
                <w:webHidden/>
              </w:rPr>
              <w:fldChar w:fldCharType="end"/>
            </w:r>
          </w:hyperlink>
        </w:p>
        <w:p w14:paraId="06414C4A" w14:textId="70E02766"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26" w:history="1">
            <w:r w:rsidRPr="00765F1C">
              <w:rPr>
                <w:rStyle w:val="Hyperlink"/>
              </w:rPr>
              <w:t>III. Nội dung nghiên cứu</w:t>
            </w:r>
            <w:r>
              <w:rPr>
                <w:webHidden/>
              </w:rPr>
              <w:tab/>
            </w:r>
            <w:r>
              <w:rPr>
                <w:webHidden/>
              </w:rPr>
              <w:fldChar w:fldCharType="begin"/>
            </w:r>
            <w:r>
              <w:rPr>
                <w:webHidden/>
              </w:rPr>
              <w:instrText xml:space="preserve"> PAGEREF _Toc234253126 \h </w:instrText>
            </w:r>
            <w:r>
              <w:rPr>
                <w:webHidden/>
              </w:rPr>
            </w:r>
            <w:r>
              <w:rPr>
                <w:webHidden/>
              </w:rPr>
              <w:fldChar w:fldCharType="separate"/>
            </w:r>
            <w:r>
              <w:rPr>
                <w:webHidden/>
              </w:rPr>
              <w:t>2</w:t>
            </w:r>
            <w:r>
              <w:rPr>
                <w:webHidden/>
              </w:rPr>
              <w:fldChar w:fldCharType="end"/>
            </w:r>
          </w:hyperlink>
        </w:p>
        <w:p w14:paraId="12187233" w14:textId="58D54993"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27" w:history="1">
            <w:r w:rsidRPr="00765F1C">
              <w:rPr>
                <w:rStyle w:val="Hyperlink"/>
              </w:rPr>
              <w:t>IV. Ý nghĩa khoa học</w:t>
            </w:r>
            <w:r>
              <w:rPr>
                <w:webHidden/>
              </w:rPr>
              <w:tab/>
            </w:r>
            <w:r>
              <w:rPr>
                <w:webHidden/>
              </w:rPr>
              <w:fldChar w:fldCharType="begin"/>
            </w:r>
            <w:r>
              <w:rPr>
                <w:webHidden/>
              </w:rPr>
              <w:instrText xml:space="preserve"> PAGEREF _Toc234253127 \h </w:instrText>
            </w:r>
            <w:r>
              <w:rPr>
                <w:webHidden/>
              </w:rPr>
            </w:r>
            <w:r>
              <w:rPr>
                <w:webHidden/>
              </w:rPr>
              <w:fldChar w:fldCharType="separate"/>
            </w:r>
            <w:r>
              <w:rPr>
                <w:webHidden/>
              </w:rPr>
              <w:t>3</w:t>
            </w:r>
            <w:r>
              <w:rPr>
                <w:webHidden/>
              </w:rPr>
              <w:fldChar w:fldCharType="end"/>
            </w:r>
          </w:hyperlink>
        </w:p>
        <w:p w14:paraId="4EE1D4A9" w14:textId="51078FC1"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28" w:history="1">
            <w:r w:rsidRPr="00765F1C">
              <w:rPr>
                <w:rStyle w:val="Hyperlink"/>
              </w:rPr>
              <w:t>V. Ý nghĩa thực tiễn</w:t>
            </w:r>
            <w:r>
              <w:rPr>
                <w:webHidden/>
              </w:rPr>
              <w:tab/>
            </w:r>
            <w:r>
              <w:rPr>
                <w:webHidden/>
              </w:rPr>
              <w:fldChar w:fldCharType="begin"/>
            </w:r>
            <w:r>
              <w:rPr>
                <w:webHidden/>
              </w:rPr>
              <w:instrText xml:space="preserve"> PAGEREF _Toc234253128 \h </w:instrText>
            </w:r>
            <w:r>
              <w:rPr>
                <w:webHidden/>
              </w:rPr>
            </w:r>
            <w:r>
              <w:rPr>
                <w:webHidden/>
              </w:rPr>
              <w:fldChar w:fldCharType="separate"/>
            </w:r>
            <w:r>
              <w:rPr>
                <w:webHidden/>
              </w:rPr>
              <w:t>3</w:t>
            </w:r>
            <w:r>
              <w:rPr>
                <w:webHidden/>
              </w:rPr>
              <w:fldChar w:fldCharType="end"/>
            </w:r>
          </w:hyperlink>
        </w:p>
        <w:p w14:paraId="48A831D5" w14:textId="149C3218" w:rsidR="00151A04" w:rsidRDefault="00151A04">
          <w:pPr>
            <w:pStyle w:val="TOC1"/>
            <w:rPr>
              <w:rFonts w:asciiTheme="minorHAnsi" w:eastAsiaTheme="minorEastAsia" w:hAnsiTheme="minorHAnsi" w:cstheme="minorBidi"/>
              <w:kern w:val="2"/>
              <w:sz w:val="24"/>
              <w:lang w:val="en-US"/>
              <w14:ligatures w14:val="standardContextual"/>
            </w:rPr>
          </w:pPr>
          <w:hyperlink w:anchor="_Toc234253129" w:history="1">
            <w:r w:rsidRPr="00765F1C">
              <w:rPr>
                <w:rStyle w:val="Hyperlink"/>
              </w:rPr>
              <w:t>Chương II. TỔNG QUAN TÌNH HÌNH NGHIÊN CỨU VÀ LUẬN GIẢI HƯỚNG TIẾP CẬN</w:t>
            </w:r>
            <w:r>
              <w:rPr>
                <w:webHidden/>
              </w:rPr>
              <w:tab/>
            </w:r>
            <w:r>
              <w:rPr>
                <w:webHidden/>
              </w:rPr>
              <w:fldChar w:fldCharType="begin"/>
            </w:r>
            <w:r>
              <w:rPr>
                <w:webHidden/>
              </w:rPr>
              <w:instrText xml:space="preserve"> PAGEREF _Toc234253129 \h </w:instrText>
            </w:r>
            <w:r>
              <w:rPr>
                <w:webHidden/>
              </w:rPr>
            </w:r>
            <w:r>
              <w:rPr>
                <w:webHidden/>
              </w:rPr>
              <w:fldChar w:fldCharType="separate"/>
            </w:r>
            <w:r>
              <w:rPr>
                <w:webHidden/>
              </w:rPr>
              <w:t>4</w:t>
            </w:r>
            <w:r>
              <w:rPr>
                <w:webHidden/>
              </w:rPr>
              <w:fldChar w:fldCharType="end"/>
            </w:r>
          </w:hyperlink>
        </w:p>
        <w:p w14:paraId="778C9B6E" w14:textId="2C2AE76D"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30" w:history="1">
            <w:r w:rsidRPr="00765F1C">
              <w:rPr>
                <w:rStyle w:val="Hyperlink"/>
              </w:rPr>
              <w:t>I. Tổng quan các nền tảng cảnh báo ngập lụt hiện có</w:t>
            </w:r>
            <w:r>
              <w:rPr>
                <w:webHidden/>
              </w:rPr>
              <w:tab/>
            </w:r>
            <w:r>
              <w:rPr>
                <w:webHidden/>
              </w:rPr>
              <w:fldChar w:fldCharType="begin"/>
            </w:r>
            <w:r>
              <w:rPr>
                <w:webHidden/>
              </w:rPr>
              <w:instrText xml:space="preserve"> PAGEREF _Toc234253130 \h </w:instrText>
            </w:r>
            <w:r>
              <w:rPr>
                <w:webHidden/>
              </w:rPr>
            </w:r>
            <w:r>
              <w:rPr>
                <w:webHidden/>
              </w:rPr>
              <w:fldChar w:fldCharType="separate"/>
            </w:r>
            <w:r>
              <w:rPr>
                <w:webHidden/>
              </w:rPr>
              <w:t>4</w:t>
            </w:r>
            <w:r>
              <w:rPr>
                <w:webHidden/>
              </w:rPr>
              <w:fldChar w:fldCharType="end"/>
            </w:r>
          </w:hyperlink>
        </w:p>
        <w:p w14:paraId="6833D01B" w14:textId="7D67A6CB"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31" w:history="1">
            <w:r w:rsidRPr="00765F1C">
              <w:rPr>
                <w:rStyle w:val="Hyperlink"/>
              </w:rPr>
              <w:t>II. Vấn đề kế thừa và trọng tâm giải quyết của đề tài</w:t>
            </w:r>
            <w:r>
              <w:rPr>
                <w:webHidden/>
              </w:rPr>
              <w:tab/>
            </w:r>
            <w:r>
              <w:rPr>
                <w:webHidden/>
              </w:rPr>
              <w:fldChar w:fldCharType="begin"/>
            </w:r>
            <w:r>
              <w:rPr>
                <w:webHidden/>
              </w:rPr>
              <w:instrText xml:space="preserve"> PAGEREF _Toc234253131 \h </w:instrText>
            </w:r>
            <w:r>
              <w:rPr>
                <w:webHidden/>
              </w:rPr>
            </w:r>
            <w:r>
              <w:rPr>
                <w:webHidden/>
              </w:rPr>
              <w:fldChar w:fldCharType="separate"/>
            </w:r>
            <w:r>
              <w:rPr>
                <w:webHidden/>
              </w:rPr>
              <w:t>4</w:t>
            </w:r>
            <w:r>
              <w:rPr>
                <w:webHidden/>
              </w:rPr>
              <w:fldChar w:fldCharType="end"/>
            </w:r>
          </w:hyperlink>
        </w:p>
        <w:p w14:paraId="26C39379" w14:textId="43E7B882" w:rsidR="00151A04" w:rsidRDefault="00151A04">
          <w:pPr>
            <w:pStyle w:val="TOC1"/>
            <w:rPr>
              <w:rFonts w:asciiTheme="minorHAnsi" w:eastAsiaTheme="minorEastAsia" w:hAnsiTheme="minorHAnsi" w:cstheme="minorBidi"/>
              <w:kern w:val="2"/>
              <w:sz w:val="24"/>
              <w:lang w:val="en-US"/>
              <w14:ligatures w14:val="standardContextual"/>
            </w:rPr>
          </w:pPr>
          <w:hyperlink w:anchor="_Toc234253132" w:history="1">
            <w:r w:rsidRPr="00765F1C">
              <w:rPr>
                <w:rStyle w:val="Hyperlink"/>
              </w:rPr>
              <w:t>Chương III. PHƯƠNG PHÁP TIẾP CẬN VÀ KIẾN TRÚC HỆ THỐNG</w:t>
            </w:r>
            <w:r>
              <w:rPr>
                <w:webHidden/>
              </w:rPr>
              <w:tab/>
            </w:r>
            <w:r>
              <w:rPr>
                <w:webHidden/>
              </w:rPr>
              <w:fldChar w:fldCharType="begin"/>
            </w:r>
            <w:r>
              <w:rPr>
                <w:webHidden/>
              </w:rPr>
              <w:instrText xml:space="preserve"> PAGEREF _Toc234253132 \h </w:instrText>
            </w:r>
            <w:r>
              <w:rPr>
                <w:webHidden/>
              </w:rPr>
            </w:r>
            <w:r>
              <w:rPr>
                <w:webHidden/>
              </w:rPr>
              <w:fldChar w:fldCharType="separate"/>
            </w:r>
            <w:r>
              <w:rPr>
                <w:webHidden/>
              </w:rPr>
              <w:t>6</w:t>
            </w:r>
            <w:r>
              <w:rPr>
                <w:webHidden/>
              </w:rPr>
              <w:fldChar w:fldCharType="end"/>
            </w:r>
          </w:hyperlink>
        </w:p>
        <w:p w14:paraId="37FD3F81" w14:textId="6C64EBAB"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33" w:history="1">
            <w:r w:rsidRPr="00765F1C">
              <w:rPr>
                <w:rStyle w:val="Hyperlink"/>
              </w:rPr>
              <w:t>I. Cách tiếp cận</w:t>
            </w:r>
            <w:r>
              <w:rPr>
                <w:webHidden/>
              </w:rPr>
              <w:tab/>
            </w:r>
            <w:r>
              <w:rPr>
                <w:webHidden/>
              </w:rPr>
              <w:fldChar w:fldCharType="begin"/>
            </w:r>
            <w:r>
              <w:rPr>
                <w:webHidden/>
              </w:rPr>
              <w:instrText xml:space="preserve"> PAGEREF _Toc234253133 \h </w:instrText>
            </w:r>
            <w:r>
              <w:rPr>
                <w:webHidden/>
              </w:rPr>
            </w:r>
            <w:r>
              <w:rPr>
                <w:webHidden/>
              </w:rPr>
              <w:fldChar w:fldCharType="separate"/>
            </w:r>
            <w:r>
              <w:rPr>
                <w:webHidden/>
              </w:rPr>
              <w:t>6</w:t>
            </w:r>
            <w:r>
              <w:rPr>
                <w:webHidden/>
              </w:rPr>
              <w:fldChar w:fldCharType="end"/>
            </w:r>
          </w:hyperlink>
        </w:p>
        <w:p w14:paraId="097A1AB3" w14:textId="217DF44A"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34" w:history="1">
            <w:r w:rsidRPr="00765F1C">
              <w:rPr>
                <w:rStyle w:val="Hyperlink"/>
              </w:rPr>
              <w:t>II. Kiến trúc tổng thể của hệ thống</w:t>
            </w:r>
            <w:r>
              <w:rPr>
                <w:webHidden/>
              </w:rPr>
              <w:tab/>
            </w:r>
            <w:r>
              <w:rPr>
                <w:webHidden/>
              </w:rPr>
              <w:fldChar w:fldCharType="begin"/>
            </w:r>
            <w:r>
              <w:rPr>
                <w:webHidden/>
              </w:rPr>
              <w:instrText xml:space="preserve"> PAGEREF _Toc234253134 \h </w:instrText>
            </w:r>
            <w:r>
              <w:rPr>
                <w:webHidden/>
              </w:rPr>
            </w:r>
            <w:r>
              <w:rPr>
                <w:webHidden/>
              </w:rPr>
              <w:fldChar w:fldCharType="separate"/>
            </w:r>
            <w:r>
              <w:rPr>
                <w:webHidden/>
              </w:rPr>
              <w:t>6</w:t>
            </w:r>
            <w:r>
              <w:rPr>
                <w:webHidden/>
              </w:rPr>
              <w:fldChar w:fldCharType="end"/>
            </w:r>
          </w:hyperlink>
        </w:p>
        <w:p w14:paraId="2C5EE88B" w14:textId="5224F5AD"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0" w:history="1">
            <w:r w:rsidRPr="00765F1C">
              <w:rPr>
                <w:rStyle w:val="Hyperlink"/>
              </w:rPr>
              <w:t>III. Nguồn dữ liệu và cơ chế tích hợp</w:t>
            </w:r>
            <w:r>
              <w:rPr>
                <w:webHidden/>
              </w:rPr>
              <w:tab/>
            </w:r>
            <w:r>
              <w:rPr>
                <w:webHidden/>
              </w:rPr>
              <w:fldChar w:fldCharType="begin"/>
            </w:r>
            <w:r>
              <w:rPr>
                <w:webHidden/>
              </w:rPr>
              <w:instrText xml:space="preserve"> PAGEREF _Toc234253170 \h </w:instrText>
            </w:r>
            <w:r>
              <w:rPr>
                <w:webHidden/>
              </w:rPr>
            </w:r>
            <w:r>
              <w:rPr>
                <w:webHidden/>
              </w:rPr>
              <w:fldChar w:fldCharType="separate"/>
            </w:r>
            <w:r>
              <w:rPr>
                <w:webHidden/>
              </w:rPr>
              <w:t>7</w:t>
            </w:r>
            <w:r>
              <w:rPr>
                <w:webHidden/>
              </w:rPr>
              <w:fldChar w:fldCharType="end"/>
            </w:r>
          </w:hyperlink>
        </w:p>
        <w:p w14:paraId="500BFA15" w14:textId="4DC86E20"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1" w:history="1">
            <w:r w:rsidRPr="00765F1C">
              <w:rPr>
                <w:rStyle w:val="Hyperlink"/>
              </w:rPr>
              <w:t>IV. Backend, cơ sở dữ liệu và tự động hóa</w:t>
            </w:r>
            <w:r>
              <w:rPr>
                <w:webHidden/>
              </w:rPr>
              <w:tab/>
            </w:r>
            <w:r>
              <w:rPr>
                <w:webHidden/>
              </w:rPr>
              <w:fldChar w:fldCharType="begin"/>
            </w:r>
            <w:r>
              <w:rPr>
                <w:webHidden/>
              </w:rPr>
              <w:instrText xml:space="preserve"> PAGEREF _Toc234253171 \h </w:instrText>
            </w:r>
            <w:r>
              <w:rPr>
                <w:webHidden/>
              </w:rPr>
            </w:r>
            <w:r>
              <w:rPr>
                <w:webHidden/>
              </w:rPr>
              <w:fldChar w:fldCharType="separate"/>
            </w:r>
            <w:r>
              <w:rPr>
                <w:webHidden/>
              </w:rPr>
              <w:t>8</w:t>
            </w:r>
            <w:r>
              <w:rPr>
                <w:webHidden/>
              </w:rPr>
              <w:fldChar w:fldCharType="end"/>
            </w:r>
          </w:hyperlink>
        </w:p>
        <w:p w14:paraId="7685CC72" w14:textId="2C60787E"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2" w:history="1">
            <w:r w:rsidRPr="00765F1C">
              <w:rPr>
                <w:rStyle w:val="Hyperlink"/>
              </w:rPr>
              <w:t>V. Bộ máy dự báo AI tích hợp (tổng quan)</w:t>
            </w:r>
            <w:r>
              <w:rPr>
                <w:webHidden/>
              </w:rPr>
              <w:tab/>
            </w:r>
            <w:r>
              <w:rPr>
                <w:webHidden/>
              </w:rPr>
              <w:fldChar w:fldCharType="begin"/>
            </w:r>
            <w:r>
              <w:rPr>
                <w:webHidden/>
              </w:rPr>
              <w:instrText xml:space="preserve"> PAGEREF _Toc234253172 \h </w:instrText>
            </w:r>
            <w:r>
              <w:rPr>
                <w:webHidden/>
              </w:rPr>
            </w:r>
            <w:r>
              <w:rPr>
                <w:webHidden/>
              </w:rPr>
              <w:fldChar w:fldCharType="separate"/>
            </w:r>
            <w:r>
              <w:rPr>
                <w:webHidden/>
              </w:rPr>
              <w:t>9</w:t>
            </w:r>
            <w:r>
              <w:rPr>
                <w:webHidden/>
              </w:rPr>
              <w:fldChar w:fldCharType="end"/>
            </w:r>
          </w:hyperlink>
        </w:p>
        <w:p w14:paraId="060122EF" w14:textId="3ECCF8DF"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3" w:history="1">
            <w:r w:rsidRPr="00765F1C">
              <w:rPr>
                <w:rStyle w:val="Hyperlink"/>
              </w:rPr>
              <w:t>VI. Chỉ số đánh giá hiệu năng</w:t>
            </w:r>
            <w:r>
              <w:rPr>
                <w:webHidden/>
              </w:rPr>
              <w:tab/>
            </w:r>
            <w:r>
              <w:rPr>
                <w:webHidden/>
              </w:rPr>
              <w:fldChar w:fldCharType="begin"/>
            </w:r>
            <w:r>
              <w:rPr>
                <w:webHidden/>
              </w:rPr>
              <w:instrText xml:space="preserve"> PAGEREF _Toc234253173 \h </w:instrText>
            </w:r>
            <w:r>
              <w:rPr>
                <w:webHidden/>
              </w:rPr>
            </w:r>
            <w:r>
              <w:rPr>
                <w:webHidden/>
              </w:rPr>
              <w:fldChar w:fldCharType="separate"/>
            </w:r>
            <w:r>
              <w:rPr>
                <w:webHidden/>
              </w:rPr>
              <w:t>9</w:t>
            </w:r>
            <w:r>
              <w:rPr>
                <w:webHidden/>
              </w:rPr>
              <w:fldChar w:fldCharType="end"/>
            </w:r>
          </w:hyperlink>
        </w:p>
        <w:p w14:paraId="74A5E57D" w14:textId="000D0C0C" w:rsidR="00151A04" w:rsidRDefault="00151A04">
          <w:pPr>
            <w:pStyle w:val="TOC1"/>
            <w:rPr>
              <w:rFonts w:asciiTheme="minorHAnsi" w:eastAsiaTheme="minorEastAsia" w:hAnsiTheme="minorHAnsi" w:cstheme="minorBidi"/>
              <w:kern w:val="2"/>
              <w:sz w:val="24"/>
              <w:lang w:val="en-US"/>
              <w14:ligatures w14:val="standardContextual"/>
            </w:rPr>
          </w:pPr>
          <w:hyperlink w:anchor="_Toc234253174" w:history="1">
            <w:r w:rsidRPr="00765F1C">
              <w:rPr>
                <w:rStyle w:val="Hyperlink"/>
              </w:rPr>
              <w:t>Chương IV. ĐỐI TƯỢNG, PHẠM VI NGHIÊN CỨU VÀ ĐỐI TƯỢNG KHẢO SÁT</w:t>
            </w:r>
            <w:r>
              <w:rPr>
                <w:webHidden/>
              </w:rPr>
              <w:tab/>
            </w:r>
            <w:r>
              <w:rPr>
                <w:webHidden/>
              </w:rPr>
              <w:fldChar w:fldCharType="begin"/>
            </w:r>
            <w:r>
              <w:rPr>
                <w:webHidden/>
              </w:rPr>
              <w:instrText xml:space="preserve"> PAGEREF _Toc234253174 \h </w:instrText>
            </w:r>
            <w:r>
              <w:rPr>
                <w:webHidden/>
              </w:rPr>
            </w:r>
            <w:r>
              <w:rPr>
                <w:webHidden/>
              </w:rPr>
              <w:fldChar w:fldCharType="separate"/>
            </w:r>
            <w:r>
              <w:rPr>
                <w:webHidden/>
              </w:rPr>
              <w:t>10</w:t>
            </w:r>
            <w:r>
              <w:rPr>
                <w:webHidden/>
              </w:rPr>
              <w:fldChar w:fldCharType="end"/>
            </w:r>
          </w:hyperlink>
        </w:p>
        <w:p w14:paraId="1B61F53B" w14:textId="379624B5"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5" w:history="1">
            <w:r w:rsidRPr="00765F1C">
              <w:rPr>
                <w:rStyle w:val="Hyperlink"/>
              </w:rPr>
              <w:t>I. Đối tượng nghiên cứu</w:t>
            </w:r>
            <w:r>
              <w:rPr>
                <w:webHidden/>
              </w:rPr>
              <w:tab/>
            </w:r>
            <w:r>
              <w:rPr>
                <w:webHidden/>
              </w:rPr>
              <w:fldChar w:fldCharType="begin"/>
            </w:r>
            <w:r>
              <w:rPr>
                <w:webHidden/>
              </w:rPr>
              <w:instrText xml:space="preserve"> PAGEREF _Toc234253175 \h </w:instrText>
            </w:r>
            <w:r>
              <w:rPr>
                <w:webHidden/>
              </w:rPr>
            </w:r>
            <w:r>
              <w:rPr>
                <w:webHidden/>
              </w:rPr>
              <w:fldChar w:fldCharType="separate"/>
            </w:r>
            <w:r>
              <w:rPr>
                <w:webHidden/>
              </w:rPr>
              <w:t>10</w:t>
            </w:r>
            <w:r>
              <w:rPr>
                <w:webHidden/>
              </w:rPr>
              <w:fldChar w:fldCharType="end"/>
            </w:r>
          </w:hyperlink>
        </w:p>
        <w:p w14:paraId="1809A5FD" w14:textId="40D6CCAF"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6" w:history="1">
            <w:r w:rsidRPr="00765F1C">
              <w:rPr>
                <w:rStyle w:val="Hyperlink"/>
              </w:rPr>
              <w:t>II. Phạm vi nghiên cứu</w:t>
            </w:r>
            <w:r>
              <w:rPr>
                <w:webHidden/>
              </w:rPr>
              <w:tab/>
            </w:r>
            <w:r>
              <w:rPr>
                <w:webHidden/>
              </w:rPr>
              <w:fldChar w:fldCharType="begin"/>
            </w:r>
            <w:r>
              <w:rPr>
                <w:webHidden/>
              </w:rPr>
              <w:instrText xml:space="preserve"> PAGEREF _Toc234253176 \h </w:instrText>
            </w:r>
            <w:r>
              <w:rPr>
                <w:webHidden/>
              </w:rPr>
            </w:r>
            <w:r>
              <w:rPr>
                <w:webHidden/>
              </w:rPr>
              <w:fldChar w:fldCharType="separate"/>
            </w:r>
            <w:r>
              <w:rPr>
                <w:webHidden/>
              </w:rPr>
              <w:t>10</w:t>
            </w:r>
            <w:r>
              <w:rPr>
                <w:webHidden/>
              </w:rPr>
              <w:fldChar w:fldCharType="end"/>
            </w:r>
          </w:hyperlink>
        </w:p>
        <w:p w14:paraId="45318E50" w14:textId="77FDD4AF"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7" w:history="1">
            <w:r w:rsidRPr="00765F1C">
              <w:rPr>
                <w:rStyle w:val="Hyperlink"/>
              </w:rPr>
              <w:t>III. Đối tượng khảo sát</w:t>
            </w:r>
            <w:r>
              <w:rPr>
                <w:webHidden/>
              </w:rPr>
              <w:tab/>
            </w:r>
            <w:r>
              <w:rPr>
                <w:webHidden/>
              </w:rPr>
              <w:fldChar w:fldCharType="begin"/>
            </w:r>
            <w:r>
              <w:rPr>
                <w:webHidden/>
              </w:rPr>
              <w:instrText xml:space="preserve"> PAGEREF _Toc234253177 \h </w:instrText>
            </w:r>
            <w:r>
              <w:rPr>
                <w:webHidden/>
              </w:rPr>
            </w:r>
            <w:r>
              <w:rPr>
                <w:webHidden/>
              </w:rPr>
              <w:fldChar w:fldCharType="separate"/>
            </w:r>
            <w:r>
              <w:rPr>
                <w:webHidden/>
              </w:rPr>
              <w:t>10</w:t>
            </w:r>
            <w:r>
              <w:rPr>
                <w:webHidden/>
              </w:rPr>
              <w:fldChar w:fldCharType="end"/>
            </w:r>
          </w:hyperlink>
        </w:p>
        <w:p w14:paraId="192D5DC5" w14:textId="108AC5AB" w:rsidR="00151A04" w:rsidRDefault="00151A04">
          <w:pPr>
            <w:pStyle w:val="TOC1"/>
            <w:rPr>
              <w:rFonts w:asciiTheme="minorHAnsi" w:eastAsiaTheme="minorEastAsia" w:hAnsiTheme="minorHAnsi" w:cstheme="minorBidi"/>
              <w:kern w:val="2"/>
              <w:sz w:val="24"/>
              <w:lang w:val="en-US"/>
              <w14:ligatures w14:val="standardContextual"/>
            </w:rPr>
          </w:pPr>
          <w:hyperlink w:anchor="_Toc234253178" w:history="1">
            <w:r w:rsidRPr="00765F1C">
              <w:rPr>
                <w:rStyle w:val="Hyperlink"/>
              </w:rPr>
              <w:t>Chương V. KẾT QUẢ PHÁT TRIỂN VÀ TRIỂN KHAI HỆ THỐNG</w:t>
            </w:r>
            <w:r>
              <w:rPr>
                <w:webHidden/>
              </w:rPr>
              <w:tab/>
            </w:r>
            <w:r>
              <w:rPr>
                <w:webHidden/>
              </w:rPr>
              <w:fldChar w:fldCharType="begin"/>
            </w:r>
            <w:r>
              <w:rPr>
                <w:webHidden/>
              </w:rPr>
              <w:instrText xml:space="preserve"> PAGEREF _Toc234253178 \h </w:instrText>
            </w:r>
            <w:r>
              <w:rPr>
                <w:webHidden/>
              </w:rPr>
            </w:r>
            <w:r>
              <w:rPr>
                <w:webHidden/>
              </w:rPr>
              <w:fldChar w:fldCharType="separate"/>
            </w:r>
            <w:r>
              <w:rPr>
                <w:webHidden/>
              </w:rPr>
              <w:t>11</w:t>
            </w:r>
            <w:r>
              <w:rPr>
                <w:webHidden/>
              </w:rPr>
              <w:fldChar w:fldCharType="end"/>
            </w:r>
          </w:hyperlink>
        </w:p>
        <w:p w14:paraId="7C7305B6" w14:textId="16B011C3"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179" w:history="1">
            <w:r w:rsidRPr="00765F1C">
              <w:rPr>
                <w:rStyle w:val="Hyperlink"/>
              </w:rPr>
              <w:t>I. Tổng quan sản phẩm và t</w:t>
            </w:r>
            <w:r w:rsidRPr="00765F1C">
              <w:rPr>
                <w:rStyle w:val="Hyperlink"/>
              </w:rPr>
              <w:t>í</w:t>
            </w:r>
            <w:r w:rsidRPr="00765F1C">
              <w:rPr>
                <w:rStyle w:val="Hyperlink"/>
              </w:rPr>
              <w:t>nh cấp thiết</w:t>
            </w:r>
            <w:r>
              <w:rPr>
                <w:webHidden/>
              </w:rPr>
              <w:tab/>
            </w:r>
            <w:r>
              <w:rPr>
                <w:webHidden/>
              </w:rPr>
              <w:fldChar w:fldCharType="begin"/>
            </w:r>
            <w:r>
              <w:rPr>
                <w:webHidden/>
              </w:rPr>
              <w:instrText xml:space="preserve"> PAGEREF _Toc234253179 \h </w:instrText>
            </w:r>
            <w:r>
              <w:rPr>
                <w:webHidden/>
              </w:rPr>
            </w:r>
            <w:r>
              <w:rPr>
                <w:webHidden/>
              </w:rPr>
              <w:fldChar w:fldCharType="separate"/>
            </w:r>
            <w:r>
              <w:rPr>
                <w:webHidden/>
              </w:rPr>
              <w:t>11</w:t>
            </w:r>
            <w:r>
              <w:rPr>
                <w:webHidden/>
              </w:rPr>
              <w:fldChar w:fldCharType="end"/>
            </w:r>
          </w:hyperlink>
        </w:p>
        <w:p w14:paraId="63AF0B54" w14:textId="2F1A5F1B"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27" w:history="1">
            <w:r w:rsidRPr="00765F1C">
              <w:rPr>
                <w:rStyle w:val="Hyperlink"/>
              </w:rPr>
              <w:t>II. Ứng dụng Web (React.js) — nền tảng giám sát và điều hành cho cơ quan nhà nước</w:t>
            </w:r>
            <w:r>
              <w:rPr>
                <w:webHidden/>
              </w:rPr>
              <w:tab/>
            </w:r>
            <w:r>
              <w:rPr>
                <w:webHidden/>
              </w:rPr>
              <w:fldChar w:fldCharType="begin"/>
            </w:r>
            <w:r>
              <w:rPr>
                <w:webHidden/>
              </w:rPr>
              <w:instrText xml:space="preserve"> PAGEREF _Toc234253227 \h </w:instrText>
            </w:r>
            <w:r>
              <w:rPr>
                <w:webHidden/>
              </w:rPr>
            </w:r>
            <w:r>
              <w:rPr>
                <w:webHidden/>
              </w:rPr>
              <w:fldChar w:fldCharType="separate"/>
            </w:r>
            <w:r>
              <w:rPr>
                <w:webHidden/>
              </w:rPr>
              <w:t>11</w:t>
            </w:r>
            <w:r>
              <w:rPr>
                <w:webHidden/>
              </w:rPr>
              <w:fldChar w:fldCharType="end"/>
            </w:r>
          </w:hyperlink>
        </w:p>
        <w:p w14:paraId="4D528B3A" w14:textId="464F834A"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28" w:history="1">
            <w:r w:rsidRPr="00765F1C">
              <w:rPr>
                <w:rStyle w:val="Hyperlink"/>
              </w:rPr>
              <w:t>5.2.1 Mục tiêu và đối tượng người dùng</w:t>
            </w:r>
            <w:r>
              <w:rPr>
                <w:webHidden/>
              </w:rPr>
              <w:tab/>
            </w:r>
            <w:r>
              <w:rPr>
                <w:webHidden/>
              </w:rPr>
              <w:fldChar w:fldCharType="begin"/>
            </w:r>
            <w:r>
              <w:rPr>
                <w:webHidden/>
              </w:rPr>
              <w:instrText xml:space="preserve"> PAGEREF _Toc234253228 \h </w:instrText>
            </w:r>
            <w:r>
              <w:rPr>
                <w:webHidden/>
              </w:rPr>
            </w:r>
            <w:r>
              <w:rPr>
                <w:webHidden/>
              </w:rPr>
              <w:fldChar w:fldCharType="separate"/>
            </w:r>
            <w:r>
              <w:rPr>
                <w:webHidden/>
              </w:rPr>
              <w:t>11</w:t>
            </w:r>
            <w:r>
              <w:rPr>
                <w:webHidden/>
              </w:rPr>
              <w:fldChar w:fldCharType="end"/>
            </w:r>
          </w:hyperlink>
        </w:p>
        <w:p w14:paraId="72B4179E" w14:textId="2407683F"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29" w:history="1">
            <w:r w:rsidRPr="00765F1C">
              <w:rPr>
                <w:rStyle w:val="Hyperlink"/>
              </w:rPr>
              <w:t>5.2.2 Bản đồ giám sát thời gian thực</w:t>
            </w:r>
            <w:r>
              <w:rPr>
                <w:webHidden/>
              </w:rPr>
              <w:tab/>
            </w:r>
            <w:r>
              <w:rPr>
                <w:webHidden/>
              </w:rPr>
              <w:fldChar w:fldCharType="begin"/>
            </w:r>
            <w:r>
              <w:rPr>
                <w:webHidden/>
              </w:rPr>
              <w:instrText xml:space="preserve"> PAGEREF _Toc234253229 \h </w:instrText>
            </w:r>
            <w:r>
              <w:rPr>
                <w:webHidden/>
              </w:rPr>
            </w:r>
            <w:r>
              <w:rPr>
                <w:webHidden/>
              </w:rPr>
              <w:fldChar w:fldCharType="separate"/>
            </w:r>
            <w:r>
              <w:rPr>
                <w:webHidden/>
              </w:rPr>
              <w:t>12</w:t>
            </w:r>
            <w:r>
              <w:rPr>
                <w:webHidden/>
              </w:rPr>
              <w:fldChar w:fldCharType="end"/>
            </w:r>
          </w:hyperlink>
        </w:p>
        <w:p w14:paraId="01FB09A7" w14:textId="167AED6C"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30" w:history="1">
            <w:r w:rsidRPr="00765F1C">
              <w:rPr>
                <w:rStyle w:val="Hyperlink"/>
              </w:rPr>
              <w:t>5.2.3 Hệ thống cảnh báo và Dashboard quản trị</w:t>
            </w:r>
            <w:r>
              <w:rPr>
                <w:webHidden/>
              </w:rPr>
              <w:tab/>
            </w:r>
            <w:r>
              <w:rPr>
                <w:webHidden/>
              </w:rPr>
              <w:fldChar w:fldCharType="begin"/>
            </w:r>
            <w:r>
              <w:rPr>
                <w:webHidden/>
              </w:rPr>
              <w:instrText xml:space="preserve"> PAGEREF _Toc234253230 \h </w:instrText>
            </w:r>
            <w:r>
              <w:rPr>
                <w:webHidden/>
              </w:rPr>
            </w:r>
            <w:r>
              <w:rPr>
                <w:webHidden/>
              </w:rPr>
              <w:fldChar w:fldCharType="separate"/>
            </w:r>
            <w:r>
              <w:rPr>
                <w:webHidden/>
              </w:rPr>
              <w:t>14</w:t>
            </w:r>
            <w:r>
              <w:rPr>
                <w:webHidden/>
              </w:rPr>
              <w:fldChar w:fldCharType="end"/>
            </w:r>
          </w:hyperlink>
        </w:p>
        <w:p w14:paraId="16AE0BE2" w14:textId="7C865A8E"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31" w:history="1">
            <w:r w:rsidRPr="00765F1C">
              <w:rPr>
                <w:rStyle w:val="Hyperlink"/>
              </w:rPr>
              <w:t>5.2.4 Động cơ cảnh báo lũ (Flood Alert Engine)</w:t>
            </w:r>
            <w:r>
              <w:rPr>
                <w:webHidden/>
              </w:rPr>
              <w:tab/>
            </w:r>
            <w:r>
              <w:rPr>
                <w:webHidden/>
              </w:rPr>
              <w:fldChar w:fldCharType="begin"/>
            </w:r>
            <w:r>
              <w:rPr>
                <w:webHidden/>
              </w:rPr>
              <w:instrText xml:space="preserve"> PAGEREF _Toc234253231 \h </w:instrText>
            </w:r>
            <w:r>
              <w:rPr>
                <w:webHidden/>
              </w:rPr>
            </w:r>
            <w:r>
              <w:rPr>
                <w:webHidden/>
              </w:rPr>
              <w:fldChar w:fldCharType="separate"/>
            </w:r>
            <w:r>
              <w:rPr>
                <w:webHidden/>
              </w:rPr>
              <w:t>15</w:t>
            </w:r>
            <w:r>
              <w:rPr>
                <w:webHidden/>
              </w:rPr>
              <w:fldChar w:fldCharType="end"/>
            </w:r>
          </w:hyperlink>
        </w:p>
        <w:p w14:paraId="2E0AAA22" w14:textId="2A877B94"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68" w:history="1">
            <w:r w:rsidRPr="00765F1C">
              <w:rPr>
                <w:rStyle w:val="Hyperlink"/>
              </w:rPr>
              <w:t>III. Ứng dụng Di động (React Native/Expo) — kênh cảnh báo và hỗ trợ trực tiếp cho người dân</w:t>
            </w:r>
            <w:r>
              <w:rPr>
                <w:webHidden/>
              </w:rPr>
              <w:tab/>
            </w:r>
            <w:r>
              <w:rPr>
                <w:webHidden/>
              </w:rPr>
              <w:fldChar w:fldCharType="begin"/>
            </w:r>
            <w:r>
              <w:rPr>
                <w:webHidden/>
              </w:rPr>
              <w:instrText xml:space="preserve"> PAGEREF _Toc234253268 \h </w:instrText>
            </w:r>
            <w:r>
              <w:rPr>
                <w:webHidden/>
              </w:rPr>
            </w:r>
            <w:r>
              <w:rPr>
                <w:webHidden/>
              </w:rPr>
              <w:fldChar w:fldCharType="separate"/>
            </w:r>
            <w:r>
              <w:rPr>
                <w:webHidden/>
              </w:rPr>
              <w:t>16</w:t>
            </w:r>
            <w:r>
              <w:rPr>
                <w:webHidden/>
              </w:rPr>
              <w:fldChar w:fldCharType="end"/>
            </w:r>
          </w:hyperlink>
        </w:p>
        <w:p w14:paraId="6A2D9A57" w14:textId="55C07064"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69" w:history="1">
            <w:r w:rsidRPr="00765F1C">
              <w:rPr>
                <w:rStyle w:val="Hyperlink"/>
              </w:rPr>
              <w:t>5.3.1 Mục tiêu và đối tượng người dùng</w:t>
            </w:r>
            <w:r>
              <w:rPr>
                <w:webHidden/>
              </w:rPr>
              <w:tab/>
            </w:r>
            <w:r>
              <w:rPr>
                <w:webHidden/>
              </w:rPr>
              <w:fldChar w:fldCharType="begin"/>
            </w:r>
            <w:r>
              <w:rPr>
                <w:webHidden/>
              </w:rPr>
              <w:instrText xml:space="preserve"> PAGEREF _Toc234253269 \h </w:instrText>
            </w:r>
            <w:r>
              <w:rPr>
                <w:webHidden/>
              </w:rPr>
            </w:r>
            <w:r>
              <w:rPr>
                <w:webHidden/>
              </w:rPr>
              <w:fldChar w:fldCharType="separate"/>
            </w:r>
            <w:r>
              <w:rPr>
                <w:webHidden/>
              </w:rPr>
              <w:t>16</w:t>
            </w:r>
            <w:r>
              <w:rPr>
                <w:webHidden/>
              </w:rPr>
              <w:fldChar w:fldCharType="end"/>
            </w:r>
          </w:hyperlink>
        </w:p>
        <w:p w14:paraId="7286DA16" w14:textId="0C1DD869"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0" w:history="1">
            <w:r w:rsidRPr="00765F1C">
              <w:rPr>
                <w:rStyle w:val="Hyperlink"/>
              </w:rPr>
              <w:t>5.3.2 Xử lý ảnh AI: ước lượng mức ngập từ ảnh (YOLO Pose)</w:t>
            </w:r>
            <w:r>
              <w:rPr>
                <w:webHidden/>
              </w:rPr>
              <w:tab/>
            </w:r>
            <w:r>
              <w:rPr>
                <w:webHidden/>
              </w:rPr>
              <w:fldChar w:fldCharType="begin"/>
            </w:r>
            <w:r>
              <w:rPr>
                <w:webHidden/>
              </w:rPr>
              <w:instrText xml:space="preserve"> PAGEREF _Toc234253270 \h </w:instrText>
            </w:r>
            <w:r>
              <w:rPr>
                <w:webHidden/>
              </w:rPr>
            </w:r>
            <w:r>
              <w:rPr>
                <w:webHidden/>
              </w:rPr>
              <w:fldChar w:fldCharType="separate"/>
            </w:r>
            <w:r>
              <w:rPr>
                <w:webHidden/>
              </w:rPr>
              <w:t>16</w:t>
            </w:r>
            <w:r>
              <w:rPr>
                <w:webHidden/>
              </w:rPr>
              <w:fldChar w:fldCharType="end"/>
            </w:r>
          </w:hyperlink>
        </w:p>
        <w:p w14:paraId="3A698012" w14:textId="60413749"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1" w:history="1">
            <w:r w:rsidRPr="00765F1C">
              <w:rPr>
                <w:rStyle w:val="Hyperlink"/>
              </w:rPr>
              <w:t>5.3.3 Bản đồ thời gian thực và cảnh báo tiếp cận</w:t>
            </w:r>
            <w:r>
              <w:rPr>
                <w:webHidden/>
              </w:rPr>
              <w:tab/>
            </w:r>
            <w:r>
              <w:rPr>
                <w:webHidden/>
              </w:rPr>
              <w:fldChar w:fldCharType="begin"/>
            </w:r>
            <w:r>
              <w:rPr>
                <w:webHidden/>
              </w:rPr>
              <w:instrText xml:space="preserve"> PAGEREF _Toc234253271 \h </w:instrText>
            </w:r>
            <w:r>
              <w:rPr>
                <w:webHidden/>
              </w:rPr>
            </w:r>
            <w:r>
              <w:rPr>
                <w:webHidden/>
              </w:rPr>
              <w:fldChar w:fldCharType="separate"/>
            </w:r>
            <w:r>
              <w:rPr>
                <w:webHidden/>
              </w:rPr>
              <w:t>18</w:t>
            </w:r>
            <w:r>
              <w:rPr>
                <w:webHidden/>
              </w:rPr>
              <w:fldChar w:fldCharType="end"/>
            </w:r>
          </w:hyperlink>
        </w:p>
        <w:p w14:paraId="7C62F299" w14:textId="40783ED4"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2" w:history="1">
            <w:r w:rsidRPr="00765F1C">
              <w:rPr>
                <w:rStyle w:val="Hyperlink"/>
              </w:rPr>
              <w:t>5.3.4 Bộ công cụ hỗ trợ sơ tán và cứu hộ</w:t>
            </w:r>
            <w:r>
              <w:rPr>
                <w:webHidden/>
              </w:rPr>
              <w:tab/>
            </w:r>
            <w:r>
              <w:rPr>
                <w:webHidden/>
              </w:rPr>
              <w:fldChar w:fldCharType="begin"/>
            </w:r>
            <w:r>
              <w:rPr>
                <w:webHidden/>
              </w:rPr>
              <w:instrText xml:space="preserve"> PAGEREF _Toc234253272 \h </w:instrText>
            </w:r>
            <w:r>
              <w:rPr>
                <w:webHidden/>
              </w:rPr>
            </w:r>
            <w:r>
              <w:rPr>
                <w:webHidden/>
              </w:rPr>
              <w:fldChar w:fldCharType="separate"/>
            </w:r>
            <w:r>
              <w:rPr>
                <w:webHidden/>
              </w:rPr>
              <w:t>19</w:t>
            </w:r>
            <w:r>
              <w:rPr>
                <w:webHidden/>
              </w:rPr>
              <w:fldChar w:fldCharType="end"/>
            </w:r>
          </w:hyperlink>
        </w:p>
        <w:p w14:paraId="7B01E365" w14:textId="42449D5E"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73" w:history="1">
            <w:r w:rsidRPr="00765F1C">
              <w:rPr>
                <w:rStyle w:val="Hyperlink"/>
              </w:rPr>
              <w:t>IV. Ứng dụng Desktop DSS (WPF) — công cụ cho đơn vị vận hành hồ chứa</w:t>
            </w:r>
            <w:r>
              <w:rPr>
                <w:webHidden/>
              </w:rPr>
              <w:tab/>
            </w:r>
            <w:r>
              <w:rPr>
                <w:webHidden/>
              </w:rPr>
              <w:fldChar w:fldCharType="begin"/>
            </w:r>
            <w:r>
              <w:rPr>
                <w:webHidden/>
              </w:rPr>
              <w:instrText xml:space="preserve"> PAGEREF _Toc234253273 \h </w:instrText>
            </w:r>
            <w:r>
              <w:rPr>
                <w:webHidden/>
              </w:rPr>
            </w:r>
            <w:r>
              <w:rPr>
                <w:webHidden/>
              </w:rPr>
              <w:fldChar w:fldCharType="separate"/>
            </w:r>
            <w:r>
              <w:rPr>
                <w:webHidden/>
              </w:rPr>
              <w:t>20</w:t>
            </w:r>
            <w:r>
              <w:rPr>
                <w:webHidden/>
              </w:rPr>
              <w:fldChar w:fldCharType="end"/>
            </w:r>
          </w:hyperlink>
        </w:p>
        <w:p w14:paraId="127D97CD" w14:textId="4363B46E"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4" w:history="1">
            <w:r w:rsidRPr="00765F1C">
              <w:rPr>
                <w:rStyle w:val="Hyperlink"/>
              </w:rPr>
              <w:t>5.4.1 Mục tiêu và đối tượng người dùng</w:t>
            </w:r>
            <w:r>
              <w:rPr>
                <w:webHidden/>
              </w:rPr>
              <w:tab/>
            </w:r>
            <w:r>
              <w:rPr>
                <w:webHidden/>
              </w:rPr>
              <w:fldChar w:fldCharType="begin"/>
            </w:r>
            <w:r>
              <w:rPr>
                <w:webHidden/>
              </w:rPr>
              <w:instrText xml:space="preserve"> PAGEREF _Toc234253274 \h </w:instrText>
            </w:r>
            <w:r>
              <w:rPr>
                <w:webHidden/>
              </w:rPr>
            </w:r>
            <w:r>
              <w:rPr>
                <w:webHidden/>
              </w:rPr>
              <w:fldChar w:fldCharType="separate"/>
            </w:r>
            <w:r>
              <w:rPr>
                <w:webHidden/>
              </w:rPr>
              <w:t>20</w:t>
            </w:r>
            <w:r>
              <w:rPr>
                <w:webHidden/>
              </w:rPr>
              <w:fldChar w:fldCharType="end"/>
            </w:r>
          </w:hyperlink>
        </w:p>
        <w:p w14:paraId="77353B8E" w14:textId="22302D0B"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5" w:history="1">
            <w:r w:rsidRPr="00765F1C">
              <w:rPr>
                <w:rStyle w:val="Hyperlink"/>
              </w:rPr>
              <w:t>5.4.2 Quy trình hỗ trợ quyết định</w:t>
            </w:r>
            <w:r>
              <w:rPr>
                <w:webHidden/>
              </w:rPr>
              <w:tab/>
            </w:r>
            <w:r>
              <w:rPr>
                <w:webHidden/>
              </w:rPr>
              <w:fldChar w:fldCharType="begin"/>
            </w:r>
            <w:r>
              <w:rPr>
                <w:webHidden/>
              </w:rPr>
              <w:instrText xml:space="preserve"> PAGEREF _Toc234253275 \h </w:instrText>
            </w:r>
            <w:r>
              <w:rPr>
                <w:webHidden/>
              </w:rPr>
            </w:r>
            <w:r>
              <w:rPr>
                <w:webHidden/>
              </w:rPr>
              <w:fldChar w:fldCharType="separate"/>
            </w:r>
            <w:r>
              <w:rPr>
                <w:webHidden/>
              </w:rPr>
              <w:t>20</w:t>
            </w:r>
            <w:r>
              <w:rPr>
                <w:webHidden/>
              </w:rPr>
              <w:fldChar w:fldCharType="end"/>
            </w:r>
          </w:hyperlink>
        </w:p>
        <w:p w14:paraId="503ABD9B" w14:textId="0C4CE0FF"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6" w:history="1">
            <w:r w:rsidRPr="00765F1C">
              <w:rPr>
                <w:rStyle w:val="Hyperlink"/>
              </w:rPr>
              <w:t>5.4.3 Chức năng chính của Desktop DSS</w:t>
            </w:r>
            <w:r>
              <w:rPr>
                <w:webHidden/>
              </w:rPr>
              <w:tab/>
            </w:r>
            <w:r>
              <w:rPr>
                <w:webHidden/>
              </w:rPr>
              <w:fldChar w:fldCharType="begin"/>
            </w:r>
            <w:r>
              <w:rPr>
                <w:webHidden/>
              </w:rPr>
              <w:instrText xml:space="preserve"> PAGEREF _Toc234253276 \h </w:instrText>
            </w:r>
            <w:r>
              <w:rPr>
                <w:webHidden/>
              </w:rPr>
            </w:r>
            <w:r>
              <w:rPr>
                <w:webHidden/>
              </w:rPr>
              <w:fldChar w:fldCharType="separate"/>
            </w:r>
            <w:r>
              <w:rPr>
                <w:webHidden/>
              </w:rPr>
              <w:t>21</w:t>
            </w:r>
            <w:r>
              <w:rPr>
                <w:webHidden/>
              </w:rPr>
              <w:fldChar w:fldCharType="end"/>
            </w:r>
          </w:hyperlink>
        </w:p>
        <w:p w14:paraId="7888C96F" w14:textId="13C61AB2"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77" w:history="1">
            <w:r w:rsidRPr="00765F1C">
              <w:rPr>
                <w:rStyle w:val="Hyperlink"/>
              </w:rPr>
              <w:t>V. Mở rộng kênh hỗ trợ người dân qua Zalo Official Account (OA) — không yêu cầu cài đặt ứng dụng</w:t>
            </w:r>
            <w:r>
              <w:rPr>
                <w:webHidden/>
              </w:rPr>
              <w:tab/>
            </w:r>
            <w:r>
              <w:rPr>
                <w:webHidden/>
              </w:rPr>
              <w:fldChar w:fldCharType="begin"/>
            </w:r>
            <w:r>
              <w:rPr>
                <w:webHidden/>
              </w:rPr>
              <w:instrText xml:space="preserve"> PAGEREF _Toc234253277 \h </w:instrText>
            </w:r>
            <w:r>
              <w:rPr>
                <w:webHidden/>
              </w:rPr>
            </w:r>
            <w:r>
              <w:rPr>
                <w:webHidden/>
              </w:rPr>
              <w:fldChar w:fldCharType="separate"/>
            </w:r>
            <w:r>
              <w:rPr>
                <w:webHidden/>
              </w:rPr>
              <w:t>22</w:t>
            </w:r>
            <w:r>
              <w:rPr>
                <w:webHidden/>
              </w:rPr>
              <w:fldChar w:fldCharType="end"/>
            </w:r>
          </w:hyperlink>
        </w:p>
        <w:p w14:paraId="32A49745" w14:textId="7E7EFF32"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8" w:history="1">
            <w:r w:rsidRPr="00765F1C">
              <w:rPr>
                <w:rStyle w:val="Hyperlink"/>
              </w:rPr>
              <w:t>5.5.1 Bối cảnh sử dụng và tính cấp thiết</w:t>
            </w:r>
            <w:r>
              <w:rPr>
                <w:webHidden/>
              </w:rPr>
              <w:tab/>
            </w:r>
            <w:r>
              <w:rPr>
                <w:webHidden/>
              </w:rPr>
              <w:fldChar w:fldCharType="begin"/>
            </w:r>
            <w:r>
              <w:rPr>
                <w:webHidden/>
              </w:rPr>
              <w:instrText xml:space="preserve"> PAGEREF _Toc234253278 \h </w:instrText>
            </w:r>
            <w:r>
              <w:rPr>
                <w:webHidden/>
              </w:rPr>
            </w:r>
            <w:r>
              <w:rPr>
                <w:webHidden/>
              </w:rPr>
              <w:fldChar w:fldCharType="separate"/>
            </w:r>
            <w:r>
              <w:rPr>
                <w:webHidden/>
              </w:rPr>
              <w:t>22</w:t>
            </w:r>
            <w:r>
              <w:rPr>
                <w:webHidden/>
              </w:rPr>
              <w:fldChar w:fldCharType="end"/>
            </w:r>
          </w:hyperlink>
        </w:p>
        <w:p w14:paraId="6F4BF3ED" w14:textId="4F7F38D0"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79" w:history="1">
            <w:r w:rsidRPr="00765F1C">
              <w:rPr>
                <w:rStyle w:val="Hyperlink"/>
              </w:rPr>
              <w:t>5.5.2 Định hướng mở rộng — Zalo Mini App và cảnh báo chủ động qua ZNS</w:t>
            </w:r>
            <w:r>
              <w:rPr>
                <w:webHidden/>
              </w:rPr>
              <w:tab/>
            </w:r>
            <w:r>
              <w:rPr>
                <w:webHidden/>
              </w:rPr>
              <w:fldChar w:fldCharType="begin"/>
            </w:r>
            <w:r>
              <w:rPr>
                <w:webHidden/>
              </w:rPr>
              <w:instrText xml:space="preserve"> PAGEREF _Toc234253279 \h </w:instrText>
            </w:r>
            <w:r>
              <w:rPr>
                <w:webHidden/>
              </w:rPr>
            </w:r>
            <w:r>
              <w:rPr>
                <w:webHidden/>
              </w:rPr>
              <w:fldChar w:fldCharType="separate"/>
            </w:r>
            <w:r>
              <w:rPr>
                <w:webHidden/>
              </w:rPr>
              <w:t>28</w:t>
            </w:r>
            <w:r>
              <w:rPr>
                <w:webHidden/>
              </w:rPr>
              <w:fldChar w:fldCharType="end"/>
            </w:r>
          </w:hyperlink>
        </w:p>
        <w:p w14:paraId="4FD9BE56" w14:textId="206C7D1A" w:rsidR="00151A04" w:rsidRDefault="00151A04">
          <w:pPr>
            <w:pStyle w:val="TOC3"/>
            <w:tabs>
              <w:tab w:val="right" w:leader="dot" w:pos="9061"/>
            </w:tabs>
            <w:rPr>
              <w:rFonts w:asciiTheme="minorHAnsi" w:eastAsiaTheme="minorEastAsia" w:hAnsiTheme="minorHAnsi" w:cstheme="minorBidi"/>
              <w:kern w:val="2"/>
              <w:sz w:val="24"/>
              <w:lang w:val="en-US"/>
              <w14:ligatures w14:val="standardContextual"/>
            </w:rPr>
          </w:pPr>
          <w:hyperlink w:anchor="_Toc234253280" w:history="1">
            <w:r w:rsidRPr="00765F1C">
              <w:rPr>
                <w:rStyle w:val="Hyperlink"/>
              </w:rPr>
              <w:t>5.5.3 Giá trị hỗ trợ người dân và khả năng nhân rộng</w:t>
            </w:r>
            <w:r>
              <w:rPr>
                <w:webHidden/>
              </w:rPr>
              <w:tab/>
            </w:r>
            <w:r>
              <w:rPr>
                <w:webHidden/>
              </w:rPr>
              <w:fldChar w:fldCharType="begin"/>
            </w:r>
            <w:r>
              <w:rPr>
                <w:webHidden/>
              </w:rPr>
              <w:instrText xml:space="preserve"> PAGEREF _Toc234253280 \h </w:instrText>
            </w:r>
            <w:r>
              <w:rPr>
                <w:webHidden/>
              </w:rPr>
            </w:r>
            <w:r>
              <w:rPr>
                <w:webHidden/>
              </w:rPr>
              <w:fldChar w:fldCharType="separate"/>
            </w:r>
            <w:r>
              <w:rPr>
                <w:webHidden/>
              </w:rPr>
              <w:t>29</w:t>
            </w:r>
            <w:r>
              <w:rPr>
                <w:webHidden/>
              </w:rPr>
              <w:fldChar w:fldCharType="end"/>
            </w:r>
          </w:hyperlink>
        </w:p>
        <w:p w14:paraId="6F67D12A" w14:textId="3BB978CE"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81" w:history="1">
            <w:r w:rsidRPr="00765F1C">
              <w:rPr>
                <w:rStyle w:val="Hyperlink"/>
              </w:rPr>
              <w:t>VI. Nền tảng dữ liệu cộng đồng tích hợp GIS — vòng lặp dữ liệu khép kín</w:t>
            </w:r>
            <w:r>
              <w:rPr>
                <w:webHidden/>
              </w:rPr>
              <w:tab/>
            </w:r>
            <w:r>
              <w:rPr>
                <w:webHidden/>
              </w:rPr>
              <w:fldChar w:fldCharType="begin"/>
            </w:r>
            <w:r>
              <w:rPr>
                <w:webHidden/>
              </w:rPr>
              <w:instrText xml:space="preserve"> PAGEREF _Toc234253281 \h </w:instrText>
            </w:r>
            <w:r>
              <w:rPr>
                <w:webHidden/>
              </w:rPr>
            </w:r>
            <w:r>
              <w:rPr>
                <w:webHidden/>
              </w:rPr>
              <w:fldChar w:fldCharType="separate"/>
            </w:r>
            <w:r>
              <w:rPr>
                <w:webHidden/>
              </w:rPr>
              <w:t>29</w:t>
            </w:r>
            <w:r>
              <w:rPr>
                <w:webHidden/>
              </w:rPr>
              <w:fldChar w:fldCharType="end"/>
            </w:r>
          </w:hyperlink>
        </w:p>
        <w:p w14:paraId="7CD035FC" w14:textId="524D85FC"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94" w:history="1">
            <w:r w:rsidRPr="00765F1C">
              <w:rPr>
                <w:rStyle w:val="Hyperlink"/>
              </w:rPr>
              <w:t>VII. Kết quả vận hành bộ máy dự báo</w:t>
            </w:r>
            <w:r>
              <w:rPr>
                <w:webHidden/>
              </w:rPr>
              <w:tab/>
            </w:r>
            <w:r>
              <w:rPr>
                <w:webHidden/>
              </w:rPr>
              <w:fldChar w:fldCharType="begin"/>
            </w:r>
            <w:r>
              <w:rPr>
                <w:webHidden/>
              </w:rPr>
              <w:instrText xml:space="preserve"> PAGEREF _Toc234253294 \h </w:instrText>
            </w:r>
            <w:r>
              <w:rPr>
                <w:webHidden/>
              </w:rPr>
            </w:r>
            <w:r>
              <w:rPr>
                <w:webHidden/>
              </w:rPr>
              <w:fldChar w:fldCharType="separate"/>
            </w:r>
            <w:r>
              <w:rPr>
                <w:webHidden/>
              </w:rPr>
              <w:t>29</w:t>
            </w:r>
            <w:r>
              <w:rPr>
                <w:webHidden/>
              </w:rPr>
              <w:fldChar w:fldCharType="end"/>
            </w:r>
          </w:hyperlink>
        </w:p>
        <w:p w14:paraId="5AB3FCF5" w14:textId="1445A45D"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95" w:history="1">
            <w:r w:rsidRPr="00765F1C">
              <w:rPr>
                <w:rStyle w:val="Hyperlink"/>
              </w:rPr>
              <w:t>VIII. Giá trị khác biệt và khả năng áp dụng</w:t>
            </w:r>
            <w:r>
              <w:rPr>
                <w:webHidden/>
              </w:rPr>
              <w:tab/>
            </w:r>
            <w:r>
              <w:rPr>
                <w:webHidden/>
              </w:rPr>
              <w:fldChar w:fldCharType="begin"/>
            </w:r>
            <w:r>
              <w:rPr>
                <w:webHidden/>
              </w:rPr>
              <w:instrText xml:space="preserve"> PAGEREF _Toc234253295 \h </w:instrText>
            </w:r>
            <w:r>
              <w:rPr>
                <w:webHidden/>
              </w:rPr>
            </w:r>
            <w:r>
              <w:rPr>
                <w:webHidden/>
              </w:rPr>
              <w:fldChar w:fldCharType="separate"/>
            </w:r>
            <w:r>
              <w:rPr>
                <w:webHidden/>
              </w:rPr>
              <w:t>30</w:t>
            </w:r>
            <w:r>
              <w:rPr>
                <w:webHidden/>
              </w:rPr>
              <w:fldChar w:fldCharType="end"/>
            </w:r>
          </w:hyperlink>
        </w:p>
        <w:p w14:paraId="45FC18F2" w14:textId="1C0507FF" w:rsidR="00151A04" w:rsidRDefault="00151A04">
          <w:pPr>
            <w:pStyle w:val="TOC1"/>
            <w:rPr>
              <w:rFonts w:asciiTheme="minorHAnsi" w:eastAsiaTheme="minorEastAsia" w:hAnsiTheme="minorHAnsi" w:cstheme="minorBidi"/>
              <w:kern w:val="2"/>
              <w:sz w:val="24"/>
              <w:lang w:val="en-US"/>
              <w14:ligatures w14:val="standardContextual"/>
            </w:rPr>
          </w:pPr>
          <w:hyperlink w:anchor="_Toc234253296" w:history="1">
            <w:r w:rsidRPr="00765F1C">
              <w:rPr>
                <w:rStyle w:val="Hyperlink"/>
              </w:rPr>
              <w:t>Chương VI. KẾT LUẬN VÀ KIẾN NGHỊ</w:t>
            </w:r>
            <w:r>
              <w:rPr>
                <w:webHidden/>
              </w:rPr>
              <w:tab/>
            </w:r>
            <w:r>
              <w:rPr>
                <w:webHidden/>
              </w:rPr>
              <w:fldChar w:fldCharType="begin"/>
            </w:r>
            <w:r>
              <w:rPr>
                <w:webHidden/>
              </w:rPr>
              <w:instrText xml:space="preserve"> PAGEREF _Toc234253296 \h </w:instrText>
            </w:r>
            <w:r>
              <w:rPr>
                <w:webHidden/>
              </w:rPr>
            </w:r>
            <w:r>
              <w:rPr>
                <w:webHidden/>
              </w:rPr>
              <w:fldChar w:fldCharType="separate"/>
            </w:r>
            <w:r>
              <w:rPr>
                <w:webHidden/>
              </w:rPr>
              <w:t>32</w:t>
            </w:r>
            <w:r>
              <w:rPr>
                <w:webHidden/>
              </w:rPr>
              <w:fldChar w:fldCharType="end"/>
            </w:r>
          </w:hyperlink>
        </w:p>
        <w:p w14:paraId="7355E2DD" w14:textId="7B63BFF4"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297" w:history="1">
            <w:r w:rsidRPr="00765F1C">
              <w:rPr>
                <w:rStyle w:val="Hyperlink"/>
              </w:rPr>
              <w:t>I. Kết luận</w:t>
            </w:r>
            <w:r>
              <w:rPr>
                <w:webHidden/>
              </w:rPr>
              <w:tab/>
            </w:r>
            <w:r>
              <w:rPr>
                <w:webHidden/>
              </w:rPr>
              <w:fldChar w:fldCharType="begin"/>
            </w:r>
            <w:r>
              <w:rPr>
                <w:webHidden/>
              </w:rPr>
              <w:instrText xml:space="preserve"> PAGEREF _Toc234253297 \h </w:instrText>
            </w:r>
            <w:r>
              <w:rPr>
                <w:webHidden/>
              </w:rPr>
            </w:r>
            <w:r>
              <w:rPr>
                <w:webHidden/>
              </w:rPr>
              <w:fldChar w:fldCharType="separate"/>
            </w:r>
            <w:r>
              <w:rPr>
                <w:webHidden/>
              </w:rPr>
              <w:t>32</w:t>
            </w:r>
            <w:r>
              <w:rPr>
                <w:webHidden/>
              </w:rPr>
              <w:fldChar w:fldCharType="end"/>
            </w:r>
          </w:hyperlink>
        </w:p>
        <w:p w14:paraId="40ED2827" w14:textId="5BD46ECE" w:rsidR="00151A04" w:rsidRDefault="00151A04">
          <w:pPr>
            <w:pStyle w:val="TOC2"/>
            <w:tabs>
              <w:tab w:val="right" w:leader="dot" w:pos="9061"/>
            </w:tabs>
            <w:rPr>
              <w:rFonts w:asciiTheme="minorHAnsi" w:eastAsiaTheme="minorEastAsia" w:hAnsiTheme="minorHAnsi" w:cstheme="minorBidi"/>
              <w:kern w:val="2"/>
              <w:sz w:val="24"/>
              <w:lang w:val="en-US"/>
              <w14:ligatures w14:val="standardContextual"/>
            </w:rPr>
          </w:pPr>
          <w:hyperlink w:anchor="_Toc234253302" w:history="1">
            <w:r w:rsidRPr="00765F1C">
              <w:rPr>
                <w:rStyle w:val="Hyperlink"/>
              </w:rPr>
              <w:t>II. Kiến nghị và hướng phát triển</w:t>
            </w:r>
            <w:r>
              <w:rPr>
                <w:webHidden/>
              </w:rPr>
              <w:tab/>
            </w:r>
            <w:r>
              <w:rPr>
                <w:webHidden/>
              </w:rPr>
              <w:fldChar w:fldCharType="begin"/>
            </w:r>
            <w:r>
              <w:rPr>
                <w:webHidden/>
              </w:rPr>
              <w:instrText xml:space="preserve"> PAGEREF _Toc234253302 \h </w:instrText>
            </w:r>
            <w:r>
              <w:rPr>
                <w:webHidden/>
              </w:rPr>
            </w:r>
            <w:r>
              <w:rPr>
                <w:webHidden/>
              </w:rPr>
              <w:fldChar w:fldCharType="separate"/>
            </w:r>
            <w:r>
              <w:rPr>
                <w:webHidden/>
              </w:rPr>
              <w:t>32</w:t>
            </w:r>
            <w:r>
              <w:rPr>
                <w:webHidden/>
              </w:rPr>
              <w:fldChar w:fldCharType="end"/>
            </w:r>
          </w:hyperlink>
        </w:p>
        <w:p w14:paraId="652A4159" w14:textId="7C1069B6" w:rsidR="00151A04" w:rsidRDefault="00151A04">
          <w:pPr>
            <w:pStyle w:val="TOC1"/>
            <w:rPr>
              <w:rFonts w:asciiTheme="minorHAnsi" w:eastAsiaTheme="minorEastAsia" w:hAnsiTheme="minorHAnsi" w:cstheme="minorBidi"/>
              <w:kern w:val="2"/>
              <w:sz w:val="24"/>
              <w:lang w:val="en-US"/>
              <w14:ligatures w14:val="standardContextual"/>
            </w:rPr>
          </w:pPr>
          <w:hyperlink w:anchor="_Toc234253303" w:history="1">
            <w:r w:rsidRPr="00765F1C">
              <w:rPr>
                <w:rStyle w:val="Hyperlink"/>
              </w:rPr>
              <w:t>Chương VII. TÀI LIỆU THAM KHẢO</w:t>
            </w:r>
            <w:r>
              <w:rPr>
                <w:webHidden/>
              </w:rPr>
              <w:tab/>
            </w:r>
            <w:r>
              <w:rPr>
                <w:webHidden/>
              </w:rPr>
              <w:fldChar w:fldCharType="begin"/>
            </w:r>
            <w:r>
              <w:rPr>
                <w:webHidden/>
              </w:rPr>
              <w:instrText xml:space="preserve"> PAGEREF _Toc234253303 \h </w:instrText>
            </w:r>
            <w:r>
              <w:rPr>
                <w:webHidden/>
              </w:rPr>
            </w:r>
            <w:r>
              <w:rPr>
                <w:webHidden/>
              </w:rPr>
              <w:fldChar w:fldCharType="separate"/>
            </w:r>
            <w:r>
              <w:rPr>
                <w:webHidden/>
              </w:rPr>
              <w:t>34</w:t>
            </w:r>
            <w:r>
              <w:rPr>
                <w:webHidden/>
              </w:rPr>
              <w:fldChar w:fldCharType="end"/>
            </w:r>
          </w:hyperlink>
        </w:p>
        <w:p w14:paraId="7E6402DD" w14:textId="1CB45598" w:rsidR="00151A04" w:rsidRDefault="00151A04">
          <w:r>
            <w:rPr>
              <w:b/>
              <w:bCs/>
            </w:rPr>
            <w:fldChar w:fldCharType="end"/>
          </w:r>
        </w:p>
      </w:sdtContent>
    </w:sdt>
    <w:p w14:paraId="04D8AA6E" w14:textId="77777777" w:rsidR="00DE5347" w:rsidRPr="00D85A5C" w:rsidRDefault="00DE5347" w:rsidP="00D85A5C">
      <w:pPr>
        <w:jc w:val="center"/>
        <w:rPr>
          <w:b/>
          <w:bCs/>
        </w:rPr>
      </w:pPr>
    </w:p>
    <w:p w14:paraId="66A75DAE" w14:textId="1C3C3079" w:rsidR="00D85A5C" w:rsidRDefault="00D85A5C">
      <w:r>
        <w:br w:type="page"/>
      </w:r>
    </w:p>
    <w:p w14:paraId="22D81F0B" w14:textId="5F00EDB0" w:rsidR="004A5D7A" w:rsidRPr="000E1921" w:rsidRDefault="00D85A5C" w:rsidP="005B4A7C">
      <w:pPr>
        <w:jc w:val="center"/>
        <w:rPr>
          <w:b/>
          <w:bCs/>
          <w:sz w:val="28"/>
          <w:szCs w:val="28"/>
          <w:rPrChange w:id="23" w:author="ACER" w:date="2026-07-05T22:18:00Z">
            <w:rPr>
              <w:b/>
              <w:bCs/>
            </w:rPr>
          </w:rPrChange>
        </w:rPr>
      </w:pPr>
      <w:r w:rsidRPr="004A5D7A">
        <w:rPr>
          <w:b/>
          <w:bCs/>
          <w:sz w:val="28"/>
          <w:szCs w:val="28"/>
          <w:rPrChange w:id="24" w:author="ACER" w:date="2026-07-04T14:36:00Z">
            <w:rPr>
              <w:b/>
              <w:bCs/>
            </w:rPr>
          </w:rPrChange>
        </w:rPr>
        <w:lastRenderedPageBreak/>
        <w:t>DANH MỤC HÌNH ẢNH</w:t>
      </w:r>
    </w:p>
    <w:p w14:paraId="1C81D62F" w14:textId="77942973" w:rsidR="00795D9A" w:rsidRDefault="00795D9A">
      <w:pPr>
        <w:pStyle w:val="TableofFigures"/>
        <w:rPr>
          <w:rFonts w:asciiTheme="minorHAnsi" w:eastAsiaTheme="minorEastAsia" w:hAnsiTheme="minorHAnsi" w:cstheme="minorBidi"/>
          <w:kern w:val="2"/>
          <w:sz w:val="24"/>
          <w:lang w:val="en-US"/>
          <w14:ligatures w14:val="standardContextual"/>
        </w:rPr>
      </w:pPr>
      <w:r>
        <w:rPr>
          <w:b/>
          <w:bCs/>
        </w:rPr>
        <w:fldChar w:fldCharType="begin"/>
      </w:r>
      <w:r>
        <w:rPr>
          <w:b/>
          <w:bCs/>
        </w:rPr>
        <w:instrText xml:space="preserve"> TOC \h \z \c "Hình" </w:instrText>
      </w:r>
      <w:r>
        <w:rPr>
          <w:b/>
          <w:bCs/>
        </w:rPr>
        <w:fldChar w:fldCharType="separate"/>
      </w:r>
      <w:hyperlink w:anchor="_Toc234253304" w:history="1">
        <w:r w:rsidRPr="00F73D58">
          <w:rPr>
            <w:rStyle w:val="Hyperlink"/>
          </w:rPr>
          <w:t>Hình 1. Kiến trúc tổng thể năm lớp của nền tảng giám sát và cảnh báo ngập lụt tích hợp.</w:t>
        </w:r>
        <w:r>
          <w:rPr>
            <w:webHidden/>
          </w:rPr>
          <w:tab/>
        </w:r>
        <w:r>
          <w:rPr>
            <w:webHidden/>
          </w:rPr>
          <w:fldChar w:fldCharType="begin"/>
        </w:r>
        <w:r>
          <w:rPr>
            <w:webHidden/>
          </w:rPr>
          <w:instrText xml:space="preserve"> PAGEREF _Toc234253304 \h </w:instrText>
        </w:r>
        <w:r>
          <w:rPr>
            <w:webHidden/>
          </w:rPr>
        </w:r>
        <w:r>
          <w:rPr>
            <w:webHidden/>
          </w:rPr>
          <w:fldChar w:fldCharType="separate"/>
        </w:r>
        <w:r>
          <w:rPr>
            <w:webHidden/>
          </w:rPr>
          <w:t>7</w:t>
        </w:r>
        <w:r>
          <w:rPr>
            <w:webHidden/>
          </w:rPr>
          <w:fldChar w:fldCharType="end"/>
        </w:r>
      </w:hyperlink>
    </w:p>
    <w:p w14:paraId="3C028D8F" w14:textId="4AD4799C"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05" w:history="1">
        <w:r w:rsidRPr="00F73D58">
          <w:rPr>
            <w:rStyle w:val="Hyperlink"/>
          </w:rPr>
          <w:t xml:space="preserve">Hình 2. Giao diện </w:t>
        </w:r>
        <w:r w:rsidRPr="00F73D58">
          <w:rPr>
            <w:rStyle w:val="Hyperlink"/>
            <w:lang w:val="en-US"/>
          </w:rPr>
          <w:t xml:space="preserve">tổng quan </w:t>
        </w:r>
        <w:r w:rsidRPr="00F73D58">
          <w:rPr>
            <w:rStyle w:val="Hyperlink"/>
          </w:rPr>
          <w:t>ứng dụng Web: bản đồ giám sát thời gian thực với các lớp trạm đo mưa, hồ chứa và điểm ngập cộng đồng.</w:t>
        </w:r>
        <w:r>
          <w:rPr>
            <w:webHidden/>
          </w:rPr>
          <w:tab/>
        </w:r>
        <w:r>
          <w:rPr>
            <w:webHidden/>
          </w:rPr>
          <w:fldChar w:fldCharType="begin"/>
        </w:r>
        <w:r>
          <w:rPr>
            <w:webHidden/>
          </w:rPr>
          <w:instrText xml:space="preserve"> PAGEREF _Toc234253305 \h </w:instrText>
        </w:r>
        <w:r>
          <w:rPr>
            <w:webHidden/>
          </w:rPr>
        </w:r>
        <w:r>
          <w:rPr>
            <w:webHidden/>
          </w:rPr>
          <w:fldChar w:fldCharType="separate"/>
        </w:r>
        <w:r>
          <w:rPr>
            <w:webHidden/>
          </w:rPr>
          <w:t>12</w:t>
        </w:r>
        <w:r>
          <w:rPr>
            <w:webHidden/>
          </w:rPr>
          <w:fldChar w:fldCharType="end"/>
        </w:r>
      </w:hyperlink>
    </w:p>
    <w:p w14:paraId="48FD818A" w14:textId="3ADCFF7B"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06" w:history="1">
        <w:r w:rsidRPr="00F73D58">
          <w:rPr>
            <w:rStyle w:val="Hyperlink"/>
          </w:rPr>
          <w:t>Hình 3</w:t>
        </w:r>
        <w:r w:rsidRPr="00F73D58">
          <w:rPr>
            <w:rStyle w:val="Hyperlink"/>
            <w:lang w:val="en-US"/>
          </w:rPr>
          <w:t xml:space="preserve"> Trang vận hành hồ chứa tại khu vực hồ Sông Tranh 2</w:t>
        </w:r>
        <w:r>
          <w:rPr>
            <w:webHidden/>
          </w:rPr>
          <w:tab/>
        </w:r>
        <w:r>
          <w:rPr>
            <w:webHidden/>
          </w:rPr>
          <w:fldChar w:fldCharType="begin"/>
        </w:r>
        <w:r>
          <w:rPr>
            <w:webHidden/>
          </w:rPr>
          <w:instrText xml:space="preserve"> PAGEREF _Toc234253306 \h </w:instrText>
        </w:r>
        <w:r>
          <w:rPr>
            <w:webHidden/>
          </w:rPr>
        </w:r>
        <w:r>
          <w:rPr>
            <w:webHidden/>
          </w:rPr>
          <w:fldChar w:fldCharType="separate"/>
        </w:r>
        <w:r>
          <w:rPr>
            <w:webHidden/>
          </w:rPr>
          <w:t>13</w:t>
        </w:r>
        <w:r>
          <w:rPr>
            <w:webHidden/>
          </w:rPr>
          <w:fldChar w:fldCharType="end"/>
        </w:r>
      </w:hyperlink>
    </w:p>
    <w:p w14:paraId="405F55C3" w14:textId="3A96699F"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07" w:history="1">
        <w:r w:rsidRPr="00F73D58">
          <w:rPr>
            <w:rStyle w:val="Hyperlink"/>
          </w:rPr>
          <w:t>Hình 4</w:t>
        </w:r>
        <w:r w:rsidRPr="00F73D58">
          <w:rPr>
            <w:rStyle w:val="Hyperlink"/>
            <w:lang w:val="en-US"/>
          </w:rPr>
          <w:t xml:space="preserve"> Trang thông tin cơ bản của hồ chứa</w:t>
        </w:r>
        <w:r>
          <w:rPr>
            <w:webHidden/>
          </w:rPr>
          <w:tab/>
        </w:r>
        <w:r>
          <w:rPr>
            <w:webHidden/>
          </w:rPr>
          <w:fldChar w:fldCharType="begin"/>
        </w:r>
        <w:r>
          <w:rPr>
            <w:webHidden/>
          </w:rPr>
          <w:instrText xml:space="preserve"> PAGEREF _Toc234253307 \h </w:instrText>
        </w:r>
        <w:r>
          <w:rPr>
            <w:webHidden/>
          </w:rPr>
        </w:r>
        <w:r>
          <w:rPr>
            <w:webHidden/>
          </w:rPr>
          <w:fldChar w:fldCharType="separate"/>
        </w:r>
        <w:r>
          <w:rPr>
            <w:webHidden/>
          </w:rPr>
          <w:t>13</w:t>
        </w:r>
        <w:r>
          <w:rPr>
            <w:webHidden/>
          </w:rPr>
          <w:fldChar w:fldCharType="end"/>
        </w:r>
      </w:hyperlink>
    </w:p>
    <w:p w14:paraId="2469F062" w14:textId="49132E87"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08" w:history="1">
        <w:r w:rsidRPr="00F73D58">
          <w:rPr>
            <w:rStyle w:val="Hyperlink"/>
          </w:rPr>
          <w:t>Hình 5</w:t>
        </w:r>
        <w:r w:rsidRPr="00F73D58">
          <w:rPr>
            <w:rStyle w:val="Hyperlink"/>
            <w:lang w:val="en-US"/>
          </w:rPr>
          <w:t xml:space="preserve"> Bài đăng cảnh báo cho cộng đồng</w:t>
        </w:r>
        <w:r>
          <w:rPr>
            <w:webHidden/>
          </w:rPr>
          <w:tab/>
        </w:r>
        <w:r>
          <w:rPr>
            <w:webHidden/>
          </w:rPr>
          <w:fldChar w:fldCharType="begin"/>
        </w:r>
        <w:r>
          <w:rPr>
            <w:webHidden/>
          </w:rPr>
          <w:instrText xml:space="preserve"> PAGEREF _Toc234253308 \h </w:instrText>
        </w:r>
        <w:r>
          <w:rPr>
            <w:webHidden/>
          </w:rPr>
        </w:r>
        <w:r>
          <w:rPr>
            <w:webHidden/>
          </w:rPr>
          <w:fldChar w:fldCharType="separate"/>
        </w:r>
        <w:r>
          <w:rPr>
            <w:webHidden/>
          </w:rPr>
          <w:t>14</w:t>
        </w:r>
        <w:r>
          <w:rPr>
            <w:webHidden/>
          </w:rPr>
          <w:fldChar w:fldCharType="end"/>
        </w:r>
      </w:hyperlink>
    </w:p>
    <w:p w14:paraId="0F37B194" w14:textId="383EC826"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09" w:history="1">
        <w:r w:rsidRPr="00F73D58">
          <w:rPr>
            <w:rStyle w:val="Hyperlink"/>
          </w:rPr>
          <w:t>Hình 6. Dashboard quản trị của ứng dụng Web: duyệt bài đăng ngập lụt, xem kết quả AI và nhật ký vận hành hồ chứa.</w:t>
        </w:r>
        <w:r>
          <w:rPr>
            <w:webHidden/>
          </w:rPr>
          <w:tab/>
        </w:r>
        <w:r>
          <w:rPr>
            <w:webHidden/>
          </w:rPr>
          <w:fldChar w:fldCharType="begin"/>
        </w:r>
        <w:r>
          <w:rPr>
            <w:webHidden/>
          </w:rPr>
          <w:instrText xml:space="preserve"> PAGEREF _Toc234253309 \h </w:instrText>
        </w:r>
        <w:r>
          <w:rPr>
            <w:webHidden/>
          </w:rPr>
        </w:r>
        <w:r>
          <w:rPr>
            <w:webHidden/>
          </w:rPr>
          <w:fldChar w:fldCharType="separate"/>
        </w:r>
        <w:r>
          <w:rPr>
            <w:webHidden/>
          </w:rPr>
          <w:t>15</w:t>
        </w:r>
        <w:r>
          <w:rPr>
            <w:webHidden/>
          </w:rPr>
          <w:fldChar w:fldCharType="end"/>
        </w:r>
      </w:hyperlink>
    </w:p>
    <w:p w14:paraId="66A4234D" w14:textId="6A046ECE"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10" w:history="1">
        <w:r w:rsidRPr="00F73D58">
          <w:rPr>
            <w:rStyle w:val="Hyperlink"/>
          </w:rPr>
          <w:t>Hình 7</w:t>
        </w:r>
        <w:r w:rsidRPr="00F73D58">
          <w:rPr>
            <w:rStyle w:val="Hyperlink"/>
            <w:lang w:val="en-US"/>
          </w:rPr>
          <w:t xml:space="preserve"> Trang danh sách các cảnh báo chờ hỗ trờ từ người dân</w:t>
        </w:r>
        <w:r>
          <w:rPr>
            <w:webHidden/>
          </w:rPr>
          <w:tab/>
        </w:r>
        <w:r>
          <w:rPr>
            <w:webHidden/>
          </w:rPr>
          <w:fldChar w:fldCharType="begin"/>
        </w:r>
        <w:r>
          <w:rPr>
            <w:webHidden/>
          </w:rPr>
          <w:instrText xml:space="preserve"> PAGEREF _Toc234253310 \h </w:instrText>
        </w:r>
        <w:r>
          <w:rPr>
            <w:webHidden/>
          </w:rPr>
        </w:r>
        <w:r>
          <w:rPr>
            <w:webHidden/>
          </w:rPr>
          <w:fldChar w:fldCharType="separate"/>
        </w:r>
        <w:r>
          <w:rPr>
            <w:webHidden/>
          </w:rPr>
          <w:t>15</w:t>
        </w:r>
        <w:r>
          <w:rPr>
            <w:webHidden/>
          </w:rPr>
          <w:fldChar w:fldCharType="end"/>
        </w:r>
      </w:hyperlink>
    </w:p>
    <w:p w14:paraId="41EB2514" w14:textId="0E5ED9A0"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11" w:history="1">
        <w:r w:rsidRPr="00F73D58">
          <w:rPr>
            <w:rStyle w:val="Hyperlink"/>
          </w:rPr>
          <w:t>Hình 8. Quy trình xử lý ảnh AI YOLO Pose: phát hiện 3 điểm mốc → tính mức ngập → phân loại → phát cảnh báo.</w:t>
        </w:r>
        <w:r>
          <w:rPr>
            <w:webHidden/>
          </w:rPr>
          <w:tab/>
        </w:r>
        <w:r>
          <w:rPr>
            <w:webHidden/>
          </w:rPr>
          <w:fldChar w:fldCharType="begin"/>
        </w:r>
        <w:r>
          <w:rPr>
            <w:webHidden/>
          </w:rPr>
          <w:instrText xml:space="preserve"> PAGEREF _Toc234253311 \h </w:instrText>
        </w:r>
        <w:r>
          <w:rPr>
            <w:webHidden/>
          </w:rPr>
        </w:r>
        <w:r>
          <w:rPr>
            <w:webHidden/>
          </w:rPr>
          <w:fldChar w:fldCharType="separate"/>
        </w:r>
        <w:r>
          <w:rPr>
            <w:webHidden/>
          </w:rPr>
          <w:t>17</w:t>
        </w:r>
        <w:r>
          <w:rPr>
            <w:webHidden/>
          </w:rPr>
          <w:fldChar w:fldCharType="end"/>
        </w:r>
      </w:hyperlink>
    </w:p>
    <w:p w14:paraId="74FA3D84" w14:textId="1CC6F728"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12" w:history="1">
        <w:r w:rsidRPr="00F73D58">
          <w:rPr>
            <w:rStyle w:val="Hyperlink"/>
          </w:rPr>
          <w:t>Hình 9</w:t>
        </w:r>
        <w:r w:rsidRPr="00F73D58">
          <w:rPr>
            <w:rStyle w:val="Hyperlink"/>
            <w:lang w:val="en-US"/>
          </w:rPr>
          <w:t xml:space="preserve"> Thông số kiểm tra xử lý mức ngập tại khu vực</w:t>
        </w:r>
        <w:r>
          <w:rPr>
            <w:webHidden/>
          </w:rPr>
          <w:tab/>
        </w:r>
        <w:r>
          <w:rPr>
            <w:webHidden/>
          </w:rPr>
          <w:fldChar w:fldCharType="begin"/>
        </w:r>
        <w:r>
          <w:rPr>
            <w:webHidden/>
          </w:rPr>
          <w:instrText xml:space="preserve"> PAGEREF _Toc234253312 \h </w:instrText>
        </w:r>
        <w:r>
          <w:rPr>
            <w:webHidden/>
          </w:rPr>
        </w:r>
        <w:r>
          <w:rPr>
            <w:webHidden/>
          </w:rPr>
          <w:fldChar w:fldCharType="separate"/>
        </w:r>
        <w:r>
          <w:rPr>
            <w:webHidden/>
          </w:rPr>
          <w:t>18</w:t>
        </w:r>
        <w:r>
          <w:rPr>
            <w:webHidden/>
          </w:rPr>
          <w:fldChar w:fldCharType="end"/>
        </w:r>
      </w:hyperlink>
    </w:p>
    <w:p w14:paraId="3F16D535" w14:textId="7FF013B3"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13" w:history="1">
        <w:r w:rsidRPr="00F73D58">
          <w:rPr>
            <w:rStyle w:val="Hyperlink"/>
          </w:rPr>
          <w:t>Hình 10. Ứng dụng di động: bản đồ thời gian thực và cảnh báo tiếp cận hỗ trợ người dân, lực lượng cứu hộ.</w:t>
        </w:r>
        <w:r>
          <w:rPr>
            <w:webHidden/>
          </w:rPr>
          <w:tab/>
        </w:r>
        <w:r>
          <w:rPr>
            <w:webHidden/>
          </w:rPr>
          <w:fldChar w:fldCharType="begin"/>
        </w:r>
        <w:r>
          <w:rPr>
            <w:webHidden/>
          </w:rPr>
          <w:instrText xml:space="preserve"> PAGEREF _Toc234253313 \h </w:instrText>
        </w:r>
        <w:r>
          <w:rPr>
            <w:webHidden/>
          </w:rPr>
        </w:r>
        <w:r>
          <w:rPr>
            <w:webHidden/>
          </w:rPr>
          <w:fldChar w:fldCharType="separate"/>
        </w:r>
        <w:r>
          <w:rPr>
            <w:webHidden/>
          </w:rPr>
          <w:t>19</w:t>
        </w:r>
        <w:r>
          <w:rPr>
            <w:webHidden/>
          </w:rPr>
          <w:fldChar w:fldCharType="end"/>
        </w:r>
      </w:hyperlink>
    </w:p>
    <w:p w14:paraId="69FE2D97" w14:textId="425964AE"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314" w:history="1">
        <w:r w:rsidRPr="00F73D58">
          <w:rPr>
            <w:rStyle w:val="Hyperlink"/>
          </w:rPr>
          <w:t>Hình 11. Quy trình hỗ trợ quyết định DSS và giao diện Desktop DSS (WPF) cho đơn vị vận hành hồ chứa.</w:t>
        </w:r>
        <w:r>
          <w:rPr>
            <w:webHidden/>
          </w:rPr>
          <w:tab/>
        </w:r>
        <w:r>
          <w:rPr>
            <w:webHidden/>
          </w:rPr>
          <w:fldChar w:fldCharType="begin"/>
        </w:r>
        <w:r>
          <w:rPr>
            <w:webHidden/>
          </w:rPr>
          <w:instrText xml:space="preserve"> PAGEREF _Toc234253314 \h </w:instrText>
        </w:r>
        <w:r>
          <w:rPr>
            <w:webHidden/>
          </w:rPr>
        </w:r>
        <w:r>
          <w:rPr>
            <w:webHidden/>
          </w:rPr>
          <w:fldChar w:fldCharType="separate"/>
        </w:r>
        <w:r>
          <w:rPr>
            <w:webHidden/>
          </w:rPr>
          <w:t>21</w:t>
        </w:r>
        <w:r>
          <w:rPr>
            <w:webHidden/>
          </w:rPr>
          <w:fldChar w:fldCharType="end"/>
        </w:r>
      </w:hyperlink>
    </w:p>
    <w:p w14:paraId="62DB1A01" w14:textId="5727E3CE" w:rsidR="00E32CD2" w:rsidRDefault="00795D9A" w:rsidP="00D85A5C">
      <w:pPr>
        <w:jc w:val="center"/>
        <w:rPr>
          <w:b/>
          <w:bCs/>
        </w:rPr>
      </w:pPr>
      <w:r>
        <w:rPr>
          <w:b/>
          <w:bCs/>
        </w:rPr>
        <w:fldChar w:fldCharType="end"/>
      </w:r>
    </w:p>
    <w:p w14:paraId="02AF2FEE" w14:textId="48F036EC" w:rsidR="00D85A5C" w:rsidRDefault="00D85A5C" w:rsidP="00D85A5C">
      <w:pPr>
        <w:jc w:val="center"/>
        <w:rPr>
          <w:b/>
          <w:bCs/>
        </w:rPr>
      </w:pPr>
      <w:r>
        <w:rPr>
          <w:b/>
          <w:bCs/>
        </w:rPr>
        <w:br w:type="page"/>
      </w:r>
    </w:p>
    <w:p w14:paraId="47797167" w14:textId="4B2F1606" w:rsidR="004A5D7A" w:rsidRPr="000E1921" w:rsidRDefault="00D85A5C" w:rsidP="005B4A7C">
      <w:pPr>
        <w:jc w:val="center"/>
        <w:rPr>
          <w:b/>
          <w:bCs/>
          <w:sz w:val="28"/>
          <w:szCs w:val="28"/>
          <w:rPrChange w:id="25" w:author="ACER" w:date="2026-07-05T22:17:00Z">
            <w:rPr>
              <w:b/>
              <w:bCs/>
            </w:rPr>
          </w:rPrChange>
        </w:rPr>
      </w:pPr>
      <w:r w:rsidRPr="004A5D7A">
        <w:rPr>
          <w:b/>
          <w:bCs/>
          <w:sz w:val="28"/>
          <w:szCs w:val="28"/>
          <w:rPrChange w:id="26" w:author="ACER" w:date="2026-07-04T14:35:00Z">
            <w:rPr>
              <w:b/>
              <w:bCs/>
            </w:rPr>
          </w:rPrChange>
        </w:rPr>
        <w:lastRenderedPageBreak/>
        <w:t>DANH MỤC BẢNG, BIỂU</w:t>
      </w:r>
    </w:p>
    <w:p w14:paraId="6186D9B9" w14:textId="1FA24225" w:rsidR="00795D9A" w:rsidRDefault="00795D9A">
      <w:pPr>
        <w:pStyle w:val="TableofFigures"/>
        <w:rPr>
          <w:rFonts w:asciiTheme="minorHAnsi" w:eastAsiaTheme="minorEastAsia" w:hAnsiTheme="minorHAnsi" w:cstheme="minorBidi"/>
          <w:kern w:val="2"/>
          <w:sz w:val="24"/>
          <w:lang w:val="en-US"/>
          <w14:ligatures w14:val="standardContextual"/>
        </w:rPr>
      </w:pPr>
      <w:r>
        <w:rPr>
          <w:b/>
          <w:bCs/>
        </w:rPr>
        <w:fldChar w:fldCharType="begin"/>
      </w:r>
      <w:r>
        <w:rPr>
          <w:b/>
          <w:bCs/>
        </w:rPr>
        <w:instrText xml:space="preserve"> TOC \h \z \c "Bảng" </w:instrText>
      </w:r>
      <w:r>
        <w:rPr>
          <w:b/>
          <w:bCs/>
        </w:rPr>
        <w:fldChar w:fldCharType="separate"/>
      </w:r>
      <w:hyperlink w:anchor="_Toc234253480" w:history="1">
        <w:r w:rsidRPr="004C6A25">
          <w:rPr>
            <w:rStyle w:val="Hyperlink"/>
          </w:rPr>
          <w:t>Bảng 1</w:t>
        </w:r>
        <w:r w:rsidRPr="004C6A25">
          <w:rPr>
            <w:rStyle w:val="Hyperlink"/>
            <w:lang w:val="en-US"/>
          </w:rPr>
          <w:t>.</w:t>
        </w:r>
        <w:r w:rsidRPr="004C6A25">
          <w:rPr>
            <w:rStyle w:val="Hyperlink"/>
          </w:rPr>
          <w:t xml:space="preserve"> Các nguồn dữ liệu đầu vào và phương thức tích hợp vào hệ thống</w:t>
        </w:r>
        <w:r>
          <w:rPr>
            <w:webHidden/>
          </w:rPr>
          <w:tab/>
        </w:r>
        <w:r>
          <w:rPr>
            <w:webHidden/>
          </w:rPr>
          <w:fldChar w:fldCharType="begin"/>
        </w:r>
        <w:r>
          <w:rPr>
            <w:webHidden/>
          </w:rPr>
          <w:instrText xml:space="preserve"> PAGEREF _Toc234253480 \h </w:instrText>
        </w:r>
        <w:r>
          <w:rPr>
            <w:webHidden/>
          </w:rPr>
        </w:r>
        <w:r>
          <w:rPr>
            <w:webHidden/>
          </w:rPr>
          <w:fldChar w:fldCharType="separate"/>
        </w:r>
        <w:r>
          <w:rPr>
            <w:webHidden/>
          </w:rPr>
          <w:t>7</w:t>
        </w:r>
        <w:r>
          <w:rPr>
            <w:webHidden/>
          </w:rPr>
          <w:fldChar w:fldCharType="end"/>
        </w:r>
      </w:hyperlink>
    </w:p>
    <w:p w14:paraId="0D5B8340" w14:textId="088E39BB"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481" w:history="1">
        <w:r w:rsidRPr="004C6A25">
          <w:rPr>
            <w:rStyle w:val="Hyperlink"/>
          </w:rPr>
          <w:t>Bảng 2. Các tác vụ nền (cron job) tự động trong backend của hệ thống.</w:t>
        </w:r>
        <w:r>
          <w:rPr>
            <w:webHidden/>
          </w:rPr>
          <w:tab/>
        </w:r>
        <w:r>
          <w:rPr>
            <w:webHidden/>
          </w:rPr>
          <w:fldChar w:fldCharType="begin"/>
        </w:r>
        <w:r>
          <w:rPr>
            <w:webHidden/>
          </w:rPr>
          <w:instrText xml:space="preserve"> PAGEREF _Toc234253481 \h </w:instrText>
        </w:r>
        <w:r>
          <w:rPr>
            <w:webHidden/>
          </w:rPr>
        </w:r>
        <w:r>
          <w:rPr>
            <w:webHidden/>
          </w:rPr>
          <w:fldChar w:fldCharType="separate"/>
        </w:r>
        <w:r>
          <w:rPr>
            <w:webHidden/>
          </w:rPr>
          <w:t>8</w:t>
        </w:r>
        <w:r>
          <w:rPr>
            <w:webHidden/>
          </w:rPr>
          <w:fldChar w:fldCharType="end"/>
        </w:r>
      </w:hyperlink>
    </w:p>
    <w:p w14:paraId="0AC6D717" w14:textId="45062DD5"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482" w:history="1">
        <w:r w:rsidRPr="004C6A25">
          <w:rPr>
            <w:rStyle w:val="Hyperlink"/>
          </w:rPr>
          <w:t>Bảng 3. Các mức cảnh báo lũ và điều kiện kích hoạt trên nền tảng Web.</w:t>
        </w:r>
        <w:r>
          <w:rPr>
            <w:webHidden/>
          </w:rPr>
          <w:tab/>
        </w:r>
        <w:r>
          <w:rPr>
            <w:webHidden/>
          </w:rPr>
          <w:fldChar w:fldCharType="begin"/>
        </w:r>
        <w:r>
          <w:rPr>
            <w:webHidden/>
          </w:rPr>
          <w:instrText xml:space="preserve"> PAGEREF _Toc234253482 \h </w:instrText>
        </w:r>
        <w:r>
          <w:rPr>
            <w:webHidden/>
          </w:rPr>
        </w:r>
        <w:r>
          <w:rPr>
            <w:webHidden/>
          </w:rPr>
          <w:fldChar w:fldCharType="separate"/>
        </w:r>
        <w:r>
          <w:rPr>
            <w:webHidden/>
          </w:rPr>
          <w:t>17</w:t>
        </w:r>
        <w:r>
          <w:rPr>
            <w:webHidden/>
          </w:rPr>
          <w:fldChar w:fldCharType="end"/>
        </w:r>
      </w:hyperlink>
    </w:p>
    <w:p w14:paraId="0936409C" w14:textId="7216AE1E"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483" w:history="1">
        <w:r w:rsidRPr="004C6A25">
          <w:rPr>
            <w:rStyle w:val="Hyperlink"/>
          </w:rPr>
          <w:t>Bảng 4. Phân loại mức ngập bằng YOLO Pose và quy tắc tự động duyệt bài đăng.</w:t>
        </w:r>
        <w:r>
          <w:rPr>
            <w:webHidden/>
          </w:rPr>
          <w:tab/>
        </w:r>
        <w:r>
          <w:rPr>
            <w:webHidden/>
          </w:rPr>
          <w:fldChar w:fldCharType="begin"/>
        </w:r>
        <w:r>
          <w:rPr>
            <w:webHidden/>
          </w:rPr>
          <w:instrText xml:space="preserve"> PAGEREF _Toc234253483 \h </w:instrText>
        </w:r>
        <w:r>
          <w:rPr>
            <w:webHidden/>
          </w:rPr>
        </w:r>
        <w:r>
          <w:rPr>
            <w:webHidden/>
          </w:rPr>
          <w:fldChar w:fldCharType="separate"/>
        </w:r>
        <w:r>
          <w:rPr>
            <w:webHidden/>
          </w:rPr>
          <w:t>18</w:t>
        </w:r>
        <w:r>
          <w:rPr>
            <w:webHidden/>
          </w:rPr>
          <w:fldChar w:fldCharType="end"/>
        </w:r>
      </w:hyperlink>
    </w:p>
    <w:p w14:paraId="01595D71" w14:textId="2DB2B662"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484" w:history="1">
        <w:r w:rsidRPr="004C6A25">
          <w:rPr>
            <w:rStyle w:val="Hyperlink"/>
          </w:rPr>
          <w:t>Bảng 5. So sánh hiện trạng thiết kế và định hướng mở rộng của kênh hỗ trợ người dân qua Zalo Official Account.</w:t>
        </w:r>
        <w:r>
          <w:rPr>
            <w:webHidden/>
          </w:rPr>
          <w:tab/>
        </w:r>
        <w:r>
          <w:rPr>
            <w:webHidden/>
          </w:rPr>
          <w:fldChar w:fldCharType="begin"/>
        </w:r>
        <w:r>
          <w:rPr>
            <w:webHidden/>
          </w:rPr>
          <w:instrText xml:space="preserve"> PAGEREF _Toc234253484 \h </w:instrText>
        </w:r>
        <w:r>
          <w:rPr>
            <w:webHidden/>
          </w:rPr>
        </w:r>
        <w:r>
          <w:rPr>
            <w:webHidden/>
          </w:rPr>
          <w:fldChar w:fldCharType="separate"/>
        </w:r>
        <w:r>
          <w:rPr>
            <w:webHidden/>
          </w:rPr>
          <w:t>29</w:t>
        </w:r>
        <w:r>
          <w:rPr>
            <w:webHidden/>
          </w:rPr>
          <w:fldChar w:fldCharType="end"/>
        </w:r>
      </w:hyperlink>
    </w:p>
    <w:p w14:paraId="5C627770" w14:textId="243AC1B6" w:rsidR="00795D9A" w:rsidRDefault="00795D9A">
      <w:pPr>
        <w:pStyle w:val="TableofFigures"/>
        <w:rPr>
          <w:rFonts w:asciiTheme="minorHAnsi" w:eastAsiaTheme="minorEastAsia" w:hAnsiTheme="minorHAnsi" w:cstheme="minorBidi"/>
          <w:kern w:val="2"/>
          <w:sz w:val="24"/>
          <w:lang w:val="en-US"/>
          <w14:ligatures w14:val="standardContextual"/>
        </w:rPr>
      </w:pPr>
      <w:hyperlink w:anchor="_Toc234253485" w:history="1">
        <w:r w:rsidRPr="004C6A25">
          <w:rPr>
            <w:rStyle w:val="Hyperlink"/>
          </w:rPr>
          <w:t>Bảng 6</w:t>
        </w:r>
        <w:r w:rsidRPr="004C6A25">
          <w:rPr>
            <w:rStyle w:val="Hyperlink"/>
            <w:lang w:val="en-US"/>
          </w:rPr>
          <w:t>.</w:t>
        </w:r>
        <w:r w:rsidRPr="004C6A25">
          <w:rPr>
            <w:rStyle w:val="Hyperlink"/>
          </w:rPr>
          <w:t>Chỉ số đánh giá mô hình ARIMAX theo thời gian dự báo trước (hồ Sông Tranh 2).</w:t>
        </w:r>
        <w:r>
          <w:rPr>
            <w:webHidden/>
          </w:rPr>
          <w:tab/>
        </w:r>
        <w:r>
          <w:rPr>
            <w:webHidden/>
          </w:rPr>
          <w:fldChar w:fldCharType="begin"/>
        </w:r>
        <w:r>
          <w:rPr>
            <w:webHidden/>
          </w:rPr>
          <w:instrText xml:space="preserve"> PAGEREF _Toc234253485 \h </w:instrText>
        </w:r>
        <w:r>
          <w:rPr>
            <w:webHidden/>
          </w:rPr>
        </w:r>
        <w:r>
          <w:rPr>
            <w:webHidden/>
          </w:rPr>
          <w:fldChar w:fldCharType="separate"/>
        </w:r>
        <w:r>
          <w:rPr>
            <w:webHidden/>
          </w:rPr>
          <w:t>31</w:t>
        </w:r>
        <w:r>
          <w:rPr>
            <w:webHidden/>
          </w:rPr>
          <w:fldChar w:fldCharType="end"/>
        </w:r>
      </w:hyperlink>
    </w:p>
    <w:p w14:paraId="581EB171" w14:textId="488CF727" w:rsidR="00D85A5C" w:rsidRDefault="00795D9A" w:rsidP="00D85A5C">
      <w:pPr>
        <w:jc w:val="center"/>
        <w:rPr>
          <w:b/>
          <w:bCs/>
        </w:rPr>
      </w:pPr>
      <w:r>
        <w:rPr>
          <w:b/>
          <w:bCs/>
        </w:rPr>
        <w:fldChar w:fldCharType="end"/>
      </w:r>
      <w:r w:rsidR="00D85A5C">
        <w:rPr>
          <w:b/>
          <w:bCs/>
        </w:rPr>
        <w:br w:type="page"/>
      </w:r>
    </w:p>
    <w:p w14:paraId="6611E4AB" w14:textId="3E44A5B3" w:rsidR="00D85A5C" w:rsidRDefault="00D85A5C" w:rsidP="00D85A5C">
      <w:pPr>
        <w:jc w:val="center"/>
        <w:rPr>
          <w:ins w:id="27" w:author="ACER" w:date="2026-07-05T22:18:00Z"/>
          <w:b/>
          <w:bCs/>
          <w:sz w:val="28"/>
          <w:szCs w:val="28"/>
        </w:rPr>
      </w:pPr>
      <w:r w:rsidRPr="004A5D7A">
        <w:rPr>
          <w:b/>
          <w:bCs/>
          <w:sz w:val="28"/>
          <w:szCs w:val="28"/>
          <w:rPrChange w:id="28" w:author="ACER" w:date="2026-07-04T14:35:00Z">
            <w:rPr>
              <w:b/>
              <w:bCs/>
            </w:rPr>
          </w:rPrChange>
        </w:rPr>
        <w:lastRenderedPageBreak/>
        <w:t>DANH MỤC TỪ VIẾT TẮT, KÝ HIỆU, THUẬT NGỮ</w:t>
      </w:r>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29" w:author="ACER" w:date="2026-07-05T22:19:00Z">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600"/>
        <w:gridCol w:w="6400"/>
        <w:tblGridChange w:id="30">
          <w:tblGrid>
            <w:gridCol w:w="2600"/>
            <w:gridCol w:w="6400"/>
          </w:tblGrid>
        </w:tblGridChange>
      </w:tblGrid>
      <w:tr w:rsidR="000E1921" w:rsidRPr="000E1921" w14:paraId="20B20EA2" w14:textId="77777777" w:rsidTr="005B4A7C">
        <w:trPr>
          <w:tblHeader/>
          <w:jc w:val="center"/>
          <w:ins w:id="31" w:author="ACER" w:date="2026-07-05T22:19:00Z"/>
          <w:trPrChange w:id="32" w:author="ACER" w:date="2026-07-05T22:19:00Z">
            <w:trPr>
              <w:tblHeade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33" w:author="ACER" w:date="2026-07-05T22:19:00Z">
              <w:tcPr>
                <w:tcW w:w="26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2D781644" w14:textId="77777777" w:rsidR="000E1921" w:rsidRPr="000E1921" w:rsidRDefault="000E1921" w:rsidP="000E1921">
            <w:pPr>
              <w:pStyle w:val="TableText"/>
              <w:jc w:val="center"/>
              <w:rPr>
                <w:ins w:id="34" w:author="ACER" w:date="2026-07-05T22:19:00Z"/>
                <w:color w:val="000000" w:themeColor="text1"/>
                <w:sz w:val="26"/>
                <w:szCs w:val="26"/>
                <w:rPrChange w:id="35" w:author="ACER" w:date="2026-07-05T22:19:00Z">
                  <w:rPr>
                    <w:ins w:id="36" w:author="ACER" w:date="2026-07-05T22:19:00Z"/>
                  </w:rPr>
                </w:rPrChange>
              </w:rPr>
            </w:pPr>
            <w:ins w:id="37" w:author="ACER" w:date="2026-07-05T22:19:00Z">
              <w:r w:rsidRPr="000E1921">
                <w:rPr>
                  <w:b/>
                  <w:bCs/>
                  <w:color w:val="000000" w:themeColor="text1"/>
                  <w:sz w:val="26"/>
                  <w:szCs w:val="26"/>
                  <w:rPrChange w:id="38" w:author="ACER" w:date="2026-07-05T22:19:00Z">
                    <w:rPr>
                      <w:b/>
                      <w:bCs/>
                      <w:color w:val="1F3864"/>
                    </w:rPr>
                  </w:rPrChange>
                </w:rPr>
                <w:t>Từ viết tắt</w:t>
              </w:r>
            </w:ins>
          </w:p>
        </w:tc>
        <w:tc>
          <w:tcPr>
            <w:tcW w:w="64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39" w:author="ACER" w:date="2026-07-05T22:19:00Z">
              <w:tcPr>
                <w:tcW w:w="64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72FAF5BB" w14:textId="77777777" w:rsidR="000E1921" w:rsidRPr="000E1921" w:rsidRDefault="000E1921" w:rsidP="000E1921">
            <w:pPr>
              <w:pStyle w:val="TableText"/>
              <w:jc w:val="center"/>
              <w:rPr>
                <w:ins w:id="40" w:author="ACER" w:date="2026-07-05T22:19:00Z"/>
                <w:color w:val="000000" w:themeColor="text1"/>
                <w:sz w:val="26"/>
                <w:szCs w:val="26"/>
                <w:rPrChange w:id="41" w:author="ACER" w:date="2026-07-05T22:19:00Z">
                  <w:rPr>
                    <w:ins w:id="42" w:author="ACER" w:date="2026-07-05T22:19:00Z"/>
                  </w:rPr>
                </w:rPrChange>
              </w:rPr>
            </w:pPr>
            <w:ins w:id="43" w:author="ACER" w:date="2026-07-05T22:19:00Z">
              <w:r w:rsidRPr="000E1921">
                <w:rPr>
                  <w:b/>
                  <w:bCs/>
                  <w:color w:val="000000" w:themeColor="text1"/>
                  <w:sz w:val="26"/>
                  <w:szCs w:val="26"/>
                  <w:rPrChange w:id="44" w:author="ACER" w:date="2026-07-05T22:19:00Z">
                    <w:rPr>
                      <w:b/>
                      <w:bCs/>
                      <w:color w:val="1F3864"/>
                    </w:rPr>
                  </w:rPrChange>
                </w:rPr>
                <w:t>Diễn giải</w:t>
              </w:r>
            </w:ins>
          </w:p>
        </w:tc>
      </w:tr>
      <w:tr w:rsidR="000E1921" w:rsidRPr="000E1921" w14:paraId="4D297573" w14:textId="77777777" w:rsidTr="005B4A7C">
        <w:trPr>
          <w:jc w:val="center"/>
          <w:ins w:id="45" w:author="ACER" w:date="2026-07-05T22:19:00Z"/>
          <w:trPrChange w:id="46"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47"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9E80E87" w14:textId="77777777" w:rsidR="000E1921" w:rsidRPr="000E1921" w:rsidRDefault="000E1921" w:rsidP="000E1921">
            <w:pPr>
              <w:pStyle w:val="TableText"/>
              <w:rPr>
                <w:ins w:id="48" w:author="ACER" w:date="2026-07-05T22:19:00Z"/>
                <w:color w:val="000000" w:themeColor="text1"/>
                <w:sz w:val="26"/>
                <w:szCs w:val="26"/>
                <w:rPrChange w:id="49" w:author="ACER" w:date="2026-07-05T22:19:00Z">
                  <w:rPr>
                    <w:ins w:id="50" w:author="ACER" w:date="2026-07-05T22:19:00Z"/>
                  </w:rPr>
                </w:rPrChange>
              </w:rPr>
            </w:pPr>
            <w:ins w:id="51" w:author="ACER" w:date="2026-07-05T22:19:00Z">
              <w:r w:rsidRPr="000E1921">
                <w:rPr>
                  <w:b/>
                  <w:bCs/>
                  <w:color w:val="000000" w:themeColor="text1"/>
                  <w:sz w:val="26"/>
                  <w:szCs w:val="26"/>
                  <w:rPrChange w:id="52" w:author="ACER" w:date="2026-07-05T22:19:00Z">
                    <w:rPr>
                      <w:b/>
                      <w:bCs/>
                    </w:rPr>
                  </w:rPrChange>
                </w:rPr>
                <w:t>AI</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53"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6823B4C" w14:textId="77777777" w:rsidR="000E1921" w:rsidRPr="000E1921" w:rsidRDefault="000E1921" w:rsidP="000E1921">
            <w:pPr>
              <w:pStyle w:val="TableText"/>
              <w:rPr>
                <w:ins w:id="54" w:author="ACER" w:date="2026-07-05T22:19:00Z"/>
                <w:color w:val="000000" w:themeColor="text1"/>
                <w:sz w:val="26"/>
                <w:szCs w:val="26"/>
                <w:rPrChange w:id="55" w:author="ACER" w:date="2026-07-05T22:19:00Z">
                  <w:rPr>
                    <w:ins w:id="56" w:author="ACER" w:date="2026-07-05T22:19:00Z"/>
                  </w:rPr>
                </w:rPrChange>
              </w:rPr>
            </w:pPr>
            <w:ins w:id="57" w:author="ACER" w:date="2026-07-05T22:19:00Z">
              <w:r w:rsidRPr="000E1921">
                <w:rPr>
                  <w:color w:val="000000" w:themeColor="text1"/>
                  <w:sz w:val="26"/>
                  <w:szCs w:val="26"/>
                  <w:rPrChange w:id="58" w:author="ACER" w:date="2026-07-05T22:19:00Z">
                    <w:rPr/>
                  </w:rPrChange>
                </w:rPr>
                <w:t>Trí tuệ nhân tạo (Artificial Intelligence)</w:t>
              </w:r>
            </w:ins>
          </w:p>
        </w:tc>
      </w:tr>
      <w:tr w:rsidR="000E1921" w:rsidRPr="000E1921" w14:paraId="78B27D03" w14:textId="77777777" w:rsidTr="005B4A7C">
        <w:trPr>
          <w:jc w:val="center"/>
          <w:ins w:id="59" w:author="ACER" w:date="2026-07-05T22:19:00Z"/>
          <w:trPrChange w:id="60"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1"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A8BA860" w14:textId="77777777" w:rsidR="000E1921" w:rsidRPr="000E1921" w:rsidRDefault="000E1921" w:rsidP="000E1921">
            <w:pPr>
              <w:pStyle w:val="TableText"/>
              <w:rPr>
                <w:ins w:id="62" w:author="ACER" w:date="2026-07-05T22:19:00Z"/>
                <w:color w:val="000000" w:themeColor="text1"/>
                <w:sz w:val="26"/>
                <w:szCs w:val="26"/>
                <w:rPrChange w:id="63" w:author="ACER" w:date="2026-07-05T22:19:00Z">
                  <w:rPr>
                    <w:ins w:id="64" w:author="ACER" w:date="2026-07-05T22:19:00Z"/>
                  </w:rPr>
                </w:rPrChange>
              </w:rPr>
            </w:pPr>
            <w:ins w:id="65" w:author="ACER" w:date="2026-07-05T22:19:00Z">
              <w:r w:rsidRPr="000E1921">
                <w:rPr>
                  <w:b/>
                  <w:bCs/>
                  <w:color w:val="000000" w:themeColor="text1"/>
                  <w:sz w:val="26"/>
                  <w:szCs w:val="26"/>
                  <w:rPrChange w:id="66" w:author="ACER" w:date="2026-07-05T22:19:00Z">
                    <w:rPr>
                      <w:b/>
                      <w:bCs/>
                    </w:rPr>
                  </w:rPrChange>
                </w:rPr>
                <w:t>API</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7"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AC73E6B" w14:textId="77777777" w:rsidR="000E1921" w:rsidRPr="000E1921" w:rsidRDefault="000E1921" w:rsidP="000E1921">
            <w:pPr>
              <w:pStyle w:val="TableText"/>
              <w:rPr>
                <w:ins w:id="68" w:author="ACER" w:date="2026-07-05T22:19:00Z"/>
                <w:color w:val="000000" w:themeColor="text1"/>
                <w:sz w:val="26"/>
                <w:szCs w:val="26"/>
                <w:rPrChange w:id="69" w:author="ACER" w:date="2026-07-05T22:19:00Z">
                  <w:rPr>
                    <w:ins w:id="70" w:author="ACER" w:date="2026-07-05T22:19:00Z"/>
                  </w:rPr>
                </w:rPrChange>
              </w:rPr>
            </w:pPr>
            <w:ins w:id="71" w:author="ACER" w:date="2026-07-05T22:19:00Z">
              <w:r w:rsidRPr="000E1921">
                <w:rPr>
                  <w:color w:val="000000" w:themeColor="text1"/>
                  <w:sz w:val="26"/>
                  <w:szCs w:val="26"/>
                  <w:rPrChange w:id="72" w:author="ACER" w:date="2026-07-05T22:19:00Z">
                    <w:rPr/>
                  </w:rPrChange>
                </w:rPr>
                <w:t>Giao diện lập trình ứng dụng (Application Programming Interface)</w:t>
              </w:r>
            </w:ins>
          </w:p>
        </w:tc>
      </w:tr>
      <w:tr w:rsidR="000E1921" w:rsidRPr="000E1921" w14:paraId="43D211D5" w14:textId="77777777" w:rsidTr="005B4A7C">
        <w:trPr>
          <w:jc w:val="center"/>
          <w:ins w:id="73" w:author="ACER" w:date="2026-07-05T22:19:00Z"/>
          <w:trPrChange w:id="74"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5"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272DCE4" w14:textId="77777777" w:rsidR="000E1921" w:rsidRPr="000E1921" w:rsidRDefault="000E1921" w:rsidP="000E1921">
            <w:pPr>
              <w:pStyle w:val="TableText"/>
              <w:rPr>
                <w:ins w:id="76" w:author="ACER" w:date="2026-07-05T22:19:00Z"/>
                <w:color w:val="000000" w:themeColor="text1"/>
                <w:sz w:val="26"/>
                <w:szCs w:val="26"/>
                <w:rPrChange w:id="77" w:author="ACER" w:date="2026-07-05T22:19:00Z">
                  <w:rPr>
                    <w:ins w:id="78" w:author="ACER" w:date="2026-07-05T22:19:00Z"/>
                  </w:rPr>
                </w:rPrChange>
              </w:rPr>
            </w:pPr>
            <w:ins w:id="79" w:author="ACER" w:date="2026-07-05T22:19:00Z">
              <w:r w:rsidRPr="000E1921">
                <w:rPr>
                  <w:b/>
                  <w:bCs/>
                  <w:color w:val="000000" w:themeColor="text1"/>
                  <w:sz w:val="26"/>
                  <w:szCs w:val="26"/>
                  <w:rPrChange w:id="80" w:author="ACER" w:date="2026-07-05T22:19:00Z">
                    <w:rPr>
                      <w:b/>
                      <w:bCs/>
                    </w:rPr>
                  </w:rPrChange>
                </w:rPr>
                <w:t>ARIMAX</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1"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B90F9F5" w14:textId="77777777" w:rsidR="000E1921" w:rsidRPr="000E1921" w:rsidRDefault="000E1921" w:rsidP="000E1921">
            <w:pPr>
              <w:pStyle w:val="TableText"/>
              <w:rPr>
                <w:ins w:id="82" w:author="ACER" w:date="2026-07-05T22:19:00Z"/>
                <w:color w:val="000000" w:themeColor="text1"/>
                <w:sz w:val="26"/>
                <w:szCs w:val="26"/>
                <w:rPrChange w:id="83" w:author="ACER" w:date="2026-07-05T22:19:00Z">
                  <w:rPr>
                    <w:ins w:id="84" w:author="ACER" w:date="2026-07-05T22:19:00Z"/>
                  </w:rPr>
                </w:rPrChange>
              </w:rPr>
            </w:pPr>
            <w:ins w:id="85" w:author="ACER" w:date="2026-07-05T22:19:00Z">
              <w:r w:rsidRPr="000E1921">
                <w:rPr>
                  <w:color w:val="000000" w:themeColor="text1"/>
                  <w:sz w:val="26"/>
                  <w:szCs w:val="26"/>
                  <w:rPrChange w:id="86" w:author="ACER" w:date="2026-07-05T22:19:00Z">
                    <w:rPr/>
                  </w:rPrChange>
                </w:rPr>
                <w:t>Mô hình tự hồi quy tích hợp trung bình trượt có biến ngoại sinh</w:t>
              </w:r>
            </w:ins>
          </w:p>
        </w:tc>
      </w:tr>
      <w:tr w:rsidR="000E1921" w:rsidRPr="000E1921" w14:paraId="3E923956" w14:textId="77777777" w:rsidTr="005B4A7C">
        <w:trPr>
          <w:jc w:val="center"/>
          <w:ins w:id="87" w:author="ACER" w:date="2026-07-05T22:19:00Z"/>
          <w:trPrChange w:id="88"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9"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D02EC72" w14:textId="77777777" w:rsidR="000E1921" w:rsidRPr="000E1921" w:rsidRDefault="000E1921" w:rsidP="000E1921">
            <w:pPr>
              <w:pStyle w:val="TableText"/>
              <w:rPr>
                <w:ins w:id="90" w:author="ACER" w:date="2026-07-05T22:19:00Z"/>
                <w:color w:val="000000" w:themeColor="text1"/>
                <w:sz w:val="26"/>
                <w:szCs w:val="26"/>
                <w:rPrChange w:id="91" w:author="ACER" w:date="2026-07-05T22:19:00Z">
                  <w:rPr>
                    <w:ins w:id="92" w:author="ACER" w:date="2026-07-05T22:19:00Z"/>
                  </w:rPr>
                </w:rPrChange>
              </w:rPr>
            </w:pPr>
            <w:ins w:id="93" w:author="ACER" w:date="2026-07-05T22:19:00Z">
              <w:r w:rsidRPr="000E1921">
                <w:rPr>
                  <w:b/>
                  <w:bCs/>
                  <w:color w:val="000000" w:themeColor="text1"/>
                  <w:sz w:val="26"/>
                  <w:szCs w:val="26"/>
                  <w:rPrChange w:id="94" w:author="ACER" w:date="2026-07-05T22:19:00Z">
                    <w:rPr>
                      <w:b/>
                      <w:bCs/>
                    </w:rPr>
                  </w:rPrChange>
                </w:rPr>
                <w:t>DSS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95"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435C9FA" w14:textId="77777777" w:rsidR="000E1921" w:rsidRPr="000E1921" w:rsidRDefault="000E1921" w:rsidP="000E1921">
            <w:pPr>
              <w:pStyle w:val="TableText"/>
              <w:rPr>
                <w:ins w:id="96" w:author="ACER" w:date="2026-07-05T22:19:00Z"/>
                <w:color w:val="000000" w:themeColor="text1"/>
                <w:sz w:val="26"/>
                <w:szCs w:val="26"/>
                <w:rPrChange w:id="97" w:author="ACER" w:date="2026-07-05T22:19:00Z">
                  <w:rPr>
                    <w:ins w:id="98" w:author="ACER" w:date="2026-07-05T22:19:00Z"/>
                  </w:rPr>
                </w:rPrChange>
              </w:rPr>
            </w:pPr>
            <w:ins w:id="99" w:author="ACER" w:date="2026-07-05T22:19:00Z">
              <w:r w:rsidRPr="000E1921">
                <w:rPr>
                  <w:color w:val="000000" w:themeColor="text1"/>
                  <w:sz w:val="26"/>
                  <w:szCs w:val="26"/>
                  <w:rPrChange w:id="100" w:author="ACER" w:date="2026-07-05T22:19:00Z">
                    <w:rPr/>
                  </w:rPrChange>
                </w:rPr>
                <w:t>Hệ thống hỗ trợ ra quyết định (Decision Support System)</w:t>
              </w:r>
            </w:ins>
          </w:p>
        </w:tc>
      </w:tr>
      <w:tr w:rsidR="000E1921" w:rsidRPr="000E1921" w14:paraId="09918342" w14:textId="77777777" w:rsidTr="005B4A7C">
        <w:trPr>
          <w:jc w:val="center"/>
          <w:ins w:id="101" w:author="ACER" w:date="2026-07-05T22:19:00Z"/>
          <w:trPrChange w:id="102"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03"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AAE76F5" w14:textId="77777777" w:rsidR="000E1921" w:rsidRPr="000E1921" w:rsidRDefault="000E1921" w:rsidP="000E1921">
            <w:pPr>
              <w:pStyle w:val="TableText"/>
              <w:rPr>
                <w:ins w:id="104" w:author="ACER" w:date="2026-07-05T22:19:00Z"/>
                <w:color w:val="000000" w:themeColor="text1"/>
                <w:sz w:val="26"/>
                <w:szCs w:val="26"/>
                <w:rPrChange w:id="105" w:author="ACER" w:date="2026-07-05T22:19:00Z">
                  <w:rPr>
                    <w:ins w:id="106" w:author="ACER" w:date="2026-07-05T22:19:00Z"/>
                  </w:rPr>
                </w:rPrChange>
              </w:rPr>
            </w:pPr>
            <w:ins w:id="107" w:author="ACER" w:date="2026-07-05T22:19:00Z">
              <w:r w:rsidRPr="000E1921">
                <w:rPr>
                  <w:b/>
                  <w:bCs/>
                  <w:color w:val="000000" w:themeColor="text1"/>
                  <w:sz w:val="26"/>
                  <w:szCs w:val="26"/>
                  <w:rPrChange w:id="108" w:author="ACER" w:date="2026-07-05T22:19:00Z">
                    <w:rPr>
                      <w:b/>
                      <w:bCs/>
                    </w:rPr>
                  </w:rPrChange>
                </w:rPr>
                <w:t>FAB</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09"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21638E5" w14:textId="77777777" w:rsidR="000E1921" w:rsidRPr="000E1921" w:rsidRDefault="000E1921" w:rsidP="000E1921">
            <w:pPr>
              <w:pStyle w:val="TableText"/>
              <w:rPr>
                <w:ins w:id="110" w:author="ACER" w:date="2026-07-05T22:19:00Z"/>
                <w:color w:val="000000" w:themeColor="text1"/>
                <w:sz w:val="26"/>
                <w:szCs w:val="26"/>
                <w:rPrChange w:id="111" w:author="ACER" w:date="2026-07-05T22:19:00Z">
                  <w:rPr>
                    <w:ins w:id="112" w:author="ACER" w:date="2026-07-05T22:19:00Z"/>
                  </w:rPr>
                </w:rPrChange>
              </w:rPr>
            </w:pPr>
            <w:ins w:id="113" w:author="ACER" w:date="2026-07-05T22:19:00Z">
              <w:r w:rsidRPr="000E1921">
                <w:rPr>
                  <w:color w:val="000000" w:themeColor="text1"/>
                  <w:sz w:val="26"/>
                  <w:szCs w:val="26"/>
                  <w:rPrChange w:id="114" w:author="ACER" w:date="2026-07-05T22:19:00Z">
                    <w:rPr/>
                  </w:rPrChange>
                </w:rPr>
                <w:t>Nút thao tác nổi (Floating Action Button)</w:t>
              </w:r>
            </w:ins>
          </w:p>
        </w:tc>
      </w:tr>
      <w:tr w:rsidR="000E1921" w:rsidRPr="000E1921" w14:paraId="1DDFFB5E" w14:textId="77777777" w:rsidTr="005B4A7C">
        <w:trPr>
          <w:jc w:val="center"/>
          <w:ins w:id="115" w:author="ACER" w:date="2026-07-05T22:19:00Z"/>
          <w:trPrChange w:id="116"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17"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E653B31" w14:textId="77777777" w:rsidR="000E1921" w:rsidRPr="000E1921" w:rsidRDefault="000E1921" w:rsidP="000E1921">
            <w:pPr>
              <w:pStyle w:val="TableText"/>
              <w:rPr>
                <w:ins w:id="118" w:author="ACER" w:date="2026-07-05T22:19:00Z"/>
                <w:color w:val="000000" w:themeColor="text1"/>
                <w:sz w:val="26"/>
                <w:szCs w:val="26"/>
                <w:rPrChange w:id="119" w:author="ACER" w:date="2026-07-05T22:19:00Z">
                  <w:rPr>
                    <w:ins w:id="120" w:author="ACER" w:date="2026-07-05T22:19:00Z"/>
                  </w:rPr>
                </w:rPrChange>
              </w:rPr>
            </w:pPr>
            <w:ins w:id="121" w:author="ACER" w:date="2026-07-05T22:19:00Z">
              <w:r w:rsidRPr="000E1921">
                <w:rPr>
                  <w:b/>
                  <w:bCs/>
                  <w:color w:val="000000" w:themeColor="text1"/>
                  <w:sz w:val="26"/>
                  <w:szCs w:val="26"/>
                  <w:rPrChange w:id="122" w:author="ACER" w:date="2026-07-05T22:19:00Z">
                    <w:rPr>
                      <w:b/>
                      <w:bCs/>
                    </w:rPr>
                  </w:rPrChange>
                </w:rPr>
                <w:t>GIS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23"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C9C93D3" w14:textId="77777777" w:rsidR="000E1921" w:rsidRPr="000E1921" w:rsidRDefault="000E1921" w:rsidP="000E1921">
            <w:pPr>
              <w:pStyle w:val="TableText"/>
              <w:rPr>
                <w:ins w:id="124" w:author="ACER" w:date="2026-07-05T22:19:00Z"/>
                <w:color w:val="000000" w:themeColor="text1"/>
                <w:sz w:val="26"/>
                <w:szCs w:val="26"/>
                <w:rPrChange w:id="125" w:author="ACER" w:date="2026-07-05T22:19:00Z">
                  <w:rPr>
                    <w:ins w:id="126" w:author="ACER" w:date="2026-07-05T22:19:00Z"/>
                  </w:rPr>
                </w:rPrChange>
              </w:rPr>
            </w:pPr>
            <w:ins w:id="127" w:author="ACER" w:date="2026-07-05T22:19:00Z">
              <w:r w:rsidRPr="000E1921">
                <w:rPr>
                  <w:color w:val="000000" w:themeColor="text1"/>
                  <w:sz w:val="26"/>
                  <w:szCs w:val="26"/>
                  <w:rPrChange w:id="128" w:author="ACER" w:date="2026-07-05T22:19:00Z">
                    <w:rPr/>
                  </w:rPrChange>
                </w:rPr>
                <w:t>Hệ thống thông tin địa lý (Geographic Information System)</w:t>
              </w:r>
            </w:ins>
          </w:p>
        </w:tc>
      </w:tr>
      <w:tr w:rsidR="000E1921" w:rsidRPr="000E1921" w14:paraId="282BFE62" w14:textId="77777777" w:rsidTr="005B4A7C">
        <w:trPr>
          <w:jc w:val="center"/>
          <w:ins w:id="129" w:author="ACER" w:date="2026-07-05T22:19:00Z"/>
          <w:trPrChange w:id="130"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31"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4BB0669" w14:textId="77777777" w:rsidR="000E1921" w:rsidRPr="000E1921" w:rsidRDefault="000E1921" w:rsidP="000E1921">
            <w:pPr>
              <w:pStyle w:val="TableText"/>
              <w:rPr>
                <w:ins w:id="132" w:author="ACER" w:date="2026-07-05T22:19:00Z"/>
                <w:color w:val="000000" w:themeColor="text1"/>
                <w:sz w:val="26"/>
                <w:szCs w:val="26"/>
                <w:rPrChange w:id="133" w:author="ACER" w:date="2026-07-05T22:19:00Z">
                  <w:rPr>
                    <w:ins w:id="134" w:author="ACER" w:date="2026-07-05T22:19:00Z"/>
                  </w:rPr>
                </w:rPrChange>
              </w:rPr>
            </w:pPr>
            <w:ins w:id="135" w:author="ACER" w:date="2026-07-05T22:19:00Z">
              <w:r w:rsidRPr="000E1921">
                <w:rPr>
                  <w:b/>
                  <w:bCs/>
                  <w:color w:val="000000" w:themeColor="text1"/>
                  <w:sz w:val="26"/>
                  <w:szCs w:val="26"/>
                  <w:rPrChange w:id="136" w:author="ACER" w:date="2026-07-05T22:19:00Z">
                    <w:rPr>
                      <w:b/>
                      <w:bCs/>
                    </w:rPr>
                  </w:rPrChange>
                </w:rPr>
                <w:t>GPS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37"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5F1CC01" w14:textId="77777777" w:rsidR="000E1921" w:rsidRPr="000E1921" w:rsidRDefault="000E1921" w:rsidP="000E1921">
            <w:pPr>
              <w:pStyle w:val="TableText"/>
              <w:rPr>
                <w:ins w:id="138" w:author="ACER" w:date="2026-07-05T22:19:00Z"/>
                <w:color w:val="000000" w:themeColor="text1"/>
                <w:sz w:val="26"/>
                <w:szCs w:val="26"/>
                <w:rPrChange w:id="139" w:author="ACER" w:date="2026-07-05T22:19:00Z">
                  <w:rPr>
                    <w:ins w:id="140" w:author="ACER" w:date="2026-07-05T22:19:00Z"/>
                  </w:rPr>
                </w:rPrChange>
              </w:rPr>
            </w:pPr>
            <w:ins w:id="141" w:author="ACER" w:date="2026-07-05T22:19:00Z">
              <w:r w:rsidRPr="000E1921">
                <w:rPr>
                  <w:color w:val="000000" w:themeColor="text1"/>
                  <w:sz w:val="26"/>
                  <w:szCs w:val="26"/>
                  <w:rPrChange w:id="142" w:author="ACER" w:date="2026-07-05T22:19:00Z">
                    <w:rPr/>
                  </w:rPrChange>
                </w:rPr>
                <w:t>Hệ thống định vị toàn cầu (Global Positioning System)</w:t>
              </w:r>
            </w:ins>
          </w:p>
        </w:tc>
      </w:tr>
      <w:tr w:rsidR="000E1921" w:rsidRPr="000E1921" w14:paraId="2349B7EB" w14:textId="77777777" w:rsidTr="005B4A7C">
        <w:trPr>
          <w:jc w:val="center"/>
          <w:ins w:id="143" w:author="ACER" w:date="2026-07-05T22:19:00Z"/>
          <w:trPrChange w:id="144"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45"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ACABC09" w14:textId="77777777" w:rsidR="000E1921" w:rsidRPr="000E1921" w:rsidRDefault="000E1921" w:rsidP="000E1921">
            <w:pPr>
              <w:pStyle w:val="TableText"/>
              <w:rPr>
                <w:ins w:id="146" w:author="ACER" w:date="2026-07-05T22:19:00Z"/>
                <w:color w:val="000000" w:themeColor="text1"/>
                <w:sz w:val="26"/>
                <w:szCs w:val="26"/>
                <w:rPrChange w:id="147" w:author="ACER" w:date="2026-07-05T22:19:00Z">
                  <w:rPr>
                    <w:ins w:id="148" w:author="ACER" w:date="2026-07-05T22:19:00Z"/>
                  </w:rPr>
                </w:rPrChange>
              </w:rPr>
            </w:pPr>
            <w:ins w:id="149" w:author="ACER" w:date="2026-07-05T22:19:00Z">
              <w:r w:rsidRPr="000E1921">
                <w:rPr>
                  <w:b/>
                  <w:bCs/>
                  <w:color w:val="000000" w:themeColor="text1"/>
                  <w:sz w:val="26"/>
                  <w:szCs w:val="26"/>
                  <w:rPrChange w:id="150" w:author="ACER" w:date="2026-07-05T22:19:00Z">
                    <w:rPr>
                      <w:b/>
                      <w:bCs/>
                    </w:rPr>
                  </w:rPrChange>
                </w:rPr>
                <w:t>IDW</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1"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E9C7539" w14:textId="77777777" w:rsidR="000E1921" w:rsidRPr="000E1921" w:rsidRDefault="000E1921" w:rsidP="000E1921">
            <w:pPr>
              <w:pStyle w:val="TableText"/>
              <w:rPr>
                <w:ins w:id="152" w:author="ACER" w:date="2026-07-05T22:19:00Z"/>
                <w:color w:val="000000" w:themeColor="text1"/>
                <w:sz w:val="26"/>
                <w:szCs w:val="26"/>
                <w:rPrChange w:id="153" w:author="ACER" w:date="2026-07-05T22:19:00Z">
                  <w:rPr>
                    <w:ins w:id="154" w:author="ACER" w:date="2026-07-05T22:19:00Z"/>
                  </w:rPr>
                </w:rPrChange>
              </w:rPr>
            </w:pPr>
            <w:ins w:id="155" w:author="ACER" w:date="2026-07-05T22:19:00Z">
              <w:r w:rsidRPr="000E1921">
                <w:rPr>
                  <w:color w:val="000000" w:themeColor="text1"/>
                  <w:sz w:val="26"/>
                  <w:szCs w:val="26"/>
                  <w:rPrChange w:id="156" w:author="ACER" w:date="2026-07-05T22:19:00Z">
                    <w:rPr/>
                  </w:rPrChange>
                </w:rPr>
                <w:t>Nội suy trọng số nghịch đảo khoảng cách (Inverse Distance Weighting)</w:t>
              </w:r>
            </w:ins>
          </w:p>
        </w:tc>
      </w:tr>
      <w:tr w:rsidR="000E1921" w:rsidRPr="000E1921" w14:paraId="2BCD4BDA" w14:textId="77777777" w:rsidTr="005B4A7C">
        <w:trPr>
          <w:jc w:val="center"/>
          <w:ins w:id="157" w:author="ACER" w:date="2026-07-05T22:19:00Z"/>
          <w:trPrChange w:id="158"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9"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E216C4A" w14:textId="77777777" w:rsidR="000E1921" w:rsidRPr="000E1921" w:rsidRDefault="000E1921" w:rsidP="000E1921">
            <w:pPr>
              <w:pStyle w:val="TableText"/>
              <w:rPr>
                <w:ins w:id="160" w:author="ACER" w:date="2026-07-05T22:19:00Z"/>
                <w:color w:val="000000" w:themeColor="text1"/>
                <w:sz w:val="26"/>
                <w:szCs w:val="26"/>
                <w:rPrChange w:id="161" w:author="ACER" w:date="2026-07-05T22:19:00Z">
                  <w:rPr>
                    <w:ins w:id="162" w:author="ACER" w:date="2026-07-05T22:19:00Z"/>
                  </w:rPr>
                </w:rPrChange>
              </w:rPr>
            </w:pPr>
            <w:ins w:id="163" w:author="ACER" w:date="2026-07-05T22:19:00Z">
              <w:r w:rsidRPr="000E1921">
                <w:rPr>
                  <w:b/>
                  <w:bCs/>
                  <w:color w:val="000000" w:themeColor="text1"/>
                  <w:sz w:val="26"/>
                  <w:szCs w:val="26"/>
                  <w:rPrChange w:id="164" w:author="ACER" w:date="2026-07-05T22:19:00Z">
                    <w:rPr>
                      <w:b/>
                      <w:bCs/>
                    </w:rPr>
                  </w:rPrChange>
                </w:rPr>
                <w:t>JWT</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5"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3443C62" w14:textId="77777777" w:rsidR="000E1921" w:rsidRPr="000E1921" w:rsidRDefault="000E1921" w:rsidP="000E1921">
            <w:pPr>
              <w:pStyle w:val="TableText"/>
              <w:rPr>
                <w:ins w:id="166" w:author="ACER" w:date="2026-07-05T22:19:00Z"/>
                <w:color w:val="000000" w:themeColor="text1"/>
                <w:sz w:val="26"/>
                <w:szCs w:val="26"/>
                <w:rPrChange w:id="167" w:author="ACER" w:date="2026-07-05T22:19:00Z">
                  <w:rPr>
                    <w:ins w:id="168" w:author="ACER" w:date="2026-07-05T22:19:00Z"/>
                  </w:rPr>
                </w:rPrChange>
              </w:rPr>
            </w:pPr>
            <w:ins w:id="169" w:author="ACER" w:date="2026-07-05T22:19:00Z">
              <w:r w:rsidRPr="000E1921">
                <w:rPr>
                  <w:color w:val="000000" w:themeColor="text1"/>
                  <w:sz w:val="26"/>
                  <w:szCs w:val="26"/>
                  <w:rPrChange w:id="170" w:author="ACER" w:date="2026-07-05T22:19:00Z">
                    <w:rPr/>
                  </w:rPrChange>
                </w:rPr>
                <w:t>Chuỗi xác thực JSON (JSON Web Token)</w:t>
              </w:r>
            </w:ins>
          </w:p>
        </w:tc>
      </w:tr>
      <w:tr w:rsidR="000E1921" w:rsidRPr="000E1921" w14:paraId="2DEB14EE" w14:textId="77777777" w:rsidTr="005B4A7C">
        <w:trPr>
          <w:jc w:val="center"/>
          <w:ins w:id="171" w:author="ACER" w:date="2026-07-05T22:19:00Z"/>
          <w:trPrChange w:id="172"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73"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DE3B246" w14:textId="77777777" w:rsidR="000E1921" w:rsidRPr="000E1921" w:rsidRDefault="000E1921" w:rsidP="000E1921">
            <w:pPr>
              <w:pStyle w:val="TableText"/>
              <w:rPr>
                <w:ins w:id="174" w:author="ACER" w:date="2026-07-05T22:19:00Z"/>
                <w:color w:val="000000" w:themeColor="text1"/>
                <w:sz w:val="26"/>
                <w:szCs w:val="26"/>
                <w:rPrChange w:id="175" w:author="ACER" w:date="2026-07-05T22:19:00Z">
                  <w:rPr>
                    <w:ins w:id="176" w:author="ACER" w:date="2026-07-05T22:19:00Z"/>
                  </w:rPr>
                </w:rPrChange>
              </w:rPr>
            </w:pPr>
            <w:ins w:id="177" w:author="ACER" w:date="2026-07-05T22:19:00Z">
              <w:r w:rsidRPr="000E1921">
                <w:rPr>
                  <w:b/>
                  <w:bCs/>
                  <w:color w:val="000000" w:themeColor="text1"/>
                  <w:sz w:val="26"/>
                  <w:szCs w:val="26"/>
                  <w:rPrChange w:id="178" w:author="ACER" w:date="2026-07-05T22:19:00Z">
                    <w:rPr>
                      <w:b/>
                      <w:bCs/>
                    </w:rPr>
                  </w:rPrChange>
                </w:rPr>
                <w:t>LSTM</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79"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33B1D98" w14:textId="77777777" w:rsidR="000E1921" w:rsidRPr="000E1921" w:rsidRDefault="000E1921" w:rsidP="000E1921">
            <w:pPr>
              <w:pStyle w:val="TableText"/>
              <w:rPr>
                <w:ins w:id="180" w:author="ACER" w:date="2026-07-05T22:19:00Z"/>
                <w:color w:val="000000" w:themeColor="text1"/>
                <w:sz w:val="26"/>
                <w:szCs w:val="26"/>
                <w:rPrChange w:id="181" w:author="ACER" w:date="2026-07-05T22:19:00Z">
                  <w:rPr>
                    <w:ins w:id="182" w:author="ACER" w:date="2026-07-05T22:19:00Z"/>
                  </w:rPr>
                </w:rPrChange>
              </w:rPr>
            </w:pPr>
            <w:ins w:id="183" w:author="ACER" w:date="2026-07-05T22:19:00Z">
              <w:r w:rsidRPr="000E1921">
                <w:rPr>
                  <w:color w:val="000000" w:themeColor="text1"/>
                  <w:sz w:val="26"/>
                  <w:szCs w:val="26"/>
                  <w:rPrChange w:id="184" w:author="ACER" w:date="2026-07-05T22:19:00Z">
                    <w:rPr/>
                  </w:rPrChange>
                </w:rPr>
                <w:t>Mạng nơ-ron bộ nhớ ngắn — dài hạn (Long Short-Term Memory)</w:t>
              </w:r>
            </w:ins>
          </w:p>
        </w:tc>
      </w:tr>
      <w:tr w:rsidR="000E1921" w:rsidRPr="000E1921" w14:paraId="30ED6CB7" w14:textId="77777777" w:rsidTr="005B4A7C">
        <w:trPr>
          <w:jc w:val="center"/>
          <w:ins w:id="185" w:author="ACER" w:date="2026-07-05T22:19:00Z"/>
          <w:trPrChange w:id="186"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7"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E8EB798" w14:textId="77777777" w:rsidR="000E1921" w:rsidRPr="000E1921" w:rsidRDefault="000E1921" w:rsidP="000E1921">
            <w:pPr>
              <w:pStyle w:val="TableText"/>
              <w:rPr>
                <w:ins w:id="188" w:author="ACER" w:date="2026-07-05T22:19:00Z"/>
                <w:color w:val="000000" w:themeColor="text1"/>
                <w:sz w:val="26"/>
                <w:szCs w:val="26"/>
                <w:rPrChange w:id="189" w:author="ACER" w:date="2026-07-05T22:19:00Z">
                  <w:rPr>
                    <w:ins w:id="190" w:author="ACER" w:date="2026-07-05T22:19:00Z"/>
                  </w:rPr>
                </w:rPrChange>
              </w:rPr>
            </w:pPr>
            <w:ins w:id="191" w:author="ACER" w:date="2026-07-05T22:19:00Z">
              <w:r w:rsidRPr="000E1921">
                <w:rPr>
                  <w:b/>
                  <w:bCs/>
                  <w:color w:val="000000" w:themeColor="text1"/>
                  <w:sz w:val="26"/>
                  <w:szCs w:val="26"/>
                  <w:rPrChange w:id="192" w:author="ACER" w:date="2026-07-05T22:19:00Z">
                    <w:rPr>
                      <w:b/>
                      <w:bCs/>
                    </w:rPr>
                  </w:rPrChange>
                </w:rPr>
                <w:t>MNC / MNDBT / MNGC</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93"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426007C" w14:textId="77777777" w:rsidR="000E1921" w:rsidRPr="000E1921" w:rsidRDefault="000E1921" w:rsidP="000E1921">
            <w:pPr>
              <w:pStyle w:val="TableText"/>
              <w:rPr>
                <w:ins w:id="194" w:author="ACER" w:date="2026-07-05T22:19:00Z"/>
                <w:color w:val="000000" w:themeColor="text1"/>
                <w:sz w:val="26"/>
                <w:szCs w:val="26"/>
                <w:rPrChange w:id="195" w:author="ACER" w:date="2026-07-05T22:19:00Z">
                  <w:rPr>
                    <w:ins w:id="196" w:author="ACER" w:date="2026-07-05T22:19:00Z"/>
                  </w:rPr>
                </w:rPrChange>
              </w:rPr>
            </w:pPr>
            <w:ins w:id="197" w:author="ACER" w:date="2026-07-05T22:19:00Z">
              <w:r w:rsidRPr="000E1921">
                <w:rPr>
                  <w:color w:val="000000" w:themeColor="text1"/>
                  <w:sz w:val="26"/>
                  <w:szCs w:val="26"/>
                  <w:rPrChange w:id="198" w:author="ACER" w:date="2026-07-05T22:19:00Z">
                    <w:rPr/>
                  </w:rPrChange>
                </w:rPr>
                <w:t>Mực nước chết / Mực nước dâng bình thường / Mực nước gia cường</w:t>
              </w:r>
            </w:ins>
          </w:p>
        </w:tc>
      </w:tr>
      <w:tr w:rsidR="000E1921" w:rsidRPr="000E1921" w14:paraId="72E5A827" w14:textId="77777777" w:rsidTr="005B4A7C">
        <w:trPr>
          <w:jc w:val="center"/>
          <w:ins w:id="199" w:author="ACER" w:date="2026-07-05T22:19:00Z"/>
          <w:trPrChange w:id="200"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01"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F706FE4" w14:textId="77777777" w:rsidR="000E1921" w:rsidRPr="000E1921" w:rsidRDefault="000E1921" w:rsidP="000E1921">
            <w:pPr>
              <w:pStyle w:val="TableText"/>
              <w:rPr>
                <w:ins w:id="202" w:author="ACER" w:date="2026-07-05T22:19:00Z"/>
                <w:color w:val="000000" w:themeColor="text1"/>
                <w:sz w:val="26"/>
                <w:szCs w:val="26"/>
                <w:rPrChange w:id="203" w:author="ACER" w:date="2026-07-05T22:19:00Z">
                  <w:rPr>
                    <w:ins w:id="204" w:author="ACER" w:date="2026-07-05T22:19:00Z"/>
                  </w:rPr>
                </w:rPrChange>
              </w:rPr>
            </w:pPr>
            <w:ins w:id="205" w:author="ACER" w:date="2026-07-05T22:19:00Z">
              <w:r w:rsidRPr="000E1921">
                <w:rPr>
                  <w:b/>
                  <w:bCs/>
                  <w:color w:val="000000" w:themeColor="text1"/>
                  <w:sz w:val="26"/>
                  <w:szCs w:val="26"/>
                  <w:rPrChange w:id="206" w:author="ACER" w:date="2026-07-05T22:19:00Z">
                    <w:rPr>
                      <w:b/>
                      <w:bCs/>
                    </w:rPr>
                  </w:rPrChange>
                </w:rPr>
                <w:t>NSE</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07"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7813547" w14:textId="77777777" w:rsidR="000E1921" w:rsidRPr="000E1921" w:rsidRDefault="000E1921" w:rsidP="000E1921">
            <w:pPr>
              <w:pStyle w:val="TableText"/>
              <w:rPr>
                <w:ins w:id="208" w:author="ACER" w:date="2026-07-05T22:19:00Z"/>
                <w:color w:val="000000" w:themeColor="text1"/>
                <w:sz w:val="26"/>
                <w:szCs w:val="26"/>
                <w:rPrChange w:id="209" w:author="ACER" w:date="2026-07-05T22:19:00Z">
                  <w:rPr>
                    <w:ins w:id="210" w:author="ACER" w:date="2026-07-05T22:19:00Z"/>
                  </w:rPr>
                </w:rPrChange>
              </w:rPr>
            </w:pPr>
            <w:ins w:id="211" w:author="ACER" w:date="2026-07-05T22:19:00Z">
              <w:r w:rsidRPr="000E1921">
                <w:rPr>
                  <w:color w:val="000000" w:themeColor="text1"/>
                  <w:sz w:val="26"/>
                  <w:szCs w:val="26"/>
                  <w:rPrChange w:id="212" w:author="ACER" w:date="2026-07-05T22:19:00Z">
                    <w:rPr/>
                  </w:rPrChange>
                </w:rPr>
                <w:t>Hệ số hiệu quả Nash — Sutcliffe (Nash-Sutcliffe Efficiency)</w:t>
              </w:r>
            </w:ins>
          </w:p>
        </w:tc>
      </w:tr>
      <w:tr w:rsidR="000E1921" w:rsidRPr="000E1921" w14:paraId="6BB647C0" w14:textId="77777777" w:rsidTr="005B4A7C">
        <w:trPr>
          <w:jc w:val="center"/>
          <w:ins w:id="213" w:author="ACER" w:date="2026-07-05T22:19:00Z"/>
          <w:trPrChange w:id="214"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15"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F70C552" w14:textId="77777777" w:rsidR="000E1921" w:rsidRPr="000E1921" w:rsidRDefault="000E1921" w:rsidP="000E1921">
            <w:pPr>
              <w:pStyle w:val="TableText"/>
              <w:rPr>
                <w:ins w:id="216" w:author="ACER" w:date="2026-07-05T22:19:00Z"/>
                <w:color w:val="000000" w:themeColor="text1"/>
                <w:sz w:val="26"/>
                <w:szCs w:val="26"/>
                <w:rPrChange w:id="217" w:author="ACER" w:date="2026-07-05T22:19:00Z">
                  <w:rPr>
                    <w:ins w:id="218" w:author="ACER" w:date="2026-07-05T22:19:00Z"/>
                  </w:rPr>
                </w:rPrChange>
              </w:rPr>
            </w:pPr>
            <w:ins w:id="219" w:author="ACER" w:date="2026-07-05T22:19:00Z">
              <w:r w:rsidRPr="000E1921">
                <w:rPr>
                  <w:b/>
                  <w:bCs/>
                  <w:color w:val="000000" w:themeColor="text1"/>
                  <w:sz w:val="26"/>
                  <w:szCs w:val="26"/>
                  <w:rPrChange w:id="220" w:author="ACER" w:date="2026-07-05T22:19:00Z">
                    <w:rPr>
                      <w:b/>
                      <w:bCs/>
                    </w:rPr>
                  </w:rPrChange>
                </w:rPr>
                <w:t>PCTT</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1"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44EBD05" w14:textId="77777777" w:rsidR="000E1921" w:rsidRPr="000E1921" w:rsidRDefault="000E1921" w:rsidP="000E1921">
            <w:pPr>
              <w:pStyle w:val="TableText"/>
              <w:rPr>
                <w:ins w:id="222" w:author="ACER" w:date="2026-07-05T22:19:00Z"/>
                <w:color w:val="000000" w:themeColor="text1"/>
                <w:sz w:val="26"/>
                <w:szCs w:val="26"/>
                <w:rPrChange w:id="223" w:author="ACER" w:date="2026-07-05T22:19:00Z">
                  <w:rPr>
                    <w:ins w:id="224" w:author="ACER" w:date="2026-07-05T22:19:00Z"/>
                  </w:rPr>
                </w:rPrChange>
              </w:rPr>
            </w:pPr>
            <w:ins w:id="225" w:author="ACER" w:date="2026-07-05T22:19:00Z">
              <w:r w:rsidRPr="000E1921">
                <w:rPr>
                  <w:color w:val="000000" w:themeColor="text1"/>
                  <w:sz w:val="26"/>
                  <w:szCs w:val="26"/>
                  <w:rPrChange w:id="226" w:author="ACER" w:date="2026-07-05T22:19:00Z">
                    <w:rPr/>
                  </w:rPrChange>
                </w:rPr>
                <w:t>Phòng, chống thiên tai</w:t>
              </w:r>
            </w:ins>
          </w:p>
        </w:tc>
      </w:tr>
      <w:tr w:rsidR="000E1921" w:rsidRPr="000E1921" w14:paraId="0592D66A" w14:textId="77777777" w:rsidTr="005B4A7C">
        <w:trPr>
          <w:jc w:val="center"/>
          <w:ins w:id="227" w:author="ACER" w:date="2026-07-05T22:19:00Z"/>
          <w:trPrChange w:id="228"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9"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AEB6FE9" w14:textId="77777777" w:rsidR="000E1921" w:rsidRPr="000E1921" w:rsidRDefault="000E1921" w:rsidP="000E1921">
            <w:pPr>
              <w:pStyle w:val="TableText"/>
              <w:rPr>
                <w:ins w:id="230" w:author="ACER" w:date="2026-07-05T22:19:00Z"/>
                <w:color w:val="000000" w:themeColor="text1"/>
                <w:sz w:val="26"/>
                <w:szCs w:val="26"/>
                <w:rPrChange w:id="231" w:author="ACER" w:date="2026-07-05T22:19:00Z">
                  <w:rPr>
                    <w:ins w:id="232" w:author="ACER" w:date="2026-07-05T22:19:00Z"/>
                  </w:rPr>
                </w:rPrChange>
              </w:rPr>
            </w:pPr>
            <w:ins w:id="233" w:author="ACER" w:date="2026-07-05T22:19:00Z">
              <w:r w:rsidRPr="000E1921">
                <w:rPr>
                  <w:b/>
                  <w:bCs/>
                  <w:color w:val="000000" w:themeColor="text1"/>
                  <w:sz w:val="26"/>
                  <w:szCs w:val="26"/>
                  <w:rPrChange w:id="234" w:author="ACER" w:date="2026-07-05T22:19:00Z">
                    <w:rPr>
                      <w:b/>
                      <w:bCs/>
                    </w:rPr>
                  </w:rPrChange>
                </w:rPr>
                <w:t>REST</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5"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5310B7F" w14:textId="77777777" w:rsidR="000E1921" w:rsidRPr="000E1921" w:rsidRDefault="000E1921" w:rsidP="000E1921">
            <w:pPr>
              <w:pStyle w:val="TableText"/>
              <w:rPr>
                <w:ins w:id="236" w:author="ACER" w:date="2026-07-05T22:19:00Z"/>
                <w:color w:val="000000" w:themeColor="text1"/>
                <w:sz w:val="26"/>
                <w:szCs w:val="26"/>
                <w:rPrChange w:id="237" w:author="ACER" w:date="2026-07-05T22:19:00Z">
                  <w:rPr>
                    <w:ins w:id="238" w:author="ACER" w:date="2026-07-05T22:19:00Z"/>
                  </w:rPr>
                </w:rPrChange>
              </w:rPr>
            </w:pPr>
            <w:ins w:id="239" w:author="ACER" w:date="2026-07-05T22:19:00Z">
              <w:r w:rsidRPr="000E1921">
                <w:rPr>
                  <w:color w:val="000000" w:themeColor="text1"/>
                  <w:sz w:val="26"/>
                  <w:szCs w:val="26"/>
                  <w:rPrChange w:id="240" w:author="ACER" w:date="2026-07-05T22:19:00Z">
                    <w:rPr/>
                  </w:rPrChange>
                </w:rPr>
                <w:t>Kiến trúc giao tiếp dịch vụ web (Representational State Transfer)</w:t>
              </w:r>
            </w:ins>
          </w:p>
        </w:tc>
      </w:tr>
      <w:tr w:rsidR="000E1921" w:rsidRPr="000E1921" w14:paraId="06D4C3E6" w14:textId="77777777" w:rsidTr="005B4A7C">
        <w:trPr>
          <w:jc w:val="center"/>
          <w:ins w:id="241" w:author="ACER" w:date="2026-07-05T22:19:00Z"/>
          <w:trPrChange w:id="242"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3"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D385ABA" w14:textId="77777777" w:rsidR="000E1921" w:rsidRPr="000E1921" w:rsidRDefault="000E1921" w:rsidP="000E1921">
            <w:pPr>
              <w:pStyle w:val="TableText"/>
              <w:rPr>
                <w:ins w:id="244" w:author="ACER" w:date="2026-07-05T22:19:00Z"/>
                <w:color w:val="000000" w:themeColor="text1"/>
                <w:sz w:val="26"/>
                <w:szCs w:val="26"/>
                <w:rPrChange w:id="245" w:author="ACER" w:date="2026-07-05T22:19:00Z">
                  <w:rPr>
                    <w:ins w:id="246" w:author="ACER" w:date="2026-07-05T22:19:00Z"/>
                  </w:rPr>
                </w:rPrChange>
              </w:rPr>
            </w:pPr>
            <w:ins w:id="247" w:author="ACER" w:date="2026-07-05T22:19:00Z">
              <w:r w:rsidRPr="000E1921">
                <w:rPr>
                  <w:b/>
                  <w:bCs/>
                  <w:color w:val="000000" w:themeColor="text1"/>
                  <w:sz w:val="26"/>
                  <w:szCs w:val="26"/>
                  <w:rPrChange w:id="248" w:author="ACER" w:date="2026-07-05T22:19:00Z">
                    <w:rPr>
                      <w:b/>
                      <w:bCs/>
                    </w:rPr>
                  </w:rPrChange>
                </w:rPr>
                <w:t>RMSE / MAE / MAPE</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9"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5FD7095" w14:textId="77777777" w:rsidR="000E1921" w:rsidRPr="000E1921" w:rsidRDefault="000E1921" w:rsidP="000E1921">
            <w:pPr>
              <w:pStyle w:val="TableText"/>
              <w:rPr>
                <w:ins w:id="250" w:author="ACER" w:date="2026-07-05T22:19:00Z"/>
                <w:color w:val="000000" w:themeColor="text1"/>
                <w:sz w:val="26"/>
                <w:szCs w:val="26"/>
                <w:rPrChange w:id="251" w:author="ACER" w:date="2026-07-05T22:19:00Z">
                  <w:rPr>
                    <w:ins w:id="252" w:author="ACER" w:date="2026-07-05T22:19:00Z"/>
                  </w:rPr>
                </w:rPrChange>
              </w:rPr>
            </w:pPr>
            <w:ins w:id="253" w:author="ACER" w:date="2026-07-05T22:19:00Z">
              <w:r w:rsidRPr="000E1921">
                <w:rPr>
                  <w:color w:val="000000" w:themeColor="text1"/>
                  <w:sz w:val="26"/>
                  <w:szCs w:val="26"/>
                  <w:rPrChange w:id="254" w:author="ACER" w:date="2026-07-05T22:19:00Z">
                    <w:rPr/>
                  </w:rPrChange>
                </w:rPr>
                <w:t>Sai số toàn phương trung bình / tuyệt đối trung bình / phần trăm tuyệt đối trung bình</w:t>
              </w:r>
            </w:ins>
          </w:p>
        </w:tc>
      </w:tr>
      <w:tr w:rsidR="000E1921" w:rsidRPr="000E1921" w14:paraId="5D6A4AE1" w14:textId="77777777" w:rsidTr="005B4A7C">
        <w:trPr>
          <w:jc w:val="center"/>
          <w:ins w:id="255" w:author="ACER" w:date="2026-07-05T22:19:00Z"/>
          <w:trPrChange w:id="256"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7"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B6BF1C6" w14:textId="77777777" w:rsidR="000E1921" w:rsidRPr="000E1921" w:rsidRDefault="000E1921" w:rsidP="000E1921">
            <w:pPr>
              <w:pStyle w:val="TableText"/>
              <w:rPr>
                <w:ins w:id="258" w:author="ACER" w:date="2026-07-05T22:19:00Z"/>
                <w:color w:val="000000" w:themeColor="text1"/>
                <w:sz w:val="26"/>
                <w:szCs w:val="26"/>
                <w:rPrChange w:id="259" w:author="ACER" w:date="2026-07-05T22:19:00Z">
                  <w:rPr>
                    <w:ins w:id="260" w:author="ACER" w:date="2026-07-05T22:19:00Z"/>
                  </w:rPr>
                </w:rPrChange>
              </w:rPr>
            </w:pPr>
            <w:ins w:id="261" w:author="ACER" w:date="2026-07-05T22:19:00Z">
              <w:r w:rsidRPr="000E1921">
                <w:rPr>
                  <w:b/>
                  <w:bCs/>
                  <w:color w:val="000000" w:themeColor="text1"/>
                  <w:sz w:val="26"/>
                  <w:szCs w:val="26"/>
                  <w:rPrChange w:id="262" w:author="ACER" w:date="2026-07-05T22:19:00Z">
                    <w:rPr>
                      <w:b/>
                      <w:bCs/>
                    </w:rPr>
                  </w:rPrChange>
                </w:rPr>
                <w:t>UI / UX</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3"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726FAA4" w14:textId="77777777" w:rsidR="000E1921" w:rsidRPr="000E1921" w:rsidRDefault="000E1921" w:rsidP="000E1921">
            <w:pPr>
              <w:pStyle w:val="TableText"/>
              <w:rPr>
                <w:ins w:id="264" w:author="ACER" w:date="2026-07-05T22:19:00Z"/>
                <w:color w:val="000000" w:themeColor="text1"/>
                <w:sz w:val="26"/>
                <w:szCs w:val="26"/>
                <w:rPrChange w:id="265" w:author="ACER" w:date="2026-07-05T22:19:00Z">
                  <w:rPr>
                    <w:ins w:id="266" w:author="ACER" w:date="2026-07-05T22:19:00Z"/>
                  </w:rPr>
                </w:rPrChange>
              </w:rPr>
            </w:pPr>
            <w:ins w:id="267" w:author="ACER" w:date="2026-07-05T22:19:00Z">
              <w:r w:rsidRPr="000E1921">
                <w:rPr>
                  <w:color w:val="000000" w:themeColor="text1"/>
                  <w:sz w:val="26"/>
                  <w:szCs w:val="26"/>
                  <w:rPrChange w:id="268" w:author="ACER" w:date="2026-07-05T22:19:00Z">
                    <w:rPr/>
                  </w:rPrChange>
                </w:rPr>
                <w:t>Giao diện người dùng / Trải nghiệm người dùng</w:t>
              </w:r>
            </w:ins>
          </w:p>
        </w:tc>
      </w:tr>
      <w:tr w:rsidR="000E1921" w:rsidRPr="000E1921" w14:paraId="6C98FFB6" w14:textId="77777777" w:rsidTr="005B4A7C">
        <w:trPr>
          <w:jc w:val="center"/>
          <w:ins w:id="269" w:author="ACER" w:date="2026-07-05T22:19:00Z"/>
          <w:trPrChange w:id="270"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71"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1C789C1" w14:textId="77777777" w:rsidR="000E1921" w:rsidRPr="000E1921" w:rsidRDefault="000E1921" w:rsidP="000E1921">
            <w:pPr>
              <w:pStyle w:val="TableText"/>
              <w:rPr>
                <w:ins w:id="272" w:author="ACER" w:date="2026-07-05T22:19:00Z"/>
                <w:color w:val="000000" w:themeColor="text1"/>
                <w:sz w:val="26"/>
                <w:szCs w:val="26"/>
                <w:rPrChange w:id="273" w:author="ACER" w:date="2026-07-05T22:19:00Z">
                  <w:rPr>
                    <w:ins w:id="274" w:author="ACER" w:date="2026-07-05T22:19:00Z"/>
                  </w:rPr>
                </w:rPrChange>
              </w:rPr>
            </w:pPr>
            <w:ins w:id="275" w:author="ACER" w:date="2026-07-05T22:19:00Z">
              <w:r w:rsidRPr="000E1921">
                <w:rPr>
                  <w:b/>
                  <w:bCs/>
                  <w:color w:val="000000" w:themeColor="text1"/>
                  <w:sz w:val="26"/>
                  <w:szCs w:val="26"/>
                  <w:rPrChange w:id="276" w:author="ACER" w:date="2026-07-05T22:19:00Z">
                    <w:rPr>
                      <w:b/>
                      <w:bCs/>
                    </w:rPr>
                  </w:rPrChange>
                </w:rPr>
                <w:t>VPS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77"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EFCA028" w14:textId="77777777" w:rsidR="000E1921" w:rsidRPr="000E1921" w:rsidRDefault="000E1921" w:rsidP="000E1921">
            <w:pPr>
              <w:pStyle w:val="TableText"/>
              <w:rPr>
                <w:ins w:id="278" w:author="ACER" w:date="2026-07-05T22:19:00Z"/>
                <w:color w:val="000000" w:themeColor="text1"/>
                <w:sz w:val="26"/>
                <w:szCs w:val="26"/>
                <w:rPrChange w:id="279" w:author="ACER" w:date="2026-07-05T22:19:00Z">
                  <w:rPr>
                    <w:ins w:id="280" w:author="ACER" w:date="2026-07-05T22:19:00Z"/>
                  </w:rPr>
                </w:rPrChange>
              </w:rPr>
            </w:pPr>
            <w:ins w:id="281" w:author="ACER" w:date="2026-07-05T22:19:00Z">
              <w:r w:rsidRPr="000E1921">
                <w:rPr>
                  <w:color w:val="000000" w:themeColor="text1"/>
                  <w:sz w:val="26"/>
                  <w:szCs w:val="26"/>
                  <w:rPrChange w:id="282" w:author="ACER" w:date="2026-07-05T22:19:00Z">
                    <w:rPr/>
                  </w:rPrChange>
                </w:rPr>
                <w:t>Máy chủ riêng ảo (Virtual Private Server)</w:t>
              </w:r>
            </w:ins>
          </w:p>
        </w:tc>
      </w:tr>
      <w:tr w:rsidR="000E1921" w:rsidRPr="000E1921" w14:paraId="53014B16" w14:textId="77777777" w:rsidTr="005B4A7C">
        <w:trPr>
          <w:jc w:val="center"/>
          <w:ins w:id="283" w:author="ACER" w:date="2026-07-05T22:19:00Z"/>
          <w:trPrChange w:id="284"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85"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496D996" w14:textId="77777777" w:rsidR="000E1921" w:rsidRPr="000E1921" w:rsidRDefault="000E1921" w:rsidP="000E1921">
            <w:pPr>
              <w:pStyle w:val="TableText"/>
              <w:rPr>
                <w:ins w:id="286" w:author="ACER" w:date="2026-07-05T22:19:00Z"/>
                <w:color w:val="000000" w:themeColor="text1"/>
                <w:sz w:val="26"/>
                <w:szCs w:val="26"/>
                <w:rPrChange w:id="287" w:author="ACER" w:date="2026-07-05T22:19:00Z">
                  <w:rPr>
                    <w:ins w:id="288" w:author="ACER" w:date="2026-07-05T22:19:00Z"/>
                  </w:rPr>
                </w:rPrChange>
              </w:rPr>
            </w:pPr>
            <w:ins w:id="289" w:author="ACER" w:date="2026-07-05T22:19:00Z">
              <w:r w:rsidRPr="000E1921">
                <w:rPr>
                  <w:b/>
                  <w:bCs/>
                  <w:color w:val="000000" w:themeColor="text1"/>
                  <w:sz w:val="26"/>
                  <w:szCs w:val="26"/>
                  <w:rPrChange w:id="290" w:author="ACER" w:date="2026-07-05T22:19:00Z">
                    <w:rPr>
                      <w:b/>
                      <w:bCs/>
                    </w:rPr>
                  </w:rPrChange>
                </w:rPr>
                <w:t>WPF</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91"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A261BB1" w14:textId="77777777" w:rsidR="000E1921" w:rsidRPr="000E1921" w:rsidRDefault="000E1921" w:rsidP="000E1921">
            <w:pPr>
              <w:pStyle w:val="TableText"/>
              <w:rPr>
                <w:ins w:id="292" w:author="ACER" w:date="2026-07-05T22:19:00Z"/>
                <w:color w:val="000000" w:themeColor="text1"/>
                <w:sz w:val="26"/>
                <w:szCs w:val="26"/>
                <w:rPrChange w:id="293" w:author="ACER" w:date="2026-07-05T22:19:00Z">
                  <w:rPr>
                    <w:ins w:id="294" w:author="ACER" w:date="2026-07-05T22:19:00Z"/>
                  </w:rPr>
                </w:rPrChange>
              </w:rPr>
            </w:pPr>
            <w:ins w:id="295" w:author="ACER" w:date="2026-07-05T22:19:00Z">
              <w:r w:rsidRPr="000E1921">
                <w:rPr>
                  <w:color w:val="000000" w:themeColor="text1"/>
                  <w:sz w:val="26"/>
                  <w:szCs w:val="26"/>
                  <w:rPrChange w:id="296" w:author="ACER" w:date="2026-07-05T22:19:00Z">
                    <w:rPr/>
                  </w:rPrChange>
                </w:rPr>
                <w:t>Nền tảng giao diện Windows (Windows Presentation Foundation)</w:t>
              </w:r>
            </w:ins>
          </w:p>
        </w:tc>
      </w:tr>
      <w:tr w:rsidR="000E1921" w:rsidRPr="000E1921" w14:paraId="3AE42316" w14:textId="77777777" w:rsidTr="005B4A7C">
        <w:trPr>
          <w:jc w:val="center"/>
          <w:ins w:id="297" w:author="ACER" w:date="2026-07-05T22:19:00Z"/>
          <w:trPrChange w:id="298"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99"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3AA7982" w14:textId="77777777" w:rsidR="000E1921" w:rsidRPr="000E1921" w:rsidRDefault="000E1921" w:rsidP="000E1921">
            <w:pPr>
              <w:pStyle w:val="TableText"/>
              <w:rPr>
                <w:ins w:id="300" w:author="ACER" w:date="2026-07-05T22:19:00Z"/>
                <w:color w:val="000000" w:themeColor="text1"/>
                <w:sz w:val="26"/>
                <w:szCs w:val="26"/>
                <w:rPrChange w:id="301" w:author="ACER" w:date="2026-07-05T22:19:00Z">
                  <w:rPr>
                    <w:ins w:id="302" w:author="ACER" w:date="2026-07-05T22:19:00Z"/>
                  </w:rPr>
                </w:rPrChange>
              </w:rPr>
            </w:pPr>
            <w:ins w:id="303" w:author="ACER" w:date="2026-07-05T22:19:00Z">
              <w:r w:rsidRPr="000E1921">
                <w:rPr>
                  <w:b/>
                  <w:bCs/>
                  <w:color w:val="000000" w:themeColor="text1"/>
                  <w:sz w:val="26"/>
                  <w:szCs w:val="26"/>
                  <w:rPrChange w:id="304" w:author="ACER" w:date="2026-07-05T22:19:00Z">
                    <w:rPr>
                      <w:b/>
                      <w:bCs/>
                    </w:rPr>
                  </w:rPrChange>
                </w:rPr>
                <w:t>YOLO Pose</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305"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E046D5B" w14:textId="77777777" w:rsidR="000E1921" w:rsidRPr="000E1921" w:rsidRDefault="000E1921" w:rsidP="000E1921">
            <w:pPr>
              <w:pStyle w:val="TableText"/>
              <w:rPr>
                <w:ins w:id="306" w:author="ACER" w:date="2026-07-05T22:19:00Z"/>
                <w:color w:val="000000" w:themeColor="text1"/>
                <w:sz w:val="26"/>
                <w:szCs w:val="26"/>
                <w:rPrChange w:id="307" w:author="ACER" w:date="2026-07-05T22:19:00Z">
                  <w:rPr>
                    <w:ins w:id="308" w:author="ACER" w:date="2026-07-05T22:19:00Z"/>
                  </w:rPr>
                </w:rPrChange>
              </w:rPr>
            </w:pPr>
            <w:ins w:id="309" w:author="ACER" w:date="2026-07-05T22:19:00Z">
              <w:r w:rsidRPr="000E1921">
                <w:rPr>
                  <w:color w:val="000000" w:themeColor="text1"/>
                  <w:sz w:val="26"/>
                  <w:szCs w:val="26"/>
                  <w:rPrChange w:id="310" w:author="ACER" w:date="2026-07-05T22:19:00Z">
                    <w:rPr/>
                  </w:rPrChange>
                </w:rPr>
                <w:t>Mô hình thị giác máy phát hiện điểm mốc thời gian thực (You Only Look Once — Pose)</w:t>
              </w:r>
            </w:ins>
          </w:p>
        </w:tc>
      </w:tr>
    </w:tbl>
    <w:p w14:paraId="6A958F1A" w14:textId="77777777" w:rsidR="000E1921" w:rsidRPr="00DA4EA2" w:rsidRDefault="000E1921">
      <w:pPr>
        <w:rPr>
          <w:b/>
          <w:bCs/>
          <w:szCs w:val="26"/>
        </w:rPr>
        <w:pPrChange w:id="311" w:author="ACER" w:date="2026-07-05T22:18:00Z">
          <w:pPr>
            <w:jc w:val="center"/>
          </w:pPr>
        </w:pPrChange>
      </w:pPr>
    </w:p>
    <w:p w14:paraId="339612BA" w14:textId="77777777" w:rsidR="00CA2D01" w:rsidRDefault="00CA2D01" w:rsidP="00D85A5C">
      <w:pPr>
        <w:jc w:val="center"/>
        <w:rPr>
          <w:b/>
          <w:bCs/>
        </w:rPr>
      </w:pPr>
    </w:p>
    <w:p w14:paraId="58D65CE8" w14:textId="77777777" w:rsidR="00CA2D01" w:rsidRDefault="00CA2D01" w:rsidP="00D85A5C">
      <w:pPr>
        <w:jc w:val="center"/>
        <w:rPr>
          <w:b/>
          <w:bCs/>
        </w:rPr>
        <w:sectPr w:rsidR="00CA2D01" w:rsidSect="0009264A">
          <w:footerReference w:type="default" r:id="rId10"/>
          <w:pgSz w:w="11906" w:h="16838" w:code="9"/>
          <w:pgMar w:top="1134" w:right="1134" w:bottom="1134" w:left="1701" w:header="720" w:footer="720" w:gutter="0"/>
          <w:pgNumType w:start="1"/>
          <w:cols w:space="720"/>
          <w:docGrid w:linePitch="360"/>
        </w:sectPr>
      </w:pPr>
    </w:p>
    <w:p w14:paraId="5A84BCD0" w14:textId="29CEFCF1" w:rsidR="00D85A5C" w:rsidRPr="000E1921" w:rsidRDefault="00971662" w:rsidP="00AC71B4">
      <w:pPr>
        <w:pStyle w:val="Heading1"/>
        <w:rPr>
          <w:szCs w:val="28"/>
        </w:rPr>
      </w:pPr>
      <w:bookmarkStart w:id="312" w:name="_Toc234253123"/>
      <w:r w:rsidRPr="000E1921">
        <w:rPr>
          <w:szCs w:val="28"/>
        </w:rPr>
        <w:lastRenderedPageBreak/>
        <w:t>MỞ</w:t>
      </w:r>
      <w:r w:rsidRPr="005B4A7C">
        <w:rPr>
          <w:szCs w:val="28"/>
        </w:rPr>
        <w:t xml:space="preserve"> ĐẦU</w:t>
      </w:r>
      <w:bookmarkEnd w:id="312"/>
      <w:r w:rsidR="00456DC0" w:rsidRPr="000E1921">
        <w:rPr>
          <w:vanish/>
          <w:szCs w:val="28"/>
        </w:rPr>
        <w:fldChar w:fldCharType="begin"/>
      </w:r>
      <w:r w:rsidR="00456DC0" w:rsidRPr="000E1921">
        <w:rPr>
          <w:vanish/>
          <w:szCs w:val="28"/>
        </w:rPr>
        <w:instrText xml:space="preserve"> SEQ chap </w:instrText>
      </w:r>
      <w:r w:rsidR="00456DC0" w:rsidRPr="000E1921">
        <w:rPr>
          <w:vanish/>
          <w:szCs w:val="28"/>
        </w:rPr>
        <w:fldChar w:fldCharType="separate"/>
      </w:r>
      <w:r w:rsidR="005663BE" w:rsidRPr="000E1921">
        <w:rPr>
          <w:vanish/>
          <w:szCs w:val="28"/>
        </w:rPr>
        <w:t>1</w:t>
      </w:r>
      <w:r w:rsidR="00456DC0" w:rsidRPr="000E1921">
        <w:rPr>
          <w:vanish/>
          <w:szCs w:val="28"/>
        </w:rPr>
        <w:fldChar w:fldCharType="end"/>
      </w:r>
    </w:p>
    <w:p w14:paraId="50A22091" w14:textId="00125B44" w:rsidR="00971662" w:rsidRDefault="00CB2B05" w:rsidP="007D73E2">
      <w:pPr>
        <w:pStyle w:val="Heading2"/>
      </w:pPr>
      <w:bookmarkStart w:id="313" w:name="_Toc234253124"/>
      <w:r>
        <w:t>Sự hình thành đề tài</w:t>
      </w:r>
      <w:bookmarkEnd w:id="313"/>
    </w:p>
    <w:p w14:paraId="7C1BA3D8" w14:textId="77777777" w:rsidR="000E4C18" w:rsidRPr="000E4C18" w:rsidRDefault="000E4C18" w:rsidP="000E4C18">
      <w:pPr>
        <w:ind w:firstLine="567"/>
        <w:rPr>
          <w:lang w:val="en-US"/>
        </w:rPr>
      </w:pPr>
      <w:r w:rsidRPr="000E4C18">
        <w:t xml:space="preserve">Việt Nam là một trong những quốc gia chịu ảnh hưởng nặng nề của thiên tai, đặc biệt là mưa lớn, lũ quét và ngập lụt. </w:t>
      </w:r>
      <w:r w:rsidRPr="000E4C18">
        <w:rPr>
          <w:lang w:val="en-US"/>
        </w:rPr>
        <w:t>Với đặc điểm khí hậu nhiệt đới gió mùa, lượng mưa lớn tập trung trong thời gian ngắn cùng địa hình ngắn và dốc, các lưu vực sông ở miền Trung thường xuất hiện lũ có diễn biến nhanh và khó dự báo. Dưới tác động của biến đổi khí hậu, quá trình đô thị hóa và thay đổi sử dụng đất, tần suất cũng như cường độ của các trận mưa cực đoan có xu hướng gia tăng, làm cho nguy cơ ngập lụt ngày càng nghiêm trọng.</w:t>
      </w:r>
    </w:p>
    <w:p w14:paraId="4B6989FB" w14:textId="77777777" w:rsidR="000E4C18" w:rsidRPr="000E4C18" w:rsidRDefault="000E4C18" w:rsidP="000E4C18">
      <w:pPr>
        <w:ind w:firstLine="567"/>
        <w:rPr>
          <w:lang w:val="en-US"/>
        </w:rPr>
      </w:pPr>
      <w:r w:rsidRPr="000E4C18">
        <w:rPr>
          <w:lang w:val="en-US"/>
        </w:rPr>
        <w:t>Theo thống kê của Ban Chỉ đạo Quốc gia về Phòng, chống thiên tai, tính đến ngày 20/12/2025, thiên tai trên cả nước đã làm 468 người chết và mất tích, 741 người bị thương; gần 4.200 ngôi nhà bị sập, cuốn trôi hoặc hư hỏng nặng; hơn 545.000 ha lúa và hoa màu bị thiệt hại; tổng thiệt hại kinh tế ước tính trên 98.677 tỷ đồng. Những con số này cho thấy nhu cầu cấp thiết phải nâng cao năng lực dự báo, cảnh báo sớm và hỗ trợ ứng phó thiên tai trên cơ sở ứng dụng các công nghệ số hiện đại.</w:t>
      </w:r>
    </w:p>
    <w:p w14:paraId="2ADF4D68" w14:textId="0B7E974B" w:rsidR="000E4C18" w:rsidRPr="000E4C18" w:rsidRDefault="000E4C18" w:rsidP="000E4C18">
      <w:pPr>
        <w:ind w:firstLine="567"/>
        <w:rPr>
          <w:lang w:val="en-US"/>
        </w:rPr>
      </w:pPr>
      <w:r w:rsidRPr="000E4C18">
        <w:rPr>
          <w:lang w:val="en-US"/>
        </w:rPr>
        <w:t>Trong đó, lưu vực sông Vu Gia – Thu Bồn có diện tích khoảng 10.300 km², là lưu vực lớn nhất khu vực miền Trung, giữ vai trò quan trọng đối với phát triển kinh tế – xã hội của thành phố Đà Nẵng. Với địa hình dốc, thời gian tập trung nước ngắn và lượng mưa mùa lũ tập trung chủ yếu từ tháng 9 đến tháng 12, lưu vực thường xuyên xảy ra các trận lũ lớn. Đặc biệt, khi mưa cực đoan kết hợp với hoạt động điều tiết của hệ thống 16 hồ chứa thủy điện và thủy lợi thượng nguồn, vùng hạ du, nhất là thành phố Đà Nẵng, có thể xuất hiện ngập trên diện rộng chỉ trong vài giờ, gây nhiều khó khăn cho công tác chỉ đạo điều hành và ứng phó của chính quyền địa phương cũng như người dân.</w:t>
      </w:r>
    </w:p>
    <w:p w14:paraId="53A965D9" w14:textId="77777777" w:rsidR="000E4C18" w:rsidRPr="000E4C18" w:rsidRDefault="000E4C18" w:rsidP="000E4C18">
      <w:pPr>
        <w:ind w:firstLine="567"/>
        <w:rPr>
          <w:lang w:val="en-US"/>
        </w:rPr>
      </w:pPr>
      <w:r w:rsidRPr="000E4C18">
        <w:rPr>
          <w:lang w:val="en-US"/>
        </w:rPr>
        <w:t>Trong những năm gần đây, nhiều nghiên cứu trong và ngoài nước đã ứng dụng các phương pháp trí tuệ nhân tạo (Artificial Intelligence – AI) như ARIMAX, LSTM, GRU và Transformer nhằm nâng cao độ chính xác của dự báo dòng chảy và ngập lụt. Tuy nhiên, phần lớn các nghiên cứu mới tập trung vào phát triển mô hình dự báo, trong khi việc chuyển hóa kết quả dự báo thành các hệ thống cảnh báo phục vụ trực tiếp công tác quản lý và hỗ trợ người dân vẫn còn hạn chế. Đồng thời, nguồn dữ liệu cộng đồng (crowdsourced data), bao gồm hình ảnh hiện trường và thông tin phản hồi của người dân, chưa được khai thác hiệu quả như một thành phần của hệ thống cảnh báo thời gian thực nhằm bổ sung và kiểm chứng thông tin từ mạng lưới quan trắc truyền thống.</w:t>
      </w:r>
    </w:p>
    <w:p w14:paraId="24B51238" w14:textId="77777777" w:rsidR="000E4C18" w:rsidRPr="000E4C18" w:rsidRDefault="000E4C18" w:rsidP="000E4C18">
      <w:pPr>
        <w:ind w:firstLine="567"/>
        <w:rPr>
          <w:lang w:val="en-US"/>
        </w:rPr>
      </w:pPr>
      <w:r w:rsidRPr="000E4C18">
        <w:rPr>
          <w:lang w:val="en-US"/>
        </w:rPr>
        <w:t xml:space="preserve">Thực tế tại thành phố Đà Nẵng cho thấy các hình thức truyền tin hiện nay như bản tin khí tượng thủy văn, hệ thống loa truyền thanh hoặc tin nhắn SMS chủ yếu cung cấp thông tin theo hướng một chiều, thiếu khả năng cá nhân hóa theo vị trí người sử dụng </w:t>
      </w:r>
      <w:r w:rsidRPr="000E4C18">
        <w:rPr>
          <w:lang w:val="en-US"/>
        </w:rPr>
        <w:lastRenderedPageBreak/>
        <w:t>và chưa hỗ trợ đầy đủ các hoạt động ứng phó khẩn cấp. Người dân gặp nhiều khó khăn trong việc xác định khu vực an toàn, lựa chọn tuyến đường sơ tán hoặc gửi thông tin hiện trường đến cơ quan chức năng, trong khi các đơn vị quản lý vẫn thiếu một nền tảng số thống nhất để theo dõi diễn biến ngập lụt, phát hành cảnh báo, tiếp nhận phản hồi và điều phối ứng cứu theo thời gian thực.</w:t>
      </w:r>
    </w:p>
    <w:p w14:paraId="5188C6C2" w14:textId="77777777" w:rsidR="000E4C18" w:rsidRPr="000E4C18" w:rsidRDefault="000E4C18" w:rsidP="000E4C18">
      <w:pPr>
        <w:ind w:firstLine="567"/>
        <w:rPr>
          <w:lang w:val="en-US"/>
        </w:rPr>
      </w:pPr>
      <w:r w:rsidRPr="000E4C18">
        <w:rPr>
          <w:lang w:val="en-US"/>
        </w:rPr>
        <w:t>Hiện nay, tại thành phố Đà Nẵng chưa có một nền tảng tích hợp đồng bộ giữa mô hình dự báo bằng trí tuệ nhân tạo, hệ thống giám sát thủy văn thời gian thực, dữ liệu cộng đồng và các công cụ hỗ trợ ứng phó thiên tai trên cùng một kiến trúc số. Đây vừa là khoảng trống nghiên cứu, vừa là khoảng trống trong ứng dụng thực tiễn mà đề tài hướng tới giải quyết.</w:t>
      </w:r>
    </w:p>
    <w:p w14:paraId="073DE735" w14:textId="77777777" w:rsidR="000E4C18" w:rsidRPr="000E4C18" w:rsidRDefault="000E4C18" w:rsidP="000E4C18">
      <w:pPr>
        <w:ind w:firstLine="567"/>
        <w:rPr>
          <w:lang w:val="en-US"/>
        </w:rPr>
      </w:pPr>
      <w:r w:rsidRPr="000E4C18">
        <w:rPr>
          <w:lang w:val="en-US"/>
        </w:rPr>
        <w:t xml:space="preserve">Xuất phát từ yêu cầu đó, đề tài </w:t>
      </w:r>
      <w:r w:rsidRPr="000E4C18">
        <w:rPr>
          <w:b/>
          <w:bCs/>
          <w:lang w:val="en-US"/>
        </w:rPr>
        <w:t>"Phát triển nền tảng cảnh báo ngập lụt thông minh dựa trên AI và dữ liệu cộng đồng cho thành phố Đà Nẵng"</w:t>
      </w:r>
      <w:r w:rsidRPr="000E4C18">
        <w:rPr>
          <w:lang w:val="en-US"/>
        </w:rPr>
        <w:t xml:space="preserve"> được đề xuất nhằm xây dựng một nền tảng cảnh báo ngập lụt đa nền tảng gồm ứng dụng Web dành cho cơ quan quản lý và ứng dụng Di động dành cho người dân, được tích hợp với bộ máy dự báo dựa trên trí tuệ nhân tạo, hệ thống thông tin địa lý (GIS) và cơ chế thu nhận dữ liệu cộng đồng. Hệ thống được thiết kế theo chu trình khép kín </w:t>
      </w:r>
      <w:r w:rsidRPr="000E4C18">
        <w:rPr>
          <w:b/>
          <w:bCs/>
          <w:lang w:val="en-US"/>
        </w:rPr>
        <w:t>"Dự báo – Giám sát – Cảnh báo – Ứng phó – Phản hồi"</w:t>
      </w:r>
      <w:r w:rsidRPr="000E4C18">
        <w:rPr>
          <w:lang w:val="en-US"/>
        </w:rPr>
        <w:t>, trong đó kết quả dự báo từ các mô hình AI được kết hợp với dữ liệu quan trắc và dữ liệu do cộng đồng cung cấp để tạo ra các cảnh báo theo thời gian thực có độ phân giải không gian cao. Thông qua cách tiếp cận này, đề tài hướng tới nâng cao hiệu quả quản lý rủi ro thiên tai, tăng cường khả năng ứng phó của cộng đồng và góp phần thúc đẩy quá trình chuyển đổi số trong lĩnh vực phòng, chống thiên tai cũng như xây dựng đô thị thông minh tại thành phố Đà Nẵng.</w:t>
      </w:r>
    </w:p>
    <w:p w14:paraId="180BDD84" w14:textId="459A559C" w:rsidR="00CB6806" w:rsidRPr="00CB6806" w:rsidRDefault="00CB6806" w:rsidP="00CB6806">
      <w:pPr>
        <w:pStyle w:val="Heading2"/>
      </w:pPr>
      <w:r w:rsidRPr="00CB6806">
        <w:t>Mục tiêu của đề tài</w:t>
      </w:r>
    </w:p>
    <w:p w14:paraId="1A3DC901" w14:textId="77777777" w:rsidR="00CB6806" w:rsidRPr="00CB6806" w:rsidRDefault="00CB6806" w:rsidP="00CB6806">
      <w:pPr>
        <w:rPr>
          <w:b/>
          <w:bCs/>
          <w:lang w:val="en-US"/>
        </w:rPr>
      </w:pPr>
      <w:r w:rsidRPr="00CB6806">
        <w:rPr>
          <w:b/>
          <w:bCs/>
          <w:lang w:val="en-US"/>
        </w:rPr>
        <w:t>2.1. Mục tiêu tổng quát</w:t>
      </w:r>
    </w:p>
    <w:p w14:paraId="4F54D9BE" w14:textId="77777777" w:rsidR="00CB6806" w:rsidRPr="00CB6806" w:rsidRDefault="00CB6806" w:rsidP="00CB6806">
      <w:pPr>
        <w:ind w:firstLine="567"/>
        <w:rPr>
          <w:lang w:val="en-US"/>
        </w:rPr>
      </w:pPr>
      <w:r w:rsidRPr="00CB6806">
        <w:rPr>
          <w:lang w:val="en-US"/>
        </w:rPr>
        <w:t>Xây dựng và triển khai nền tảng cảnh báo ngập lụt thông minh đa nền tảng cho thành phố Đà Nẵng, tích hợp mô hình dự báo dựa trên trí tuệ nhân tạo, dữ liệu quan trắc thời gian thực và dữ liệu cộng đồng nhằm hỗ trợ giám sát, cảnh báo sớm và ra quyết định trong công tác phòng, chống thiên tai.</w:t>
      </w:r>
    </w:p>
    <w:p w14:paraId="05323893" w14:textId="77777777" w:rsidR="00CB6806" w:rsidRPr="00CB6806" w:rsidRDefault="00CB6806" w:rsidP="00CB6806">
      <w:pPr>
        <w:rPr>
          <w:b/>
          <w:bCs/>
          <w:lang w:val="en-US"/>
        </w:rPr>
      </w:pPr>
      <w:r w:rsidRPr="00CB6806">
        <w:rPr>
          <w:b/>
          <w:bCs/>
          <w:lang w:val="en-US"/>
        </w:rPr>
        <w:t>2.2. Mục tiêu cụ thể</w:t>
      </w:r>
    </w:p>
    <w:p w14:paraId="72B11E1D" w14:textId="77777777" w:rsidR="00CB6806" w:rsidRPr="00CB6806" w:rsidRDefault="00CB6806" w:rsidP="00CB6806">
      <w:pPr>
        <w:numPr>
          <w:ilvl w:val="0"/>
          <w:numId w:val="12"/>
        </w:numPr>
        <w:rPr>
          <w:lang w:val="en-US"/>
        </w:rPr>
      </w:pPr>
      <w:r w:rsidRPr="00CB6806">
        <w:rPr>
          <w:lang w:val="en-US"/>
        </w:rPr>
        <w:t>Thiết kế và phát triển ứng dụng Web phục vụ cơ quan quản lý nhà nước và Ban Chỉ huy Phòng, chống thiên tai, tích hợp bản đồ GIS thời gian thực, dashboard quản trị, giám sát thủy văn và hệ thống cảnh báo tự động.</w:t>
      </w:r>
    </w:p>
    <w:p w14:paraId="0FDD4004" w14:textId="77777777" w:rsidR="00CB6806" w:rsidRPr="00CB6806" w:rsidRDefault="00CB6806" w:rsidP="00CB6806">
      <w:pPr>
        <w:numPr>
          <w:ilvl w:val="0"/>
          <w:numId w:val="12"/>
        </w:numPr>
        <w:rPr>
          <w:lang w:val="en-US"/>
        </w:rPr>
      </w:pPr>
      <w:r w:rsidRPr="00CB6806">
        <w:rPr>
          <w:lang w:val="en-US"/>
        </w:rPr>
        <w:t>Phát triển ứng dụng Di động lấy người dân làm trung tâm, cung cấp cảnh báo theo vị trí, chức năng báo cáo hiện trường, hỗ trợ tìm đường sơ tán an toàn và gửi yêu cầu cứu hộ khẩn cấp.</w:t>
      </w:r>
    </w:p>
    <w:p w14:paraId="35ED8822" w14:textId="77777777" w:rsidR="00CB6806" w:rsidRPr="00CB6806" w:rsidRDefault="00CB6806" w:rsidP="00CB6806">
      <w:pPr>
        <w:numPr>
          <w:ilvl w:val="0"/>
          <w:numId w:val="12"/>
        </w:numPr>
        <w:rPr>
          <w:lang w:val="en-US"/>
        </w:rPr>
      </w:pPr>
      <w:r w:rsidRPr="00CB6806">
        <w:rPr>
          <w:lang w:val="en-US"/>
        </w:rPr>
        <w:lastRenderedPageBreak/>
        <w:t>Đề xuất và xây dựng kiến trúc backend cùng cơ sở dữ liệu dùng chung cho toàn bộ hệ thống, bảo đảm khả năng đồng bộ dữ liệu, xử lý thời gian thực và khả năng mở rộng.</w:t>
      </w:r>
    </w:p>
    <w:p w14:paraId="748C6068" w14:textId="77777777" w:rsidR="00CB6806" w:rsidRPr="00CB6806" w:rsidRDefault="00CB6806" w:rsidP="00CB6806">
      <w:pPr>
        <w:numPr>
          <w:ilvl w:val="0"/>
          <w:numId w:val="12"/>
        </w:numPr>
        <w:rPr>
          <w:lang w:val="en-US"/>
        </w:rPr>
      </w:pPr>
      <w:r w:rsidRPr="00CB6806">
        <w:rPr>
          <w:lang w:val="en-US"/>
        </w:rPr>
        <w:t>Xây dựng cơ chế thu nhận, quản lý và khai thác dữ liệu cộng đồng tích hợp với hệ thống GIS nhằm bổ sung và cập nhật thông tin ngập lụt theo thời gian thực.</w:t>
      </w:r>
    </w:p>
    <w:p w14:paraId="485B70BD" w14:textId="77777777" w:rsidR="00CB6806" w:rsidRPr="00CB6806" w:rsidRDefault="00CB6806" w:rsidP="00CB6806">
      <w:pPr>
        <w:numPr>
          <w:ilvl w:val="0"/>
          <w:numId w:val="12"/>
        </w:numPr>
        <w:rPr>
          <w:lang w:val="en-US"/>
        </w:rPr>
      </w:pPr>
      <w:r w:rsidRPr="00CB6806">
        <w:rPr>
          <w:lang w:val="en-US"/>
        </w:rPr>
        <w:t>Tích hợp bộ máy dự báo AI gồm mô hình ARIMAX cho dự báo ngắn hạn, mô hình LSTM Encoder–Decoder cho dự báo đa bước và mô-đun thị giác máy tính (YOLO Pose) để ước lượng mức ngập từ ảnh hiện trường, cung cấp dữ liệu đầu vào cho hệ thống cảnh báo.</w:t>
      </w:r>
    </w:p>
    <w:p w14:paraId="7700DF58" w14:textId="77777777" w:rsidR="00CB6806" w:rsidRPr="00CB6806" w:rsidRDefault="00CB6806" w:rsidP="00CB6806">
      <w:pPr>
        <w:numPr>
          <w:ilvl w:val="0"/>
          <w:numId w:val="12"/>
        </w:numPr>
        <w:rPr>
          <w:lang w:val="en-US"/>
        </w:rPr>
      </w:pPr>
      <w:r w:rsidRPr="00CB6806">
        <w:rPr>
          <w:lang w:val="en-US"/>
        </w:rPr>
        <w:t>Đánh giá hiệu quả của nền tảng thông qua các kịch bản ngập lụt thực tế tại thành phố Đà Nẵng về độ chính xác cảnh báo, hiệu năng hệ thống và khả năng hỗ trợ ra quyết định.</w:t>
      </w:r>
    </w:p>
    <w:p w14:paraId="77852741" w14:textId="4BD1DE43" w:rsidR="00CB6806" w:rsidRPr="00CB6806" w:rsidRDefault="00CB6806" w:rsidP="00CB6806">
      <w:pPr>
        <w:pStyle w:val="Heading2"/>
      </w:pPr>
      <w:r w:rsidRPr="00CB6806">
        <w:t>Nội dung nghiên cứu</w:t>
      </w:r>
    </w:p>
    <w:p w14:paraId="4A3FE538" w14:textId="77777777" w:rsidR="00CB6806" w:rsidRPr="00CB6806" w:rsidRDefault="00CB6806" w:rsidP="00CB6806">
      <w:pPr>
        <w:ind w:firstLine="567"/>
        <w:rPr>
          <w:lang w:val="en-US"/>
        </w:rPr>
      </w:pPr>
      <w:r w:rsidRPr="00CB6806">
        <w:rPr>
          <w:b/>
          <w:bCs/>
          <w:lang w:val="en-US"/>
        </w:rPr>
        <w:t>Nội dung 1. Phân tích yêu cầu và thiết kế kiến trúc hệ thống</w:t>
      </w:r>
    </w:p>
    <w:p w14:paraId="104971E2" w14:textId="77777777" w:rsidR="00CB6806" w:rsidRPr="00CB6806" w:rsidRDefault="00CB6806" w:rsidP="00CB6806">
      <w:pPr>
        <w:ind w:firstLine="567"/>
        <w:rPr>
          <w:lang w:val="en-US"/>
        </w:rPr>
      </w:pPr>
      <w:r w:rsidRPr="00CB6806">
        <w:rPr>
          <w:lang w:val="en-US"/>
        </w:rPr>
        <w:t>Nghiên cứu hiện trạng công tác cảnh báo ngập lụt; phân tích yêu cầu của cơ quan quản lý và người dân; thiết kế kiến trúc tổng thể của nền tảng gồm ứng dụng Web, ứng dụng Di động, backend, cơ sở dữ liệu và hệ thống GIS.</w:t>
      </w:r>
    </w:p>
    <w:p w14:paraId="6CA2AB17" w14:textId="77777777" w:rsidR="00CB6806" w:rsidRPr="00CB6806" w:rsidRDefault="00CB6806" w:rsidP="00CB6806">
      <w:pPr>
        <w:ind w:firstLine="567"/>
        <w:rPr>
          <w:lang w:val="en-US"/>
        </w:rPr>
      </w:pPr>
      <w:r w:rsidRPr="00CB6806">
        <w:rPr>
          <w:b/>
          <w:bCs/>
          <w:lang w:val="en-US"/>
        </w:rPr>
        <w:t>Nội dung 2. Phát triển nền tảng Web và ứng dụng Di động</w:t>
      </w:r>
    </w:p>
    <w:p w14:paraId="378A6FD7" w14:textId="77777777" w:rsidR="00CB6806" w:rsidRPr="00CB6806" w:rsidRDefault="00CB6806" w:rsidP="00CB6806">
      <w:pPr>
        <w:ind w:firstLine="567"/>
        <w:rPr>
          <w:lang w:val="en-US"/>
        </w:rPr>
      </w:pPr>
      <w:r w:rsidRPr="00CB6806">
        <w:rPr>
          <w:lang w:val="en-US"/>
        </w:rPr>
        <w:t>Xây dựng ứng dụng WebGIS phục vụ giám sát và điều hành; phát triển ứng dụng Di động tích hợp cảnh báo theo vị trí, báo cáo hiện trường, hỗ trợ sơ tán và cứu hộ; xây dựng dashboard quản trị và hệ thống cảnh báo tự động.</w:t>
      </w:r>
    </w:p>
    <w:p w14:paraId="54F166E4" w14:textId="77777777" w:rsidR="00CB6806" w:rsidRPr="00CB6806" w:rsidRDefault="00CB6806" w:rsidP="00CB6806">
      <w:pPr>
        <w:ind w:firstLine="567"/>
        <w:rPr>
          <w:lang w:val="en-US"/>
        </w:rPr>
      </w:pPr>
      <w:r w:rsidRPr="00CB6806">
        <w:rPr>
          <w:b/>
          <w:bCs/>
          <w:lang w:val="en-US"/>
        </w:rPr>
        <w:t>Nội dung 3. Xây dựng hệ thống tích hợp dữ liệu và bộ máy AI</w:t>
      </w:r>
    </w:p>
    <w:p w14:paraId="4C052639" w14:textId="77777777" w:rsidR="00CB6806" w:rsidRPr="00CB6806" w:rsidRDefault="00CB6806" w:rsidP="00CB6806">
      <w:pPr>
        <w:ind w:firstLine="567"/>
        <w:rPr>
          <w:lang w:val="en-US"/>
        </w:rPr>
      </w:pPr>
      <w:r w:rsidRPr="00CB6806">
        <w:rPr>
          <w:lang w:val="en-US"/>
        </w:rPr>
        <w:t>Phát triển backend, cơ sở dữ liệu dùng chung, các dịch vụ đồng bộ dữ liệu thời gian thực; xây dựng cơ chế dữ liệu cộng đồng; tích hợp mô hình ARIMAX, LSTM Encoder–Decoder và mô hình YOLO Pose nhằm cung cấp dữ liệu dự báo và phân tích ảnh phục vụ cảnh báo.</w:t>
      </w:r>
    </w:p>
    <w:p w14:paraId="7C983A09" w14:textId="77777777" w:rsidR="00CB6806" w:rsidRPr="00CB6806" w:rsidRDefault="00CB6806" w:rsidP="00CB6806">
      <w:pPr>
        <w:ind w:firstLine="567"/>
        <w:rPr>
          <w:lang w:val="en-US"/>
        </w:rPr>
      </w:pPr>
      <w:r w:rsidRPr="00CB6806">
        <w:rPr>
          <w:b/>
          <w:bCs/>
          <w:lang w:val="en-US"/>
        </w:rPr>
        <w:t>Nội dung 4. Triển khai thử nghiệm và đánh giá hệ thống</w:t>
      </w:r>
    </w:p>
    <w:p w14:paraId="76F76998" w14:textId="77777777" w:rsidR="00CB6806" w:rsidRPr="00CB6806" w:rsidRDefault="00CB6806" w:rsidP="00CB6806">
      <w:pPr>
        <w:ind w:firstLine="567"/>
        <w:rPr>
          <w:lang w:val="en-US"/>
        </w:rPr>
      </w:pPr>
      <w:r w:rsidRPr="00CB6806">
        <w:rPr>
          <w:lang w:val="en-US"/>
        </w:rPr>
        <w:t>Triển khai hệ thống trên nền tảng điện toán đám mây; thử nghiệm với dữ liệu thực tế tại lưu vực Vu Gia – Thu Bồn và thành phố Đà Nẵng; đánh giá độ chính xác của cảnh báo, hiệu năng hệ thống, khả năng vận hành thời gian thực và hiệu quả hỗ trợ công tác phòng, chống thiên tai.</w:t>
      </w:r>
    </w:p>
    <w:p w14:paraId="0C9AF604" w14:textId="2DE71A96" w:rsidR="00CB6806" w:rsidRPr="003617B9" w:rsidRDefault="00CB6806" w:rsidP="003617B9">
      <w:pPr>
        <w:pStyle w:val="Heading2"/>
      </w:pPr>
      <w:r w:rsidRPr="003617B9">
        <w:lastRenderedPageBreak/>
        <w:t>Ý nghĩa khoa học</w:t>
      </w:r>
    </w:p>
    <w:p w14:paraId="2FDCAC6E" w14:textId="77777777" w:rsidR="00CB6806" w:rsidRPr="00CB6806" w:rsidRDefault="00CB6806" w:rsidP="00CB6806">
      <w:pPr>
        <w:ind w:firstLine="567"/>
        <w:rPr>
          <w:lang w:val="en-US"/>
        </w:rPr>
      </w:pPr>
      <w:r w:rsidRPr="00CB6806">
        <w:rPr>
          <w:lang w:val="en-US"/>
        </w:rPr>
        <w:t>Đề tài đề xuất một kiến trúc tích hợp mới giữa mô hình dự báo thủy văn dựa trên trí tuệ nhân tạo, nền tảng WebGIS, ứng dụng di động và dữ liệu cộng đồng trong một hệ thống cảnh báo ngập lụt thời gian thực. Khác với các nghiên cứu trước chủ yếu tập trung vào phát triển mô hình dự báo, nghiên cứu này xây dựng một chu trình thông tin khép kín kết nối giữa dữ liệu quan trắc, dữ liệu dự báo, dữ liệu cộng đồng và hoạt động ra quyết định của cơ quan quản lý.</w:t>
      </w:r>
    </w:p>
    <w:p w14:paraId="3FCFBB8C" w14:textId="77777777" w:rsidR="00CB6806" w:rsidRPr="00CB6806" w:rsidRDefault="00CB6806" w:rsidP="00CB6806">
      <w:pPr>
        <w:ind w:firstLine="567"/>
        <w:rPr>
          <w:lang w:val="en-US"/>
        </w:rPr>
      </w:pPr>
      <w:r w:rsidRPr="00CB6806">
        <w:rPr>
          <w:lang w:val="en-US"/>
        </w:rPr>
        <w:t>Việc tích hợp mô hình thị giác máy tính để ước lượng mức ngập từ ảnh hiện trường góp phần mở rộng hướng nghiên cứu về khai thác dữ liệu cộng đồng trong các hệ thống cảnh báo sớm dựa trên đám đông. Đồng thời, việc sử dụng kiến trúc LSTM Encoder–Decoder kết hợp vector nhúng hồ chứa tạo tiền đề cho các nghiên cứu học chuyển giao trong dự báo thủy văn đối với các lưu vực còn hạn chế về số liệu.</w:t>
      </w:r>
    </w:p>
    <w:p w14:paraId="1F5ABD8E" w14:textId="47A66731" w:rsidR="00CB6806" w:rsidRPr="003617B9" w:rsidRDefault="00CB6806" w:rsidP="003617B9">
      <w:pPr>
        <w:pStyle w:val="Heading2"/>
      </w:pPr>
      <w:r w:rsidRPr="003617B9">
        <w:t>Ý nghĩa thực tiễn</w:t>
      </w:r>
    </w:p>
    <w:p w14:paraId="7726C64D" w14:textId="77777777" w:rsidR="00CB6806" w:rsidRPr="00CB6806" w:rsidRDefault="00CB6806" w:rsidP="00CB6806">
      <w:pPr>
        <w:ind w:firstLine="567"/>
        <w:rPr>
          <w:lang w:val="en-US"/>
        </w:rPr>
      </w:pPr>
      <w:r w:rsidRPr="00CB6806">
        <w:rPr>
          <w:lang w:val="en-US"/>
        </w:rPr>
        <w:t>Đề tài tạo ra một nền tảng cảnh báo ngập lụt thông minh có khả năng triển khai và vận hành thực tế, hỗ trợ đồng thời cơ quan quản lý và người dân trong công tác phòng, chống thiên tai. Ứng dụng Web cung cấp công cụ giám sát, điều hành và phát hành cảnh báo tập trung cho các cơ quan quản lý, trong khi ứng dụng Di động giúp người dân tiếp cận thông tin cảnh báo theo vị trí, báo cáo hiện trường bằng hình ảnh, tìm kiếm tuyến đường sơ tán an toàn và gửi yêu cầu hỗ trợ khẩn cấp.</w:t>
      </w:r>
    </w:p>
    <w:p w14:paraId="25927062" w14:textId="45A8637B" w:rsidR="003617B9" w:rsidRDefault="00CB6806" w:rsidP="00CB6806">
      <w:pPr>
        <w:ind w:firstLine="567"/>
        <w:rPr>
          <w:lang w:val="en-US"/>
        </w:rPr>
      </w:pPr>
      <w:r w:rsidRPr="00CB6806">
        <w:rPr>
          <w:lang w:val="en-US"/>
        </w:rPr>
        <w:t>Nền tảng được xây dựng theo kiến trúc mở, có khả năng tích hợp với các nguồn dữ liệu quan trắc, cảm biến IoT, radar thời tiết và ảnh vệ tinh trong tương lai, đồng thời dễ dàng mở rộng sang các lưu vực khác có điều kiện thủy văn tương tự. Kết quả nghiên cứu góp phần nâng cao hiệu quả quản lý rủi ro thiên tai, thúc đẩy chuyển đổi số trong lĩnh vực phòng, chống thiên tai và hỗ trợ thực hiện định hướng phát triển đô thị thông minh của thành phố Đà Nẵng.</w:t>
      </w:r>
    </w:p>
    <w:p w14:paraId="67FD388D" w14:textId="77777777" w:rsidR="003617B9" w:rsidRDefault="003617B9">
      <w:pPr>
        <w:ind w:firstLine="0"/>
        <w:jc w:val="left"/>
        <w:rPr>
          <w:lang w:val="en-US"/>
        </w:rPr>
      </w:pPr>
      <w:r>
        <w:rPr>
          <w:lang w:val="en-US"/>
        </w:rPr>
        <w:br w:type="page"/>
      </w:r>
    </w:p>
    <w:p w14:paraId="4DAE3DAB" w14:textId="0A9ADC7F" w:rsidR="00CB2B05" w:rsidRPr="000E1921" w:rsidRDefault="00A977DA" w:rsidP="004074B1">
      <w:pPr>
        <w:pStyle w:val="Heading1"/>
        <w:rPr>
          <w:szCs w:val="28"/>
        </w:rPr>
      </w:pPr>
      <w:bookmarkStart w:id="314" w:name="_Toc234253129"/>
      <w:ins w:id="315" w:author="ACER" w:date="2026-07-05T22:35:00Z">
        <w:r w:rsidRPr="00A977DA">
          <w:rPr>
            <w:szCs w:val="28"/>
          </w:rPr>
          <w:lastRenderedPageBreak/>
          <w:t>TỔNG QUAN TÌNH HÌNH NGHIÊN CỨU VÀ LUẬN GIẢI HƯỚNG TIẾP CẬN</w:t>
        </w:r>
        <w:bookmarkEnd w:id="314"/>
        <w:r w:rsidRPr="00A977DA" w:rsidDel="00A977DA">
          <w:rPr>
            <w:szCs w:val="28"/>
          </w:rPr>
          <w:t xml:space="preserve"> </w:t>
        </w:r>
      </w:ins>
      <w:del w:id="316" w:author="ACER" w:date="2026-07-05T22:35:00Z">
        <w:r w:rsidR="004074B1" w:rsidRPr="000E1921" w:rsidDel="00A977DA">
          <w:rPr>
            <w:szCs w:val="28"/>
          </w:rPr>
          <w:delText>TỔ</w:delText>
        </w:r>
        <w:r w:rsidR="004074B1" w:rsidRPr="005B4A7C" w:rsidDel="00A977DA">
          <w:rPr>
            <w:szCs w:val="28"/>
          </w:rPr>
          <w:delText>NG QUAN TÌNH HÌNH NGHIÊN CỨ</w:delText>
        </w:r>
        <w:r w:rsidR="004074B1" w:rsidRPr="00DA4EA2" w:rsidDel="00A977DA">
          <w:rPr>
            <w:szCs w:val="28"/>
          </w:rPr>
          <w:delText>U, LUẬN GIẢI VỀ MỤC TIÊU VÀ NỘI DUNG NGHIÊN CỨU</w:delText>
        </w:r>
      </w:del>
      <w:r w:rsidR="00456DC0" w:rsidRPr="000E1921">
        <w:rPr>
          <w:vanish/>
          <w:szCs w:val="28"/>
        </w:rPr>
        <w:fldChar w:fldCharType="begin"/>
      </w:r>
      <w:r w:rsidR="00456DC0" w:rsidRPr="000E1921">
        <w:rPr>
          <w:vanish/>
          <w:szCs w:val="28"/>
        </w:rPr>
        <w:instrText xml:space="preserve"> SEQ chap </w:instrText>
      </w:r>
      <w:r w:rsidR="00456DC0" w:rsidRPr="000E1921">
        <w:rPr>
          <w:vanish/>
          <w:szCs w:val="28"/>
        </w:rPr>
        <w:fldChar w:fldCharType="separate"/>
      </w:r>
      <w:r w:rsidR="005663BE" w:rsidRPr="000E1921">
        <w:rPr>
          <w:vanish/>
          <w:szCs w:val="28"/>
        </w:rPr>
        <w:t>2</w:t>
      </w:r>
      <w:r w:rsidR="00456DC0" w:rsidRPr="000E1921">
        <w:rPr>
          <w:vanish/>
          <w:szCs w:val="28"/>
        </w:rPr>
        <w:fldChar w:fldCharType="end"/>
      </w:r>
    </w:p>
    <w:p w14:paraId="3012602C" w14:textId="6AE7C960" w:rsidR="003617B9" w:rsidRPr="003617B9" w:rsidRDefault="003617B9" w:rsidP="003617B9">
      <w:pPr>
        <w:pStyle w:val="Heading2"/>
      </w:pPr>
      <w:r w:rsidRPr="003617B9">
        <w:t>Tổng quan các nền tảng cảnh báo ngập lụt hiện có</w:t>
      </w:r>
    </w:p>
    <w:p w14:paraId="4C0050ED" w14:textId="77777777" w:rsidR="003617B9" w:rsidRPr="003617B9" w:rsidRDefault="003617B9" w:rsidP="003617B9">
      <w:pPr>
        <w:ind w:firstLine="567"/>
        <w:rPr>
          <w:lang w:val="en-US"/>
        </w:rPr>
      </w:pPr>
      <w:r w:rsidRPr="003617B9">
        <w:rPr>
          <w:lang w:val="en-US"/>
        </w:rPr>
        <w:t>Trong những năm gần đây, cùng với sự phát triển của công nghệ số và trí tuệ nhân tạo, nhiều hệ thống cảnh báo thiên tai và ngập lụt đã được nghiên cứu, phát triển và triển khai trên thế giới cũng như tại Việt Nam. Các hệ thống hiện có có thể được phân thành ba nhóm chính.</w:t>
      </w:r>
    </w:p>
    <w:p w14:paraId="432D5EE0" w14:textId="77777777" w:rsidR="003617B9" w:rsidRPr="003617B9" w:rsidRDefault="003617B9" w:rsidP="003617B9">
      <w:pPr>
        <w:ind w:firstLine="567"/>
        <w:rPr>
          <w:lang w:val="en-US"/>
        </w:rPr>
      </w:pPr>
      <w:r w:rsidRPr="003617B9">
        <w:rPr>
          <w:b/>
          <w:bCs/>
          <w:lang w:val="en-US"/>
        </w:rPr>
        <w:t>Thứ nhất, nhóm hệ thống cung cấp thông tin khí tượng, thời tiết tổng quát.</w:t>
      </w:r>
      <w:r w:rsidRPr="003617B9">
        <w:rPr>
          <w:lang w:val="en-US"/>
        </w:rPr>
        <w:t xml:space="preserve"> Đây là các ứng dụng và cổng thông tin cung cấp dự báo mưa, nhiệt độ, gió và các cảnh báo thời tiết theo khu vực hành chính. Ưu điểm của nhóm này là phạm vi bao phủ rộng, dữ liệu được cập nhật thường xuyên và dễ tiếp cận đối với người sử dụng. Tuy nhiên, các hệ thống chủ yếu cung cấp thông tin ở quy mô vùng hoặc tỉnh, chưa phản ánh được diễn biến ngập lụt cục bộ theo từng khu vực đô thị, đồng thời chưa hỗ trợ người dân đưa ra các quyết định ứng phó cụ thể trong thời gian thực.</w:t>
      </w:r>
    </w:p>
    <w:p w14:paraId="3E9D9BDB" w14:textId="77777777" w:rsidR="003617B9" w:rsidRPr="003617B9" w:rsidRDefault="003617B9" w:rsidP="003617B9">
      <w:pPr>
        <w:ind w:firstLine="567"/>
        <w:rPr>
          <w:lang w:val="en-US"/>
        </w:rPr>
      </w:pPr>
      <w:r w:rsidRPr="003617B9">
        <w:rPr>
          <w:b/>
          <w:bCs/>
          <w:lang w:val="en-US"/>
        </w:rPr>
        <w:t>Thứ hai, nhóm hệ thống giám sát và điều hành chuyên ngành.</w:t>
      </w:r>
      <w:r w:rsidRPr="003617B9">
        <w:rPr>
          <w:lang w:val="en-US"/>
        </w:rPr>
        <w:t xml:space="preserve"> Các hệ thống này thường được xây dựng phục vụ cơ quan quản lý nhà nước và đơn vị vận hành hồ chứa, bao gồm các hệ thống SCADA, cổng thông tin phòng, chống thiên tai, hệ thống giám sát thủy văn và các bảng điều khiển (dashboard) quản lý dữ liệu quan trắc. Mặc dù cung cấp lượng lớn thông tin chuyên môn phục vụ công tác điều hành, các hệ thống này chủ yếu hướng đến người sử dụng có chuyên môn kỹ thuật, giao diện còn phức tạp và chưa được thiết kế để phục vụ trực tiếp người dân. Bên cạnh đó, khả năng tiếp nhận và khai thác thông tin phản hồi từ hiện trường vẫn còn hạn chế.</w:t>
      </w:r>
    </w:p>
    <w:p w14:paraId="3F70EA4A" w14:textId="77777777" w:rsidR="003617B9" w:rsidRPr="003617B9" w:rsidRDefault="003617B9" w:rsidP="003617B9">
      <w:pPr>
        <w:ind w:firstLine="567"/>
        <w:rPr>
          <w:lang w:val="en-US"/>
        </w:rPr>
      </w:pPr>
      <w:r w:rsidRPr="003617B9">
        <w:rPr>
          <w:b/>
          <w:bCs/>
          <w:lang w:val="en-US"/>
        </w:rPr>
        <w:t>Thứ ba, nhóm nền tảng cảnh báo và bản đồ ngập lụt dựa trên dữ liệu cộng đồng.</w:t>
      </w:r>
      <w:r w:rsidRPr="003617B9">
        <w:rPr>
          <w:lang w:val="en-US"/>
        </w:rPr>
        <w:t xml:space="preserve"> Một số nền tảng cho phép người dân chia sẻ vị trí hoặc hình ảnh các điểm ngập nhằm hỗ trợ cập nhật tình hình thực tế. Tuy nhiên, phần lớn các hệ thống mới dừng ở việc thu thập thông tin thủ công, chưa có cơ chế đánh giá chất lượng dữ liệu tự động, chưa tích hợp các mô hình trí tuệ nhân tạo để phân tích và kiểm chứng dữ liệu, đồng thời chưa hỗ trợ các chức năng thiết yếu như tìm đường sơ tán, gửi yêu cầu cứu hộ hoặc cảnh báo theo vị trí người sử dụng.</w:t>
      </w:r>
    </w:p>
    <w:p w14:paraId="69D8E888" w14:textId="77777777" w:rsidR="003617B9" w:rsidRPr="003617B9" w:rsidRDefault="003617B9" w:rsidP="003617B9">
      <w:pPr>
        <w:ind w:firstLine="567"/>
        <w:rPr>
          <w:lang w:val="en-US"/>
        </w:rPr>
      </w:pPr>
      <w:r w:rsidRPr="003617B9">
        <w:rPr>
          <w:lang w:val="en-US"/>
        </w:rPr>
        <w:t xml:space="preserve">Nhìn chung, các nền tảng hiện nay thường tập trung giải quyết từng thành phần riêng lẻ của hệ thống cảnh báo sớm, như dự báo, giám sát, truyền tin hoặc thu nhận dữ liệu cộng đồng. Việc tích hợp đồng bộ các thành phần này thành một nền tảng thống nhất phục vụ đồng thời cơ quan quản lý và người dân vẫn còn nhiều hạn chế. Đặc biệt, việc kết hợp giữa mô hình dự báo dựa trên trí tuệ nhân tạo, dữ liệu quan trắc thời gian thực và dữ liệu do cộng đồng cung cấp theo cơ chế cập nhật và hiệu chỉnh liên tục vẫn </w:t>
      </w:r>
      <w:r w:rsidRPr="003617B9">
        <w:rPr>
          <w:lang w:val="en-US"/>
        </w:rPr>
        <w:lastRenderedPageBreak/>
        <w:t>là khoảng trống nghiên cứu và ứng dụng, nhất là đối với các đô thị thường xuyên chịu ảnh hưởng của ngập lụt như thành phố Đà Nẵng.</w:t>
      </w:r>
    </w:p>
    <w:p w14:paraId="415D8678" w14:textId="3805B9A2" w:rsidR="003617B9" w:rsidRPr="003617B9" w:rsidRDefault="003617B9" w:rsidP="003617B9">
      <w:pPr>
        <w:pStyle w:val="Heading2"/>
      </w:pPr>
      <w:r w:rsidRPr="003617B9">
        <w:t>Vấn đề kế thừa và trọng tâm giải quyết của đề tài</w:t>
      </w:r>
    </w:p>
    <w:p w14:paraId="3BFC7400" w14:textId="77777777" w:rsidR="003617B9" w:rsidRPr="003617B9" w:rsidRDefault="003617B9" w:rsidP="003617B9">
      <w:pPr>
        <w:ind w:firstLine="567"/>
        <w:rPr>
          <w:lang w:val="en-US"/>
        </w:rPr>
      </w:pPr>
      <w:r w:rsidRPr="003617B9">
        <w:rPr>
          <w:lang w:val="en-US"/>
        </w:rPr>
        <w:t>Đề tài được xây dựng trên cơ sở kế thừa các thành tựu nghiên cứu và công nghệ đã được khẳng định trong nhiều lĩnh vực liên quan. Về công nghệ phần mềm, đề tài kế thừa các kiến trúc phát triển ứng dụng Web và Di động hiện đại, bao gồm kiến trúc dịch vụ RESTful, ứng dụng đơn trang (Single Page Application), công nghệ WebGIS, các bản đồ số mã nguồn mở và nền tảng điện toán đám mây nhằm bảo đảm khả năng mở rộng, đồng bộ dữ liệu và vận hành theo thời gian thực.</w:t>
      </w:r>
    </w:p>
    <w:p w14:paraId="5EFAE5A3" w14:textId="77777777" w:rsidR="003617B9" w:rsidRPr="003617B9" w:rsidRDefault="003617B9" w:rsidP="003617B9">
      <w:pPr>
        <w:ind w:firstLine="567"/>
        <w:rPr>
          <w:lang w:val="en-US"/>
        </w:rPr>
      </w:pPr>
      <w:r w:rsidRPr="003617B9">
        <w:rPr>
          <w:lang w:val="en-US"/>
        </w:rPr>
        <w:t>Về mô hình dự báo, đề tài kế thừa phương pháp ARIMAX trong dự báo chuỗi thời gian có biến ngoại sinh, kiến trúc LSTM Encoder–Decoder cho dự báo đa bước và các nghiên cứu về học sâu đa lưu vực trong dự báo thủy văn. Đồng thời, đề tài ứng dụng các mô hình thị giác máy hiện đại thuộc họ YOLO để phân tích ảnh hiện trường và hỗ trợ ước lượng mức độ ngập từ dữ liệu do người dân cung cấp.</w:t>
      </w:r>
    </w:p>
    <w:p w14:paraId="5A487C8C" w14:textId="77777777" w:rsidR="003617B9" w:rsidRPr="003617B9" w:rsidRDefault="003617B9" w:rsidP="003617B9">
      <w:pPr>
        <w:ind w:firstLine="567"/>
        <w:rPr>
          <w:lang w:val="en-US"/>
        </w:rPr>
      </w:pPr>
      <w:r w:rsidRPr="003617B9">
        <w:rPr>
          <w:lang w:val="en-US"/>
        </w:rPr>
        <w:t>Trên cơ sở kế thừa các thành tựu nêu trên, đề tài không hướng tới việc phát triển thuật toán AI mới mà tập trung giải quyết bài toán tích hợp hệ thống. Mục tiêu trọng tâm là xây dựng một nền tảng cảnh báo ngập lụt thông minh hoàn chỉnh, trong đó các mô hình AI đóng vai trò cung cấp dữ liệu dự báo, còn ứng dụng Web và ứng dụng Di động là các công cụ trực tiếp phục vụ giám sát, cảnh báo và hỗ trợ ra quyết định.</w:t>
      </w:r>
    </w:p>
    <w:p w14:paraId="29DEFB00" w14:textId="77777777" w:rsidR="003617B9" w:rsidRPr="003617B9" w:rsidRDefault="003617B9" w:rsidP="003617B9">
      <w:pPr>
        <w:ind w:firstLine="567"/>
        <w:rPr>
          <w:lang w:val="en-US"/>
        </w:rPr>
      </w:pPr>
      <w:r w:rsidRPr="003617B9">
        <w:rPr>
          <w:lang w:val="en-US"/>
        </w:rPr>
        <w:t>Các nội dung trọng tâm mà đề tài tập trung giải quyết bao gồm:</w:t>
      </w:r>
    </w:p>
    <w:p w14:paraId="6A4FF74E" w14:textId="77777777" w:rsidR="003617B9" w:rsidRPr="003617B9" w:rsidRDefault="003617B9" w:rsidP="003617B9">
      <w:pPr>
        <w:numPr>
          <w:ilvl w:val="0"/>
          <w:numId w:val="17"/>
        </w:numPr>
        <w:rPr>
          <w:lang w:val="en-US"/>
        </w:rPr>
      </w:pPr>
      <w:r w:rsidRPr="003617B9">
        <w:rPr>
          <w:lang w:val="en-US"/>
        </w:rPr>
        <w:t>Thiết kế và phát triển nền tảng WebGIS phục vụ giám sát, điều hành và phát hành cảnh báo ngập lụt theo thời gian thực cho cơ quan quản lý.</w:t>
      </w:r>
    </w:p>
    <w:p w14:paraId="18CF500B" w14:textId="77777777" w:rsidR="003617B9" w:rsidRPr="003617B9" w:rsidRDefault="003617B9" w:rsidP="003617B9">
      <w:pPr>
        <w:numPr>
          <w:ilvl w:val="0"/>
          <w:numId w:val="17"/>
        </w:numPr>
        <w:rPr>
          <w:lang w:val="en-US"/>
        </w:rPr>
      </w:pPr>
      <w:r w:rsidRPr="003617B9">
        <w:rPr>
          <w:lang w:val="en-US"/>
        </w:rPr>
        <w:t>Phát triển ứng dụng Di động lấy người dân làm trung tâm, tích hợp cảnh báo theo vị trí, báo cáo hiện trường bằng hình ảnh, tìm kiếm tuyến đường sơ tán an toàn và gửi yêu cầu hỗ trợ khẩn cấp.</w:t>
      </w:r>
    </w:p>
    <w:p w14:paraId="643E6E44" w14:textId="77777777" w:rsidR="003617B9" w:rsidRPr="003617B9" w:rsidRDefault="003617B9" w:rsidP="003617B9">
      <w:pPr>
        <w:numPr>
          <w:ilvl w:val="0"/>
          <w:numId w:val="17"/>
        </w:numPr>
        <w:rPr>
          <w:lang w:val="en-US"/>
        </w:rPr>
      </w:pPr>
      <w:r w:rsidRPr="003617B9">
        <w:rPr>
          <w:lang w:val="en-US"/>
        </w:rPr>
        <w:t>Xây dựng kiến trúc backend và cơ sở dữ liệu dùng chung, bảo đảm đồng bộ dữ liệu giữa các nền tảng, khả năng xử lý thời gian thực và mở rộng hệ thống.</w:t>
      </w:r>
    </w:p>
    <w:p w14:paraId="4A19105A" w14:textId="77777777" w:rsidR="003617B9" w:rsidRPr="003617B9" w:rsidRDefault="003617B9" w:rsidP="003617B9">
      <w:pPr>
        <w:numPr>
          <w:ilvl w:val="0"/>
          <w:numId w:val="17"/>
        </w:numPr>
        <w:rPr>
          <w:lang w:val="en-US"/>
        </w:rPr>
      </w:pPr>
      <w:r w:rsidRPr="003617B9">
        <w:rPr>
          <w:lang w:val="en-US"/>
        </w:rPr>
        <w:t>Tích hợp mô-đun thị giác máy nhằm tự động phân tích ảnh hiện trường, ước lượng mức ngập và nâng cao độ tin cậy của dữ liệu cộng đồng trước khi đưa vào hệ thống cảnh báo.</w:t>
      </w:r>
    </w:p>
    <w:p w14:paraId="3E952AE1" w14:textId="77777777" w:rsidR="003617B9" w:rsidRPr="003617B9" w:rsidRDefault="003617B9" w:rsidP="003617B9">
      <w:pPr>
        <w:numPr>
          <w:ilvl w:val="0"/>
          <w:numId w:val="17"/>
        </w:numPr>
        <w:rPr>
          <w:lang w:val="en-US"/>
        </w:rPr>
      </w:pPr>
      <w:r w:rsidRPr="003617B9">
        <w:rPr>
          <w:lang w:val="en-US"/>
        </w:rPr>
        <w:t>Hình thành cơ chế vòng lặp dữ liệu khép kín giữa mô hình dự báo, dữ liệu quan trắc và dữ liệu cộng đồng, trong đó thông tin do người dân cung cấp được sử dụng để cập nhật và bổ sung cho hệ thống cảnh báo, góp phần nâng cao hiệu quả vận hành của nền tảng.</w:t>
      </w:r>
    </w:p>
    <w:p w14:paraId="7B9ADFF0" w14:textId="77777777" w:rsidR="003617B9" w:rsidRPr="003617B9" w:rsidRDefault="003617B9" w:rsidP="003617B9">
      <w:pPr>
        <w:ind w:firstLine="567"/>
        <w:rPr>
          <w:lang w:val="en-US"/>
        </w:rPr>
      </w:pPr>
      <w:r w:rsidRPr="003617B9">
        <w:rPr>
          <w:lang w:val="en-US"/>
        </w:rPr>
        <w:lastRenderedPageBreak/>
        <w:t>Với cách tiếp cận này, giá trị cốt lõi của đề tài không nằm ở việc xây dựng một mô hình dự báo mới mà ở việc đề xuất và hiện thực hóa một kiến trúc nền tảng tích hợp, kết nối hiệu quả giữa trí tuệ nhân tạo, dữ liệu cộng đồng, công nghệ GIS và các ứng dụng Web – Di động nhằm hỗ trợ công tác cảnh báo và ứng phó ngập lụt theo thời gian thực cho thành phố Đà Nẵng.</w:t>
      </w:r>
    </w:p>
    <w:p w14:paraId="23735F65" w14:textId="7F8DF118" w:rsidR="004379D5" w:rsidDel="00792E06" w:rsidRDefault="00792E06">
      <w:pPr>
        <w:ind w:firstLine="567"/>
        <w:rPr>
          <w:del w:id="317" w:author="ACER" w:date="2026-07-05T22:39:00Z"/>
        </w:rPr>
        <w:pPrChange w:id="318" w:author="ACER" w:date="2026-07-05T22:39:00Z">
          <w:pPr/>
        </w:pPrChange>
      </w:pPr>
      <w:ins w:id="319" w:author="ACER" w:date="2026-07-05T22:39:00Z">
        <w:r w:rsidRPr="004379D5" w:rsidDel="00792E06">
          <w:t xml:space="preserve"> </w:t>
        </w:r>
      </w:ins>
      <w:del w:id="320" w:author="ACER" w:date="2026-07-05T22:39:00Z">
        <w:r w:rsidR="004379D5" w:rsidRPr="004379D5" w:rsidDel="00792E06">
          <w:delText>Đề tài không nhằm mục đích tạo ra các biến thể thuật toán mới của ARIMAX hay LSTM; thay vào đó, đề tài đặt ra một câu hỏi thực tế: đối với bối cảnh quản lý hồ chứa vận hành thực tế ở lưu vực Vu Gia – Thu Bồn, kỹ năng dự báo thực tế, mang tính so sánh của ARIMAX và LSTM là gì, và làm thế nào để kết hợp chúng cũng như đưa chúng vào vận hành? Trên cơ sở kế thừa nền tảng lý thuyết Box – Jenkins về ARIMAX, lý thuyết LSTM và mô hình toàn cục đa lưu vực của Kratzert và cộng sự, cùng các nghiên cứu thủy văn đã có tại lưu vực, đề tài tập trung vào ba nhóm nội dung:</w:delText>
        </w:r>
      </w:del>
    </w:p>
    <w:p w14:paraId="1A48CB73" w14:textId="39BEACFC" w:rsidR="004379D5" w:rsidRPr="00AD0961" w:rsidDel="00792E06" w:rsidRDefault="004379D5">
      <w:pPr>
        <w:ind w:firstLine="567"/>
        <w:rPr>
          <w:del w:id="321" w:author="ACER" w:date="2026-07-05T22:39:00Z"/>
        </w:rPr>
        <w:pPrChange w:id="322" w:author="ACER" w:date="2026-07-05T22:39:00Z">
          <w:pPr>
            <w:pStyle w:val="GachDauDong"/>
          </w:pPr>
        </w:pPrChange>
      </w:pPr>
      <w:del w:id="323" w:author="ACER" w:date="2026-07-05T22:39:00Z">
        <w:r w:rsidRPr="004379D5" w:rsidDel="00792E06">
          <w:delText xml:space="preserve">Nội dung </w:delText>
        </w:r>
        <w:r w:rsidDel="00792E06">
          <w:delText xml:space="preserve">1 - </w:delText>
        </w:r>
        <w:r w:rsidRPr="004379D5" w:rsidDel="00792E06">
          <w:delText>Dữ liệu và mô hình dự báo: xây dựng bộ dữ liệu hàng giờ kéo dài bốn năm kết hợp dữ liệu từ trạm đo mưa, dữ liệu vệ tinh – tái phân tích và dữ liệu đo xa của hồ chứa; phát triển song song ARIMAX và LSTM toàn cục và so sánh tương đương dưới cùng tiêu chí đánh giá.</w:delText>
        </w:r>
      </w:del>
    </w:p>
    <w:p w14:paraId="794F12F7" w14:textId="220FF6B9" w:rsidR="00732554" w:rsidDel="00792E06" w:rsidRDefault="004379D5">
      <w:pPr>
        <w:ind w:firstLine="567"/>
        <w:rPr>
          <w:del w:id="324" w:author="ACER" w:date="2026-07-05T22:39:00Z"/>
        </w:rPr>
        <w:pPrChange w:id="325" w:author="ACER" w:date="2026-07-05T22:39:00Z">
          <w:pPr>
            <w:pStyle w:val="GachDauDong"/>
          </w:pPr>
        </w:pPrChange>
      </w:pPr>
      <w:del w:id="326" w:author="ACER" w:date="2026-07-05T22:39:00Z">
        <w:r w:rsidRPr="004379D5" w:rsidDel="00792E06">
          <w:delText xml:space="preserve">Nội dung 2 </w:delText>
        </w:r>
        <w:r w:rsidDel="00792E06">
          <w:delText>-</w:delText>
        </w:r>
        <w:r w:rsidRPr="004379D5" w:rsidDel="00792E06">
          <w:delText xml:space="preserve"> Tích hợp và hỗ trợ ra quyết định: tích hợp hai mô hình vào một khung ra quyết định lai ghép, ánh xạ kết quả dự báo vào ma trận quyết định vận hành hồ chứa và bổ sung thuật toán tối ưu hóa lịch trình xả SCE-UA.</w:delText>
        </w:r>
      </w:del>
    </w:p>
    <w:p w14:paraId="6E10B745" w14:textId="65AC4B0D" w:rsidR="00901F4B" w:rsidDel="00792E06" w:rsidRDefault="004379D5">
      <w:pPr>
        <w:ind w:firstLine="567"/>
        <w:rPr>
          <w:del w:id="327" w:author="ACER" w:date="2026-07-05T22:39:00Z"/>
        </w:rPr>
        <w:pPrChange w:id="328" w:author="ACER" w:date="2026-07-05T22:39:00Z">
          <w:pPr>
            <w:pStyle w:val="GachDauDong"/>
          </w:pPr>
        </w:pPrChange>
      </w:pPr>
      <w:del w:id="329" w:author="ACER" w:date="2026-07-05T22:39:00Z">
        <w:r w:rsidRPr="004379D5" w:rsidDel="00792E06">
          <w:delText xml:space="preserve">Nội dung 3 </w:delText>
        </w:r>
        <w:r w:rsidDel="00792E06">
          <w:delText>-</w:delText>
        </w:r>
        <w:r w:rsidRPr="004379D5" w:rsidDel="00792E06">
          <w:delText xml:space="preserve"> Hệ thống triển khai đa nền tảng: xây dựng quy trình vận hành và cảnh báo sớm có thể triển khai được, nhúng trong nền tảng hỗ trợ ra quyết định Web/Desktop, kết hợp ứng dụng di động tích hợp AI xử lý ảnh YOLO Pose, nhằm tối đa hóa điểm mạnh của cả hai mô hình và phục vụ đồng thời nhiều nhóm người dùng.</w:delText>
        </w:r>
      </w:del>
    </w:p>
    <w:p w14:paraId="2CED3E31" w14:textId="31E30A59" w:rsidR="00901F4B" w:rsidRDefault="00901F4B">
      <w:pPr>
        <w:ind w:firstLine="567"/>
        <w:pPrChange w:id="330" w:author="ACER" w:date="2026-07-05T22:39:00Z">
          <w:pPr>
            <w:pStyle w:val="GachDauDong"/>
          </w:pPr>
        </w:pPrChange>
      </w:pPr>
      <w:r>
        <w:br w:type="page"/>
      </w:r>
    </w:p>
    <w:p w14:paraId="009AD016" w14:textId="1E0187A5" w:rsidR="004379D5" w:rsidRPr="000E1921" w:rsidRDefault="002F2889" w:rsidP="000E78F3">
      <w:pPr>
        <w:pStyle w:val="Heading1"/>
        <w:rPr>
          <w:szCs w:val="28"/>
        </w:rPr>
      </w:pPr>
      <w:bookmarkStart w:id="331" w:name="_Toc234253132"/>
      <w:ins w:id="332" w:author="ACER" w:date="2026-07-05T22:40:00Z">
        <w:r w:rsidRPr="002F2889">
          <w:rPr>
            <w:szCs w:val="28"/>
          </w:rPr>
          <w:lastRenderedPageBreak/>
          <w:t>PHƯƠNG PHÁP TIẾP CẬN VÀ KIẾN TRÚC HỆ THỐNG</w:t>
        </w:r>
        <w:bookmarkEnd w:id="331"/>
        <w:r w:rsidRPr="002F2889" w:rsidDel="002F2889">
          <w:rPr>
            <w:szCs w:val="28"/>
          </w:rPr>
          <w:t xml:space="preserve"> </w:t>
        </w:r>
      </w:ins>
      <w:del w:id="333" w:author="ACER" w:date="2026-07-05T22:40:00Z">
        <w:r w:rsidR="004379D5" w:rsidRPr="000E1921" w:rsidDel="002F2889">
          <w:rPr>
            <w:szCs w:val="28"/>
          </w:rPr>
          <w:delText>PHƯƠNG PHÁP TIẾ</w:delText>
        </w:r>
        <w:r w:rsidR="004379D5" w:rsidRPr="005B4A7C" w:rsidDel="002F2889">
          <w:rPr>
            <w:szCs w:val="28"/>
          </w:rPr>
          <w:delText>P CẬ</w:delText>
        </w:r>
        <w:r w:rsidR="004379D5" w:rsidRPr="00DA4EA2" w:rsidDel="002F2889">
          <w:rPr>
            <w:szCs w:val="28"/>
          </w:rPr>
          <w:delText>N, PHƯƠNG PHÁP NGHIÊN CỨU</w:delText>
        </w:r>
      </w:del>
      <w:r w:rsidR="008E4C86" w:rsidRPr="000E1921">
        <w:rPr>
          <w:vanish/>
          <w:szCs w:val="28"/>
        </w:rPr>
        <w:fldChar w:fldCharType="begin"/>
      </w:r>
      <w:r w:rsidR="008E4C86" w:rsidRPr="000E1921">
        <w:rPr>
          <w:vanish/>
          <w:szCs w:val="28"/>
        </w:rPr>
        <w:instrText xml:space="preserve"> SEQ chap </w:instrText>
      </w:r>
      <w:r w:rsidR="008E4C86" w:rsidRPr="000E1921">
        <w:rPr>
          <w:vanish/>
          <w:szCs w:val="28"/>
        </w:rPr>
        <w:fldChar w:fldCharType="separate"/>
      </w:r>
      <w:r w:rsidR="005663BE" w:rsidRPr="000E1921">
        <w:rPr>
          <w:vanish/>
          <w:szCs w:val="28"/>
        </w:rPr>
        <w:t>3</w:t>
      </w:r>
      <w:r w:rsidR="008E4C86" w:rsidRPr="000E1921">
        <w:rPr>
          <w:vanish/>
          <w:szCs w:val="28"/>
        </w:rPr>
        <w:fldChar w:fldCharType="end"/>
      </w:r>
    </w:p>
    <w:p w14:paraId="32498EC0" w14:textId="24E469D3" w:rsidR="00901F4B" w:rsidRDefault="00901F4B" w:rsidP="00901F4B">
      <w:pPr>
        <w:pStyle w:val="Heading2"/>
      </w:pPr>
      <w:bookmarkStart w:id="334" w:name="_Toc234253133"/>
      <w:r>
        <w:t>Cách tiếp cận</w:t>
      </w:r>
      <w:bookmarkEnd w:id="334"/>
    </w:p>
    <w:p w14:paraId="148B71CD" w14:textId="77777777" w:rsidR="003617B9" w:rsidRPr="003617B9" w:rsidRDefault="003617B9" w:rsidP="003617B9">
      <w:pPr>
        <w:ind w:firstLine="567"/>
        <w:rPr>
          <w:lang w:val="en-US"/>
        </w:rPr>
      </w:pPr>
      <w:r w:rsidRPr="003617B9">
        <w:t xml:space="preserve">Đề tài tiếp cận bài toán theo hướng </w:t>
      </w:r>
      <w:r w:rsidRPr="003617B9">
        <w:rPr>
          <w:b/>
          <w:bCs/>
        </w:rPr>
        <w:t>kỹ thuật hệ thống phần mềm (System Engineering)</w:t>
      </w:r>
      <w:r w:rsidRPr="003617B9">
        <w:t xml:space="preserve"> kết hợp với </w:t>
      </w:r>
      <w:r w:rsidRPr="003617B9">
        <w:rPr>
          <w:b/>
          <w:bCs/>
        </w:rPr>
        <w:t>tiếp cận dựa trên dữ liệu (Data-driven Approach)</w:t>
      </w:r>
      <w:r w:rsidRPr="003617B9">
        <w:t xml:space="preserve"> nhằm xây dựng một nền tảng cảnh báo ngập lụt thông minh có khả năng vận hành theo thời gian thực. </w:t>
      </w:r>
      <w:r w:rsidRPr="003617B9">
        <w:rPr>
          <w:lang w:val="en-US"/>
        </w:rPr>
        <w:t>Khác với các nghiên cứu chủ yếu tập trung phát triển mô hình dự báo, nghiên cứu này xem mô hình trí tuệ nhân tạo (AI) là một thành phần trong kiến trúc tổng thể của hệ thống, đóng vai trò cung cấp dữ liệu đầu vào cho quá trình giám sát, cảnh báo và hỗ trợ ra quyết định.</w:t>
      </w:r>
    </w:p>
    <w:p w14:paraId="44997653" w14:textId="77777777" w:rsidR="003617B9" w:rsidRPr="003617B9" w:rsidRDefault="003617B9" w:rsidP="003617B9">
      <w:pPr>
        <w:ind w:firstLine="567"/>
        <w:rPr>
          <w:lang w:val="en-US"/>
        </w:rPr>
      </w:pPr>
      <w:r w:rsidRPr="003617B9">
        <w:rPr>
          <w:lang w:val="en-US"/>
        </w:rPr>
        <w:t>Nền tảng được thiết kế theo kiến trúc nhiều lớp (multi-layer architecture), bao gồm các lớp thu nhận dữ liệu, xử lý và dự báo, quản lý dữ liệu, cung cấp dịch vụ và lớp ứng dụng. Các nguồn dữ liệu quan trắc thủy văn, dữ liệu khí tượng, kết quả dự báo từ các mô hình AI và dữ liệu do cộng đồng cung cấp được thu nhận, chuẩn hóa và quản lý tập trung thông qua một hệ thống backend cùng cơ sở dữ liệu dùng chung. Trên nền tảng này, các dịch vụ Web được cung cấp đồng thời cho ứng dụng Web phục vụ cơ quan quản lý và ứng dụng Di động phục vụ người dân, bảo đảm mọi người dùng đều khai thác cùng một nguồn dữ liệu thống nhất, được cập nhật liên tục theo thời gian thực.</w:t>
      </w:r>
    </w:p>
    <w:p w14:paraId="4E5D387A" w14:textId="77777777" w:rsidR="003617B9" w:rsidRPr="003617B9" w:rsidRDefault="003617B9" w:rsidP="003617B9">
      <w:pPr>
        <w:ind w:firstLine="567"/>
        <w:rPr>
          <w:lang w:val="en-US"/>
        </w:rPr>
      </w:pPr>
      <w:r w:rsidRPr="003617B9">
        <w:rPr>
          <w:lang w:val="en-US"/>
        </w:rPr>
        <w:t xml:space="preserve">Quan điểm thiết kế xuyên suốt của đề tài là </w:t>
      </w:r>
      <w:r w:rsidRPr="003617B9">
        <w:rPr>
          <w:b/>
          <w:bCs/>
          <w:lang w:val="en-US"/>
        </w:rPr>
        <w:t>"một nguồn dữ liệu – nhiều nền tảng khai thác" (Single Source of Truth)</w:t>
      </w:r>
      <w:r w:rsidRPr="003617B9">
        <w:rPr>
          <w:lang w:val="en-US"/>
        </w:rPr>
        <w:t>. Theo đó, toàn bộ dữ liệu và các chức năng nghiệp vụ được quản lý tập trung tại backend, trong khi các ứng dụng phía người dùng chỉ đảm nhiệm chức năng hiển thị, tương tác và khai thác dịch vụ thông qua các giao diện lập trình ứng dụng (RESTful APIs). Cách tiếp cận này giúp bảo đảm tính nhất quán của dữ liệu, giảm trùng lặp trong quá trình phát triển, đồng thời tạo điều kiện thuận lợi cho việc mở rộng, bảo trì và tích hợp thêm các dịch vụ mới trong tương lai.</w:t>
      </w:r>
    </w:p>
    <w:p w14:paraId="694C707E" w14:textId="77777777" w:rsidR="003617B9" w:rsidRPr="003617B9" w:rsidRDefault="003617B9" w:rsidP="003617B9">
      <w:pPr>
        <w:ind w:firstLine="567"/>
        <w:rPr>
          <w:lang w:val="en-US"/>
        </w:rPr>
      </w:pPr>
      <w:r w:rsidRPr="003617B9">
        <w:rPr>
          <w:lang w:val="en-US"/>
        </w:rPr>
        <w:t>Để hình thành nền tảng hoàn chỉnh, quá trình nghiên cứu và phát triển được triển khai theo sáu bước chính:</w:t>
      </w:r>
    </w:p>
    <w:p w14:paraId="34847940" w14:textId="77777777" w:rsidR="003617B9" w:rsidRPr="003617B9" w:rsidRDefault="003617B9" w:rsidP="003617B9">
      <w:pPr>
        <w:numPr>
          <w:ilvl w:val="0"/>
          <w:numId w:val="20"/>
        </w:numPr>
        <w:rPr>
          <w:lang w:val="en-US"/>
        </w:rPr>
      </w:pPr>
      <w:r w:rsidRPr="003617B9">
        <w:rPr>
          <w:b/>
          <w:bCs/>
          <w:lang w:val="en-US"/>
        </w:rPr>
        <w:t>Thu thập và kiểm soát chất lượng dữ liệu:</w:t>
      </w:r>
      <w:r w:rsidRPr="003617B9">
        <w:rPr>
          <w:lang w:val="en-US"/>
        </w:rPr>
        <w:t xml:space="preserve"> Thu nhận dữ liệu khí tượng, thủy văn, vận hành hồ chứa, dữ liệu không gian (GIS) và dữ liệu cộng đồng; thực hiện kiểm tra, chuẩn hóa và đánh giá chất lượng dữ liệu trước khi đưa vào hệ thống.</w:t>
      </w:r>
    </w:p>
    <w:p w14:paraId="592C602B" w14:textId="77777777" w:rsidR="003617B9" w:rsidRPr="003617B9" w:rsidRDefault="003617B9" w:rsidP="003617B9">
      <w:pPr>
        <w:numPr>
          <w:ilvl w:val="0"/>
          <w:numId w:val="20"/>
        </w:numPr>
        <w:rPr>
          <w:lang w:val="en-US"/>
        </w:rPr>
      </w:pPr>
      <w:r w:rsidRPr="003617B9">
        <w:rPr>
          <w:b/>
          <w:bCs/>
          <w:lang w:val="en-US"/>
        </w:rPr>
        <w:t>Xây dựng và tự động hóa quy trình xử lý dữ liệu:</w:t>
      </w:r>
      <w:r w:rsidRPr="003617B9">
        <w:rPr>
          <w:lang w:val="en-US"/>
        </w:rPr>
        <w:t xml:space="preserve"> Thiết kế các quy trình đồng bộ, tích hợp và cập nhật dữ liệu tự động nhằm bảo đảm dữ liệu luôn được duy trì đồng nhất và sẵn sàng cho các mô hình dự báo cũng như các ứng dụng khai thác.</w:t>
      </w:r>
    </w:p>
    <w:p w14:paraId="16723C3F" w14:textId="77777777" w:rsidR="003617B9" w:rsidRPr="003617B9" w:rsidRDefault="003617B9" w:rsidP="003617B9">
      <w:pPr>
        <w:numPr>
          <w:ilvl w:val="0"/>
          <w:numId w:val="20"/>
        </w:numPr>
        <w:rPr>
          <w:lang w:val="en-US"/>
        </w:rPr>
      </w:pPr>
      <w:r w:rsidRPr="003617B9">
        <w:rPr>
          <w:b/>
          <w:bCs/>
          <w:lang w:val="en-US"/>
        </w:rPr>
        <w:t>Phát triển bộ máy dự báo và mô-đun AI:</w:t>
      </w:r>
      <w:r w:rsidRPr="003617B9">
        <w:rPr>
          <w:lang w:val="en-US"/>
        </w:rPr>
        <w:t xml:space="preserve"> Xây dựng các mô hình dự báo lưu lượng đến hồ bằng ARIMAX và LSTM Encoder–Decoder; phát triển mô-đun thị </w:t>
      </w:r>
      <w:r w:rsidRPr="003617B9">
        <w:rPr>
          <w:lang w:val="en-US"/>
        </w:rPr>
        <w:lastRenderedPageBreak/>
        <w:t>giác máy tính (YOLO) để phân tích ảnh hiện trường và ước lượng mức độ ngập từ dữ liệu do người dân cung cấp.</w:t>
      </w:r>
    </w:p>
    <w:p w14:paraId="377E0292" w14:textId="77777777" w:rsidR="003617B9" w:rsidRPr="003617B9" w:rsidRDefault="003617B9" w:rsidP="003617B9">
      <w:pPr>
        <w:numPr>
          <w:ilvl w:val="0"/>
          <w:numId w:val="20"/>
        </w:numPr>
        <w:rPr>
          <w:lang w:val="en-US"/>
        </w:rPr>
      </w:pPr>
      <w:r w:rsidRPr="003617B9">
        <w:rPr>
          <w:b/>
          <w:bCs/>
          <w:lang w:val="en-US"/>
        </w:rPr>
        <w:t>Thiết kế kiến trúc backend và cơ sở dữ liệu:</w:t>
      </w:r>
      <w:r w:rsidRPr="003617B9">
        <w:rPr>
          <w:lang w:val="en-US"/>
        </w:rPr>
        <w:t xml:space="preserve"> Xây dựng hệ thống backend theo kiến trúc dịch vụ, thiết kế cơ sở dữ liệu dùng chung và phát triển các RESTful APIs phục vụ trao đổi dữ liệu giữa các thành phần của hệ thống.</w:t>
      </w:r>
    </w:p>
    <w:p w14:paraId="78357207" w14:textId="77777777" w:rsidR="003617B9" w:rsidRPr="003617B9" w:rsidRDefault="003617B9" w:rsidP="003617B9">
      <w:pPr>
        <w:numPr>
          <w:ilvl w:val="0"/>
          <w:numId w:val="20"/>
        </w:numPr>
        <w:rPr>
          <w:lang w:val="en-US"/>
        </w:rPr>
      </w:pPr>
      <w:r w:rsidRPr="003617B9">
        <w:rPr>
          <w:b/>
          <w:bCs/>
          <w:lang w:val="en-US"/>
        </w:rPr>
        <w:t>Phát triển các nền tảng ứng dụng:</w:t>
      </w:r>
      <w:r w:rsidRPr="003617B9">
        <w:rPr>
          <w:lang w:val="en-US"/>
        </w:rPr>
        <w:t xml:space="preserve"> Xây dựng ứng dụng WebGIS phục vụ giám sát, điều hành và phát hành cảnh báo cho cơ quan quản lý; đồng thời phát triển ứng dụng Di động hỗ trợ người dân tiếp nhận cảnh báo, báo cáo hiện trường, tìm đường sơ tán và gửi yêu cầu hỗ trợ khẩn cấp.</w:t>
      </w:r>
    </w:p>
    <w:p w14:paraId="35647253" w14:textId="77777777" w:rsidR="003617B9" w:rsidRPr="003617B9" w:rsidRDefault="003617B9" w:rsidP="003617B9">
      <w:pPr>
        <w:numPr>
          <w:ilvl w:val="0"/>
          <w:numId w:val="20"/>
        </w:numPr>
        <w:rPr>
          <w:lang w:val="en-US"/>
        </w:rPr>
      </w:pPr>
      <w:r w:rsidRPr="003617B9">
        <w:rPr>
          <w:b/>
          <w:bCs/>
          <w:lang w:val="en-US"/>
        </w:rPr>
        <w:t>Triển khai, vận hành và đánh giá hệ thống:</w:t>
      </w:r>
      <w:r w:rsidRPr="003617B9">
        <w:rPr>
          <w:lang w:val="en-US"/>
        </w:rPr>
        <w:t xml:space="preserve"> Triển khai nền tảng trên hạ tầng điện toán đám mây hoặc máy chủ VPS; tích hợp toàn bộ các thành phần của hệ thống, vận hành thử nghiệm theo thời gian thực và đánh giá hiệu quả hoạt động thông qua các kịch bản ngập lụt thực tế tại thành phố Đà Nẵng.</w:t>
      </w:r>
    </w:p>
    <w:p w14:paraId="6982B6B0" w14:textId="77777777" w:rsidR="003617B9" w:rsidRPr="003617B9" w:rsidRDefault="003617B9" w:rsidP="003617B9">
      <w:pPr>
        <w:ind w:firstLine="567"/>
        <w:rPr>
          <w:lang w:val="en-US"/>
        </w:rPr>
      </w:pPr>
      <w:r w:rsidRPr="003617B9">
        <w:rPr>
          <w:lang w:val="en-US"/>
        </w:rPr>
        <w:t>Với cách tiếp cận này, đề tài không chỉ xây dựng một hệ thống dự báo mà còn phát triển một nền tảng cảnh báo ngập lụt thông minh hoàn chỉnh, trong đó dữ liệu quan trắc, mô hình AI, dữ liệu cộng đồng và các ứng dụng Web – Di động được kết nối thành một chu trình thông tin khép kín. Kiến trúc này cho phép hỗ trợ đồng thời công tác giám sát, cảnh báo sớm, điều hành ứng phó và thu nhận phản hồi hiện trường, góp phần nâng cao hiệu quả quản lý rủi ro thiên tai và thúc đẩy chuyển đổi số trong lĩnh vực phòng, chống thiên tai.</w:t>
      </w:r>
    </w:p>
    <w:p w14:paraId="0C0FE94A" w14:textId="77777777" w:rsidR="003617B9" w:rsidRPr="003617B9" w:rsidDel="000B4CA8" w:rsidRDefault="003617B9" w:rsidP="003617B9">
      <w:pPr>
        <w:ind w:firstLine="567"/>
        <w:rPr>
          <w:del w:id="335" w:author="ACER" w:date="2026-07-05T22:42:00Z"/>
          <w:lang w:val="en-US"/>
        </w:rPr>
      </w:pPr>
    </w:p>
    <w:p w14:paraId="7F5271B9" w14:textId="128A525C" w:rsidR="00901F4B" w:rsidDel="00635691" w:rsidRDefault="00901F4B">
      <w:pPr>
        <w:ind w:firstLine="567"/>
        <w:rPr>
          <w:del w:id="336" w:author="ACER" w:date="2026-07-05T22:43:00Z"/>
        </w:rPr>
        <w:pPrChange w:id="337" w:author="ACER" w:date="2026-07-05T22:42:00Z">
          <w:pPr/>
        </w:pPrChange>
      </w:pPr>
      <w:del w:id="338" w:author="ACER" w:date="2026-07-05T22:42:00Z">
        <w:r w:rsidDel="000B4CA8">
          <w:delText>Quá trình tổ chức triển khai được thực hiện theo quy trình sáu bước: (1) thu thập và kiểm soát chất lượng dữ liệu; (2) tổng hợp lượng mưa theo không gian và trích xuất đặc trưng; (3) xây dựng, hiệu chỉnh mô hình ARIMAX; (4) huấn luyện mô hình LSTM toàn cục và tinh chỉnh cho từng hồ; (5) đánh giá, so sánh và tích hợp hai mô hình; (6) triển khai hệ thống ứng dụng đa nền tảng và cảnh báo sớm.</w:delText>
        </w:r>
      </w:del>
    </w:p>
    <w:p w14:paraId="42529622" w14:textId="090FAB33" w:rsidR="00711E66" w:rsidDel="00635691" w:rsidRDefault="00715936">
      <w:pPr>
        <w:keepNext/>
        <w:ind w:firstLine="0"/>
        <w:rPr>
          <w:del w:id="339" w:author="ACER" w:date="2026-07-05T22:43:00Z"/>
        </w:rPr>
        <w:pPrChange w:id="340" w:author="ACER" w:date="2026-07-05T22:43:00Z">
          <w:pPr>
            <w:keepNext/>
            <w:jc w:val="center"/>
          </w:pPr>
        </w:pPrChange>
      </w:pPr>
      <w:del w:id="341" w:author="ACER" w:date="2026-07-05T22:43:00Z">
        <w:r w:rsidDel="00635691">
          <w:rPr>
            <w:lang w:val="en-US"/>
            <w14:ligatures w14:val="standardContextual"/>
          </w:rPr>
          <w:drawing>
            <wp:inline distT="0" distB="0" distL="0" distR="0" wp14:anchorId="5499666A" wp14:editId="43C90A65">
              <wp:extent cx="5379720" cy="3884171"/>
              <wp:effectExtent l="0" t="0" r="0" b="2540"/>
              <wp:docPr id="1999254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4148" name="Picture 1999254148"/>
                      <pic:cNvPicPr/>
                    </pic:nvPicPr>
                    <pic:blipFill>
                      <a:blip r:embed="rId11">
                        <a:extLst>
                          <a:ext uri="{28A0092B-C50C-407E-A947-70E740481C1C}">
                            <a14:useLocalDpi xmlns:a14="http://schemas.microsoft.com/office/drawing/2010/main" val="0"/>
                          </a:ext>
                        </a:extLst>
                      </a:blip>
                      <a:stretch>
                        <a:fillRect/>
                      </a:stretch>
                    </pic:blipFill>
                    <pic:spPr>
                      <a:xfrm>
                        <a:off x="0" y="0"/>
                        <a:ext cx="5385735" cy="3888514"/>
                      </a:xfrm>
                      <a:prstGeom prst="rect">
                        <a:avLst/>
                      </a:prstGeom>
                    </pic:spPr>
                  </pic:pic>
                </a:graphicData>
              </a:graphic>
            </wp:inline>
          </w:drawing>
        </w:r>
      </w:del>
    </w:p>
    <w:p w14:paraId="3229E460" w14:textId="5B2DA7A5" w:rsidR="00340F7D" w:rsidRPr="000E1921" w:rsidRDefault="00711E66">
      <w:pPr>
        <w:ind w:firstLine="567"/>
        <w:rPr>
          <w:szCs w:val="26"/>
        </w:rPr>
        <w:pPrChange w:id="342" w:author="ACER" w:date="2026-07-05T22:43:00Z">
          <w:pPr>
            <w:pStyle w:val="Caption"/>
          </w:pPr>
        </w:pPrChange>
      </w:pPr>
      <w:del w:id="343" w:author="ACER" w:date="2026-07-05T22:43:00Z">
        <w:r w:rsidRPr="000E1921" w:rsidDel="00635691">
          <w:rPr>
            <w:szCs w:val="26"/>
          </w:rPr>
          <w:delText xml:space="preserve">Hình </w:delText>
        </w:r>
        <w:r w:rsidR="00867247" w:rsidRPr="000E1921" w:rsidDel="00635691">
          <w:rPr>
            <w:szCs w:val="26"/>
          </w:rPr>
          <w:fldChar w:fldCharType="begin"/>
        </w:r>
        <w:r w:rsidR="00867247" w:rsidRPr="00DA4EA2" w:rsidDel="00635691">
          <w:rPr>
            <w:szCs w:val="26"/>
          </w:rPr>
          <w:delInstrText xml:space="preserve"> </w:delInstrText>
        </w:r>
        <w:r w:rsidR="00963C78" w:rsidRPr="00DA4EA2" w:rsidDel="00635691">
          <w:rPr>
            <w:szCs w:val="26"/>
          </w:rPr>
          <w:delInstrText xml:space="preserve">SEQ chap \c </w:delInstrText>
        </w:r>
        <w:r w:rsidR="00867247" w:rsidRPr="000E1921" w:rsidDel="00635691">
          <w:rPr>
            <w:szCs w:val="26"/>
          </w:rPr>
          <w:fldChar w:fldCharType="separate"/>
        </w:r>
        <w:r w:rsidR="005663BE" w:rsidRPr="000E1921" w:rsidDel="00635691">
          <w:rPr>
            <w:szCs w:val="26"/>
          </w:rPr>
          <w:delText>3</w:delText>
        </w:r>
        <w:r w:rsidR="00867247" w:rsidRPr="000E1921" w:rsidDel="00635691">
          <w:rPr>
            <w:szCs w:val="26"/>
          </w:rPr>
          <w:fldChar w:fldCharType="end"/>
        </w:r>
        <w:r w:rsidR="00867247" w:rsidRPr="000E1921" w:rsidDel="00635691">
          <w:rPr>
            <w:szCs w:val="26"/>
          </w:rPr>
          <w:delText>.</w:delText>
        </w:r>
        <w:r w:rsidR="00867247" w:rsidRPr="000E1921" w:rsidDel="00635691">
          <w:rPr>
            <w:szCs w:val="26"/>
          </w:rPr>
          <w:fldChar w:fldCharType="begin"/>
        </w:r>
        <w:r w:rsidR="00867247" w:rsidRPr="00DA4EA2" w:rsidDel="00635691">
          <w:rPr>
            <w:szCs w:val="26"/>
          </w:rPr>
          <w:delInstrText xml:space="preserve"> SEQ Hình \* ARABIC \s 1 </w:delInstrText>
        </w:r>
        <w:r w:rsidR="00867247" w:rsidRPr="000E1921" w:rsidDel="00635691">
          <w:rPr>
            <w:szCs w:val="26"/>
          </w:rPr>
          <w:fldChar w:fldCharType="separate"/>
        </w:r>
        <w:r w:rsidR="005663BE" w:rsidRPr="000E1921" w:rsidDel="00635691">
          <w:rPr>
            <w:szCs w:val="26"/>
          </w:rPr>
          <w:delText>1</w:delText>
        </w:r>
        <w:r w:rsidR="00867247" w:rsidRPr="000E1921" w:rsidDel="00635691">
          <w:rPr>
            <w:szCs w:val="26"/>
          </w:rPr>
          <w:fldChar w:fldCharType="end"/>
        </w:r>
        <w:r w:rsidR="00340F7D" w:rsidRPr="000E1921" w:rsidDel="00635691">
          <w:rPr>
            <w:szCs w:val="26"/>
          </w:rPr>
          <w:delText xml:space="preserve"> Sơ đồ tổng quan quy trình làm việc của hai mô hình ARIMAX và LSTM.</w:delText>
        </w:r>
      </w:del>
    </w:p>
    <w:p w14:paraId="5741B4CD" w14:textId="65430BFE" w:rsidR="00715936" w:rsidRDefault="00FA5703" w:rsidP="00715936">
      <w:pPr>
        <w:pStyle w:val="Heading2"/>
      </w:pPr>
      <w:bookmarkStart w:id="344" w:name="_Toc234253134"/>
      <w:ins w:id="345" w:author="ACER" w:date="2026-07-05T22:44:00Z">
        <w:r w:rsidRPr="00FA5703">
          <w:t>Kiến trúc tổng thể của hệ thống</w:t>
        </w:r>
        <w:bookmarkEnd w:id="344"/>
        <w:r w:rsidRPr="00FA5703" w:rsidDel="00FA5703">
          <w:t xml:space="preserve"> </w:t>
        </w:r>
      </w:ins>
      <w:del w:id="346" w:author="ACER" w:date="2026-07-05T22:44:00Z">
        <w:r w:rsidR="00715936" w:rsidRPr="00715936" w:rsidDel="00FA5703">
          <w:delText>Dữ liệu và tiền xử lý</w:delText>
        </w:r>
      </w:del>
    </w:p>
    <w:p w14:paraId="764B2FDD" w14:textId="77777777" w:rsidR="00FA5703" w:rsidRDefault="00FA5703" w:rsidP="00FA5703">
      <w:pPr>
        <w:ind w:firstLine="567"/>
        <w:rPr>
          <w:ins w:id="347" w:author="ACER" w:date="2026-07-05T22:45:00Z"/>
        </w:rPr>
      </w:pPr>
      <w:ins w:id="348" w:author="ACER" w:date="2026-07-05T22:45:00Z">
        <w:r>
          <w:t>Hệ thống được thiết kế theo kiến trúc phân tầng gồm năm thành phần chính (Hình 1):</w:t>
        </w:r>
      </w:ins>
    </w:p>
    <w:p w14:paraId="3D7836CF" w14:textId="77777777" w:rsidR="00FA5703" w:rsidRDefault="00FA5703" w:rsidP="00FA5703">
      <w:pPr>
        <w:pStyle w:val="ListParagraph"/>
        <w:numPr>
          <w:ilvl w:val="0"/>
          <w:numId w:val="10"/>
        </w:numPr>
        <w:spacing w:before="0" w:after="90" w:line="340" w:lineRule="auto"/>
        <w:contextualSpacing w:val="0"/>
        <w:rPr>
          <w:ins w:id="349" w:author="ACER" w:date="2026-07-05T22:45:00Z"/>
        </w:rPr>
      </w:pPr>
      <w:ins w:id="350" w:author="ACER" w:date="2026-07-05T22:45:00Z">
        <w:r>
          <w:rPr>
            <w:b/>
            <w:bCs/>
          </w:rPr>
          <w:t xml:space="preserve">Tầng thu thập dữ liệu ngoài (External Data Sources): </w:t>
        </w:r>
        <w:r>
          <w:t>tập hợp các nguồn mưa, thủy văn hồ chứa và thời tiết từ nhiều API và trình thu thập dữ liệu.</w:t>
        </w:r>
      </w:ins>
    </w:p>
    <w:p w14:paraId="47DB710D" w14:textId="77777777" w:rsidR="00FA5703" w:rsidRDefault="00FA5703" w:rsidP="00FA5703">
      <w:pPr>
        <w:pStyle w:val="ListParagraph"/>
        <w:numPr>
          <w:ilvl w:val="0"/>
          <w:numId w:val="10"/>
        </w:numPr>
        <w:spacing w:before="0" w:after="90" w:line="340" w:lineRule="auto"/>
        <w:contextualSpacing w:val="0"/>
        <w:rPr>
          <w:ins w:id="351" w:author="ACER" w:date="2026-07-05T22:45:00Z"/>
        </w:rPr>
      </w:pPr>
      <w:ins w:id="352" w:author="ACER" w:date="2026-07-05T22:45:00Z">
        <w:r>
          <w:rPr>
            <w:b/>
            <w:bCs/>
          </w:rPr>
          <w:t xml:space="preserve">Backend Node.js/Express (đám mây): </w:t>
        </w:r>
        <w:r>
          <w:t>tầng dịch vụ trung tâm, triển khai theo Clean Architecture, cung cấp toàn bộ REST API dùng chung cho các ứng dụng và điều phối các tác vụ tự động.</w:t>
        </w:r>
      </w:ins>
    </w:p>
    <w:p w14:paraId="488CCEFF" w14:textId="77777777" w:rsidR="00FA5703" w:rsidRDefault="00FA5703" w:rsidP="00FA5703">
      <w:pPr>
        <w:pStyle w:val="ListParagraph"/>
        <w:numPr>
          <w:ilvl w:val="0"/>
          <w:numId w:val="10"/>
        </w:numPr>
        <w:spacing w:before="0" w:after="90" w:line="340" w:lineRule="auto"/>
        <w:contextualSpacing w:val="0"/>
        <w:rPr>
          <w:ins w:id="353" w:author="ACER" w:date="2026-07-05T22:45:00Z"/>
        </w:rPr>
      </w:pPr>
      <w:ins w:id="354" w:author="ACER" w:date="2026-07-05T22:45:00Z">
        <w:r>
          <w:rPr>
            <w:b/>
            <w:bCs/>
          </w:rPr>
          <w:t xml:space="preserve">Máy chủ suy luận AI (Python FastAPI trên VPS): </w:t>
        </w:r>
        <w:r>
          <w:t>phục vụ đồng thời dự báo lưu lượng và phân loại mức ngập từ ảnh, tách riêng khỏi backend để tối ưu tài nguyên tính toán.</w:t>
        </w:r>
      </w:ins>
    </w:p>
    <w:p w14:paraId="5CEDED38" w14:textId="77777777" w:rsidR="00FA5703" w:rsidRDefault="00FA5703" w:rsidP="00FA5703">
      <w:pPr>
        <w:pStyle w:val="ListParagraph"/>
        <w:numPr>
          <w:ilvl w:val="0"/>
          <w:numId w:val="10"/>
        </w:numPr>
        <w:spacing w:before="0" w:after="90" w:line="340" w:lineRule="auto"/>
        <w:contextualSpacing w:val="0"/>
        <w:rPr>
          <w:ins w:id="355" w:author="ACER" w:date="2026-07-05T22:45:00Z"/>
        </w:rPr>
      </w:pPr>
      <w:ins w:id="356" w:author="ACER" w:date="2026-07-05T22:45:00Z">
        <w:r>
          <w:rPr>
            <w:b/>
            <w:bCs/>
          </w:rPr>
          <w:lastRenderedPageBreak/>
          <w:t xml:space="preserve">Ứng dụng Web (React.js): </w:t>
        </w:r>
        <w:r>
          <w:t>kênh giám sát — điều hành cho cơ quan nhà nước và lực lượng phòng chống thiên tai.</w:t>
        </w:r>
      </w:ins>
    </w:p>
    <w:p w14:paraId="2EB25C5B" w14:textId="77777777" w:rsidR="00FA5703" w:rsidRDefault="00FA5703" w:rsidP="00FA5703">
      <w:pPr>
        <w:pStyle w:val="ListParagraph"/>
        <w:numPr>
          <w:ilvl w:val="0"/>
          <w:numId w:val="10"/>
        </w:numPr>
        <w:spacing w:before="0" w:after="90" w:line="340" w:lineRule="auto"/>
        <w:contextualSpacing w:val="0"/>
        <w:rPr>
          <w:ins w:id="357" w:author="ACER" w:date="2026-07-05T22:45:00Z"/>
        </w:rPr>
      </w:pPr>
      <w:ins w:id="358" w:author="ACER" w:date="2026-07-05T22:45:00Z">
        <w:r>
          <w:rPr>
            <w:b/>
            <w:bCs/>
          </w:rPr>
          <w:t xml:space="preserve">Ứng dụng Di động (React Native/Expo): </w:t>
        </w:r>
        <w:r>
          <w:t>kênh cảnh báo và hỗ trợ trực tiếp cho người dân và lực lượng cứu hộ.</w:t>
        </w:r>
      </w:ins>
    </w:p>
    <w:p w14:paraId="7D4E2E6C" w14:textId="77777777" w:rsidR="002A2BA6" w:rsidRDefault="00FA5703">
      <w:pPr>
        <w:ind w:firstLine="567"/>
        <w:rPr>
          <w:ins w:id="359" w:author="ACER" w:date="2026-07-05T23:10:00Z"/>
        </w:rPr>
        <w:pPrChange w:id="360" w:author="ACER" w:date="2026-07-05T22:45:00Z">
          <w:pPr/>
        </w:pPrChange>
      </w:pPr>
      <w:ins w:id="361" w:author="ACER" w:date="2026-07-05T22:45:00Z">
        <w:r>
          <w:t>Ngoài phạm vi Web/Di động, hệ thống còn có ứng dụng Desktop WPF kết nối tới cùng REST API phục vụ đơn vị vận hành hồ chứa. Toàn bộ các thành phần dùng chung một cơ sở dữ liệu MongoDB Atlas và giao tiếp qua REST API được chuẩn hóa, bảo đảm ba nhóm người dùng luôn tiếp cận cùng một nguồn thông tin nhất quán, theo thời gian thực.</w:t>
        </w:r>
      </w:ins>
    </w:p>
    <w:p w14:paraId="1942521D" w14:textId="77777777" w:rsidR="00796137" w:rsidRDefault="002A2BA6">
      <w:pPr>
        <w:keepNext/>
        <w:ind w:firstLine="0"/>
        <w:jc w:val="center"/>
        <w:rPr>
          <w:ins w:id="362" w:author="ACER" w:date="2026-07-05T23:13:00Z"/>
        </w:rPr>
        <w:pPrChange w:id="363" w:author="ACER" w:date="2026-07-05T23:13:00Z">
          <w:pPr>
            <w:ind w:firstLine="567"/>
            <w:jc w:val="center"/>
          </w:pPr>
        </w:pPrChange>
      </w:pPr>
      <w:moveToRangeStart w:id="364" w:author="ACER" w:date="2026-07-05T23:10:00Z" w:name="move234185427"/>
      <w:commentRangeStart w:id="365"/>
      <w:moveTo w:id="366" w:author="ACER" w:date="2026-07-05T23:10:00Z">
        <w:r w:rsidRPr="000E1921">
          <w:rPr>
            <w:szCs w:val="26"/>
            <w:lang w:val="en-US"/>
            <w14:ligatures w14:val="standardContextual"/>
          </w:rPr>
          <w:drawing>
            <wp:inline distT="0" distB="0" distL="0" distR="0" wp14:anchorId="25ED402B" wp14:editId="771B2F80">
              <wp:extent cx="5480685" cy="1901190"/>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1230" name="Picture 514491230"/>
                      <pic:cNvPicPr/>
                    </pic:nvPicPr>
                    <pic:blipFill rotWithShape="1">
                      <a:blip r:embed="rId12">
                        <a:extLst>
                          <a:ext uri="{28A0092B-C50C-407E-A947-70E740481C1C}">
                            <a14:useLocalDpi xmlns:a14="http://schemas.microsoft.com/office/drawing/2010/main" val="0"/>
                          </a:ext>
                        </a:extLst>
                      </a:blip>
                      <a:srcRect l="1775"/>
                      <a:stretch>
                        <a:fillRect/>
                      </a:stretch>
                    </pic:blipFill>
                    <pic:spPr bwMode="auto">
                      <a:xfrm>
                        <a:off x="0" y="0"/>
                        <a:ext cx="5480685" cy="1901190"/>
                      </a:xfrm>
                      <a:prstGeom prst="rect">
                        <a:avLst/>
                      </a:prstGeom>
                      <a:ln>
                        <a:noFill/>
                      </a:ln>
                      <a:extLst>
                        <a:ext uri="{53640926-AAD7-44D8-BBD7-CCE9431645EC}">
                          <a14:shadowObscured xmlns:a14="http://schemas.microsoft.com/office/drawing/2010/main"/>
                        </a:ext>
                      </a:extLst>
                    </pic:spPr>
                  </pic:pic>
                </a:graphicData>
              </a:graphic>
            </wp:inline>
          </w:drawing>
        </w:r>
      </w:moveTo>
      <w:moveToRangeEnd w:id="364"/>
      <w:commentRangeEnd w:id="365"/>
      <w:r w:rsidR="00E12779">
        <w:rPr>
          <w:rStyle w:val="CommentReference"/>
          <w:sz w:val="26"/>
          <w:szCs w:val="24"/>
        </w:rPr>
        <w:commentReference w:id="365"/>
      </w:r>
    </w:p>
    <w:p w14:paraId="6C199893" w14:textId="31D8461E" w:rsidR="00715936" w:rsidRDefault="00796137">
      <w:pPr>
        <w:pStyle w:val="Caption"/>
        <w:ind w:firstLine="0"/>
        <w:pPrChange w:id="367" w:author="ACER" w:date="2026-07-05T23:13:00Z">
          <w:pPr/>
        </w:pPrChange>
      </w:pPr>
      <w:bookmarkStart w:id="368" w:name="_Toc234253304"/>
      <w:ins w:id="369" w:author="ACER" w:date="2026-07-05T23:13:00Z">
        <w:r>
          <w:t xml:space="preserve">Hình </w:t>
        </w:r>
      </w:ins>
      <w:r w:rsidR="00DA4EA2">
        <w:fldChar w:fldCharType="begin"/>
      </w:r>
      <w:r w:rsidR="00DA4EA2">
        <w:instrText xml:space="preserve"> SEQ Hình \* ARABIC </w:instrText>
      </w:r>
      <w:r w:rsidR="00DA4EA2">
        <w:fldChar w:fldCharType="separate"/>
      </w:r>
      <w:r w:rsidR="002027C4">
        <w:t>1</w:t>
      </w:r>
      <w:r w:rsidR="00DA4EA2">
        <w:fldChar w:fldCharType="end"/>
      </w:r>
      <w:ins w:id="370" w:author="ACER" w:date="2026-07-05T23:13:00Z">
        <w:r>
          <w:t xml:space="preserve">. </w:t>
        </w:r>
        <w:bookmarkStart w:id="371" w:name="_Toc234182133"/>
        <w:r>
          <w:t>Kiến trúc tổng thể năm lớp của nền tảng giám sát và cảnh báo ngập lụt tích hợp.</w:t>
        </w:r>
      </w:ins>
      <w:bookmarkEnd w:id="368"/>
      <w:bookmarkEnd w:id="371"/>
      <w:del w:id="372" w:author="ACER" w:date="2026-07-05T22:45:00Z">
        <w:r w:rsidR="00715936" w:rsidRPr="00715936" w:rsidDel="00FA5703">
          <w:delText>Bộ dữ liệu vận hành được</w:delText>
        </w:r>
        <w:r w:rsidR="008E4C86" w:rsidDel="00FA5703">
          <w:delText xml:space="preserve"> </w:delText>
        </w:r>
        <w:r w:rsidR="00715936" w:rsidRPr="00715936" w:rsidDel="00FA5703">
          <w:delText xml:space="preserve"> thu thập từ nhiều nguồn: lưu lượng đến hồ hàng giờ từ API dữ liệu mở HydroChart của chính quyền Đà Nẵng; lượng mưa hàng giờ từ mạng lưới trạm đo VNDMS/NCHMF; dữ liệu tái phân tích ERA5 của OpenMeteo làm nguồn mưa dự phòng và điền khuyết; ranh giới lưu vực từ shapefile GADM Việt Nam. Trong hệ thống vận hành thời gian thực, dữ liệu còn được bổ sung từ VRain.vn, Danang GOV API (qua xác thực OAuth2 và VPS Proxy), trình thu thập dữ liệu PCTT và OpenWeatherMap.</w:delText>
        </w:r>
      </w:del>
    </w:p>
    <w:p w14:paraId="13153C2E" w14:textId="36886A6E" w:rsidR="00340F7D" w:rsidRPr="000E1921" w:rsidDel="001F4614" w:rsidRDefault="00340F7D" w:rsidP="00340F7D">
      <w:pPr>
        <w:pStyle w:val="Caption"/>
        <w:rPr>
          <w:del w:id="373" w:author="ACER" w:date="2026-07-05T22:47:00Z"/>
          <w:szCs w:val="26"/>
        </w:rPr>
      </w:pPr>
      <w:del w:id="374" w:author="ACER" w:date="2026-07-05T22:47:00Z">
        <w:r w:rsidRPr="000E1921" w:rsidDel="001F4614">
          <w:rPr>
            <w:szCs w:val="26"/>
          </w:rPr>
          <w:delText xml:space="preserve">Bảng </w:delText>
        </w:r>
        <w:r w:rsidR="00867247" w:rsidRPr="000E1921" w:rsidDel="001F4614">
          <w:rPr>
            <w:szCs w:val="26"/>
          </w:rPr>
          <w:fldChar w:fldCharType="begin"/>
        </w:r>
        <w:r w:rsidR="00867247" w:rsidRPr="00DA4EA2" w:rsidDel="001F4614">
          <w:rPr>
            <w:szCs w:val="26"/>
          </w:rPr>
          <w:delInstrText xml:space="preserve"> </w:delInstrText>
        </w:r>
        <w:r w:rsidR="005663BE" w:rsidRPr="00DA4EA2" w:rsidDel="001F4614">
          <w:rPr>
            <w:szCs w:val="26"/>
          </w:rPr>
          <w:delInstrText>SEQ chap \c</w:delInstrText>
        </w:r>
        <w:r w:rsidR="00867247" w:rsidRPr="00DA4EA2" w:rsidDel="001F4614">
          <w:rPr>
            <w:szCs w:val="26"/>
          </w:rPr>
          <w:delInstrText xml:space="preserve"> </w:delInstrText>
        </w:r>
        <w:r w:rsidR="00867247" w:rsidRPr="000E1921" w:rsidDel="001F4614">
          <w:rPr>
            <w:szCs w:val="26"/>
          </w:rPr>
          <w:fldChar w:fldCharType="separate"/>
        </w:r>
        <w:r w:rsidR="005663BE" w:rsidRPr="000E1921" w:rsidDel="001F4614">
          <w:rPr>
            <w:szCs w:val="26"/>
          </w:rPr>
          <w:delText>3</w:delText>
        </w:r>
        <w:r w:rsidR="00867247" w:rsidRPr="000E1921" w:rsidDel="001F4614">
          <w:rPr>
            <w:szCs w:val="26"/>
          </w:rPr>
          <w:fldChar w:fldCharType="end"/>
        </w:r>
        <w:r w:rsidR="00867247" w:rsidRPr="000E1921" w:rsidDel="001F4614">
          <w:rPr>
            <w:szCs w:val="26"/>
          </w:rPr>
          <w:delText>.</w:delText>
        </w:r>
        <w:r w:rsidR="00867247" w:rsidRPr="000E1921" w:rsidDel="001F4614">
          <w:rPr>
            <w:szCs w:val="26"/>
          </w:rPr>
          <w:fldChar w:fldCharType="begin"/>
        </w:r>
        <w:r w:rsidR="00867247" w:rsidRPr="00DA4EA2" w:rsidDel="001F4614">
          <w:rPr>
            <w:szCs w:val="26"/>
          </w:rPr>
          <w:delInstrText xml:space="preserve"> SEQ Bảng \* ARABIC \s 1 </w:delInstrText>
        </w:r>
        <w:r w:rsidR="00867247" w:rsidRPr="000E1921" w:rsidDel="001F4614">
          <w:rPr>
            <w:szCs w:val="26"/>
          </w:rPr>
          <w:fldChar w:fldCharType="separate"/>
        </w:r>
        <w:r w:rsidR="005663BE" w:rsidRPr="000E1921" w:rsidDel="001F4614">
          <w:rPr>
            <w:szCs w:val="26"/>
          </w:rPr>
          <w:delText>1</w:delText>
        </w:r>
        <w:r w:rsidR="00867247" w:rsidRPr="000E1921" w:rsidDel="001F4614">
          <w:rPr>
            <w:szCs w:val="26"/>
          </w:rPr>
          <w:fldChar w:fldCharType="end"/>
        </w:r>
        <w:r w:rsidRPr="000E1921" w:rsidDel="001F4614">
          <w:rPr>
            <w:szCs w:val="26"/>
          </w:rPr>
          <w:delText xml:space="preserve"> Các nguồn dữ liệu đầu vào để huấn luyện mô hình ARIMAX và LSTM</w:delText>
        </w:r>
        <w:bookmarkStart w:id="375" w:name="_Toc234189708"/>
        <w:bookmarkStart w:id="376" w:name="_Toc234189882"/>
        <w:bookmarkStart w:id="377" w:name="_Toc234253135"/>
        <w:bookmarkEnd w:id="375"/>
        <w:bookmarkEnd w:id="376"/>
        <w:bookmarkEnd w:id="377"/>
      </w:del>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91"/>
        <w:gridCol w:w="1825"/>
        <w:gridCol w:w="1719"/>
        <w:gridCol w:w="1401"/>
        <w:gridCol w:w="1853"/>
      </w:tblGrid>
      <w:tr w:rsidR="00B7675F" w:rsidRPr="00B7675F" w:rsidDel="001F4614" w14:paraId="2A7E8576" w14:textId="0CBABF61" w:rsidTr="00B7675F">
        <w:trPr>
          <w:trHeight w:val="20"/>
          <w:del w:id="378" w:author="ACER" w:date="2026-07-05T22:47:00Z"/>
        </w:trPr>
        <w:tc>
          <w:tcPr>
            <w:tcW w:w="2291" w:type="dxa"/>
            <w:vAlign w:val="center"/>
          </w:tcPr>
          <w:p w14:paraId="500DB745" w14:textId="0244B635" w:rsidR="00B7675F" w:rsidRPr="00B7675F" w:rsidDel="001F4614" w:rsidRDefault="00B7675F" w:rsidP="00B7675F">
            <w:pPr>
              <w:spacing w:before="0" w:after="0" w:line="240" w:lineRule="auto"/>
              <w:ind w:firstLine="0"/>
              <w:jc w:val="center"/>
              <w:rPr>
                <w:del w:id="379" w:author="ACER" w:date="2026-07-05T22:47:00Z"/>
                <w:b/>
                <w:bCs/>
              </w:rPr>
            </w:pPr>
            <w:del w:id="380" w:author="ACER" w:date="2026-07-05T22:47:00Z">
              <w:r w:rsidRPr="00B7675F" w:rsidDel="001F4614">
                <w:rPr>
                  <w:b/>
                  <w:bCs/>
                </w:rPr>
                <w:delText>Nguồn</w:delText>
              </w:r>
              <w:bookmarkStart w:id="381" w:name="_Toc234189709"/>
              <w:bookmarkStart w:id="382" w:name="_Toc234189883"/>
              <w:bookmarkStart w:id="383" w:name="_Toc234253136"/>
              <w:bookmarkEnd w:id="381"/>
              <w:bookmarkEnd w:id="382"/>
              <w:bookmarkEnd w:id="383"/>
            </w:del>
          </w:p>
        </w:tc>
        <w:tc>
          <w:tcPr>
            <w:tcW w:w="1825" w:type="dxa"/>
            <w:vAlign w:val="center"/>
          </w:tcPr>
          <w:p w14:paraId="393CB0DA" w14:textId="210EBB8A" w:rsidR="00B7675F" w:rsidRPr="00B7675F" w:rsidDel="001F4614" w:rsidRDefault="00B7675F" w:rsidP="00B7675F">
            <w:pPr>
              <w:spacing w:before="0" w:after="0" w:line="240" w:lineRule="auto"/>
              <w:ind w:firstLine="0"/>
              <w:jc w:val="center"/>
              <w:rPr>
                <w:del w:id="384" w:author="ACER" w:date="2026-07-05T22:47:00Z"/>
                <w:b/>
                <w:bCs/>
              </w:rPr>
            </w:pPr>
            <w:del w:id="385" w:author="ACER" w:date="2026-07-05T22:47:00Z">
              <w:r w:rsidRPr="00B7675F" w:rsidDel="001F4614">
                <w:rPr>
                  <w:b/>
                  <w:bCs/>
                </w:rPr>
                <w:delText>Biến</w:delText>
              </w:r>
              <w:bookmarkStart w:id="386" w:name="_Toc234189710"/>
              <w:bookmarkStart w:id="387" w:name="_Toc234189884"/>
              <w:bookmarkStart w:id="388" w:name="_Toc234253137"/>
              <w:bookmarkEnd w:id="386"/>
              <w:bookmarkEnd w:id="387"/>
              <w:bookmarkEnd w:id="388"/>
            </w:del>
          </w:p>
        </w:tc>
        <w:tc>
          <w:tcPr>
            <w:tcW w:w="1719" w:type="dxa"/>
            <w:vAlign w:val="center"/>
          </w:tcPr>
          <w:p w14:paraId="68596C6A" w14:textId="4D3D5E06" w:rsidR="00B7675F" w:rsidRPr="00B7675F" w:rsidDel="001F4614" w:rsidRDefault="00B7675F" w:rsidP="00B7675F">
            <w:pPr>
              <w:spacing w:before="0" w:after="0" w:line="240" w:lineRule="auto"/>
              <w:ind w:firstLine="0"/>
              <w:jc w:val="center"/>
              <w:rPr>
                <w:del w:id="389" w:author="ACER" w:date="2026-07-05T22:47:00Z"/>
                <w:b/>
                <w:bCs/>
              </w:rPr>
            </w:pPr>
            <w:del w:id="390" w:author="ACER" w:date="2026-07-05T22:47:00Z">
              <w:r w:rsidRPr="00B7675F" w:rsidDel="001F4614">
                <w:rPr>
                  <w:b/>
                  <w:bCs/>
                </w:rPr>
                <w:delText>Độ phân giải</w:delText>
              </w:r>
              <w:bookmarkStart w:id="391" w:name="_Toc234189711"/>
              <w:bookmarkStart w:id="392" w:name="_Toc234189885"/>
              <w:bookmarkStart w:id="393" w:name="_Toc234253138"/>
              <w:bookmarkEnd w:id="391"/>
              <w:bookmarkEnd w:id="392"/>
              <w:bookmarkEnd w:id="393"/>
            </w:del>
          </w:p>
        </w:tc>
        <w:tc>
          <w:tcPr>
            <w:tcW w:w="1401" w:type="dxa"/>
            <w:vAlign w:val="center"/>
          </w:tcPr>
          <w:p w14:paraId="49A11AD0" w14:textId="464CE233" w:rsidR="00B7675F" w:rsidRPr="00B7675F" w:rsidDel="001F4614" w:rsidRDefault="00B7675F" w:rsidP="00B7675F">
            <w:pPr>
              <w:spacing w:before="0" w:after="0" w:line="240" w:lineRule="auto"/>
              <w:ind w:firstLine="0"/>
              <w:jc w:val="center"/>
              <w:rPr>
                <w:del w:id="394" w:author="ACER" w:date="2026-07-05T22:47:00Z"/>
                <w:b/>
                <w:bCs/>
              </w:rPr>
            </w:pPr>
            <w:del w:id="395" w:author="ACER" w:date="2026-07-05T22:47:00Z">
              <w:r w:rsidRPr="00B7675F" w:rsidDel="001F4614">
                <w:rPr>
                  <w:b/>
                  <w:bCs/>
                </w:rPr>
                <w:delText>Giai đoạn</w:delText>
              </w:r>
              <w:bookmarkStart w:id="396" w:name="_Toc234189712"/>
              <w:bookmarkStart w:id="397" w:name="_Toc234189886"/>
              <w:bookmarkStart w:id="398" w:name="_Toc234253139"/>
              <w:bookmarkEnd w:id="396"/>
              <w:bookmarkEnd w:id="397"/>
              <w:bookmarkEnd w:id="398"/>
            </w:del>
          </w:p>
        </w:tc>
        <w:tc>
          <w:tcPr>
            <w:tcW w:w="0" w:type="auto"/>
            <w:vAlign w:val="center"/>
          </w:tcPr>
          <w:p w14:paraId="448E8484" w14:textId="0E8E8616" w:rsidR="00B7675F" w:rsidRPr="00B7675F" w:rsidDel="001F4614" w:rsidRDefault="00B7675F" w:rsidP="00B7675F">
            <w:pPr>
              <w:spacing w:before="0" w:after="0" w:line="240" w:lineRule="auto"/>
              <w:ind w:firstLine="0"/>
              <w:jc w:val="center"/>
              <w:rPr>
                <w:del w:id="399" w:author="ACER" w:date="2026-07-05T22:47:00Z"/>
                <w:b/>
                <w:bCs/>
              </w:rPr>
            </w:pPr>
            <w:del w:id="400" w:author="ACER" w:date="2026-07-05T22:47:00Z">
              <w:r w:rsidRPr="00B7675F" w:rsidDel="001F4614">
                <w:rPr>
                  <w:b/>
                  <w:bCs/>
                </w:rPr>
                <w:delText>Vai trò</w:delText>
              </w:r>
              <w:bookmarkStart w:id="401" w:name="_Toc234189713"/>
              <w:bookmarkStart w:id="402" w:name="_Toc234189887"/>
              <w:bookmarkStart w:id="403" w:name="_Toc234253140"/>
              <w:bookmarkEnd w:id="401"/>
              <w:bookmarkEnd w:id="402"/>
              <w:bookmarkEnd w:id="403"/>
            </w:del>
          </w:p>
        </w:tc>
        <w:bookmarkStart w:id="404" w:name="_Toc234189714"/>
        <w:bookmarkStart w:id="405" w:name="_Toc234189888"/>
        <w:bookmarkStart w:id="406" w:name="_Toc234253141"/>
        <w:bookmarkEnd w:id="404"/>
        <w:bookmarkEnd w:id="405"/>
        <w:bookmarkEnd w:id="406"/>
      </w:tr>
      <w:tr w:rsidR="00B7675F" w:rsidRPr="00B7675F" w:rsidDel="001F4614" w14:paraId="4F3CCB2E" w14:textId="16564D06" w:rsidTr="00B7675F">
        <w:trPr>
          <w:trHeight w:val="20"/>
          <w:del w:id="407" w:author="ACER" w:date="2026-07-05T22:47:00Z"/>
        </w:trPr>
        <w:tc>
          <w:tcPr>
            <w:tcW w:w="2291" w:type="dxa"/>
            <w:vAlign w:val="center"/>
          </w:tcPr>
          <w:p w14:paraId="52D2BA9C" w14:textId="734CA75B" w:rsidR="00B7675F" w:rsidRPr="00B7675F" w:rsidDel="001F4614" w:rsidRDefault="00B7675F" w:rsidP="00B7675F">
            <w:pPr>
              <w:spacing w:before="0" w:after="0" w:line="240" w:lineRule="auto"/>
              <w:ind w:firstLine="0"/>
              <w:jc w:val="center"/>
              <w:rPr>
                <w:del w:id="408" w:author="ACER" w:date="2026-07-05T22:47:00Z"/>
              </w:rPr>
            </w:pPr>
            <w:del w:id="409" w:author="ACER" w:date="2026-07-05T22:47:00Z">
              <w:r w:rsidRPr="00B7675F" w:rsidDel="001F4614">
                <w:delText>HydroChart (API Dữ liệu Mở của Chính quyền Đà Nẵng)</w:delText>
              </w:r>
              <w:bookmarkStart w:id="410" w:name="_Toc234189715"/>
              <w:bookmarkStart w:id="411" w:name="_Toc234189889"/>
              <w:bookmarkStart w:id="412" w:name="_Toc234253142"/>
              <w:bookmarkEnd w:id="410"/>
              <w:bookmarkEnd w:id="411"/>
              <w:bookmarkEnd w:id="412"/>
            </w:del>
          </w:p>
        </w:tc>
        <w:tc>
          <w:tcPr>
            <w:tcW w:w="1825" w:type="dxa"/>
            <w:vAlign w:val="center"/>
          </w:tcPr>
          <w:p w14:paraId="794DDC18" w14:textId="5EBD33F6" w:rsidR="00B7675F" w:rsidRPr="00B7675F" w:rsidDel="001F4614" w:rsidRDefault="00B7675F" w:rsidP="00B7675F">
            <w:pPr>
              <w:spacing w:before="0" w:after="0" w:line="240" w:lineRule="auto"/>
              <w:ind w:firstLine="0"/>
              <w:jc w:val="center"/>
              <w:rPr>
                <w:del w:id="413" w:author="ACER" w:date="2026-07-05T22:47:00Z"/>
              </w:rPr>
            </w:pPr>
            <w:del w:id="414" w:author="ACER" w:date="2026-07-05T22:47:00Z">
              <w:r w:rsidRPr="00B7675F" w:rsidDel="001F4614">
                <w:delText>Lưu lượng đến hồ Q(t)</w:delText>
              </w:r>
              <w:bookmarkStart w:id="415" w:name="_Toc234189716"/>
              <w:bookmarkStart w:id="416" w:name="_Toc234189890"/>
              <w:bookmarkStart w:id="417" w:name="_Toc234253143"/>
              <w:bookmarkEnd w:id="415"/>
              <w:bookmarkEnd w:id="416"/>
              <w:bookmarkEnd w:id="417"/>
            </w:del>
          </w:p>
        </w:tc>
        <w:tc>
          <w:tcPr>
            <w:tcW w:w="1719" w:type="dxa"/>
            <w:vAlign w:val="center"/>
          </w:tcPr>
          <w:p w14:paraId="3B01745D" w14:textId="1B7F3F68" w:rsidR="00B7675F" w:rsidRPr="00B7675F" w:rsidDel="001F4614" w:rsidRDefault="00B7675F" w:rsidP="00B7675F">
            <w:pPr>
              <w:spacing w:before="0" w:after="0" w:line="240" w:lineRule="auto"/>
              <w:ind w:firstLine="0"/>
              <w:jc w:val="center"/>
              <w:rPr>
                <w:del w:id="418" w:author="ACER" w:date="2026-07-05T22:47:00Z"/>
              </w:rPr>
            </w:pPr>
            <w:del w:id="419" w:author="ACER" w:date="2026-07-05T22:47:00Z">
              <w:r w:rsidRPr="00B7675F" w:rsidDel="001F4614">
                <w:delText>hàng giờ, m³/s</w:delText>
              </w:r>
              <w:bookmarkStart w:id="420" w:name="_Toc234189717"/>
              <w:bookmarkStart w:id="421" w:name="_Toc234189891"/>
              <w:bookmarkStart w:id="422" w:name="_Toc234253144"/>
              <w:bookmarkEnd w:id="420"/>
              <w:bookmarkEnd w:id="421"/>
              <w:bookmarkEnd w:id="422"/>
            </w:del>
          </w:p>
        </w:tc>
        <w:tc>
          <w:tcPr>
            <w:tcW w:w="1401" w:type="dxa"/>
            <w:vAlign w:val="center"/>
          </w:tcPr>
          <w:p w14:paraId="41D9E023" w14:textId="4AEADE36" w:rsidR="00B7675F" w:rsidRPr="00B7675F" w:rsidDel="001F4614" w:rsidRDefault="00000000" w:rsidP="00B7675F">
            <w:pPr>
              <w:spacing w:before="0" w:after="0" w:line="240" w:lineRule="auto"/>
              <w:ind w:firstLine="0"/>
              <w:jc w:val="center"/>
              <w:rPr>
                <w:del w:id="423" w:author="ACER" w:date="2026-07-05T22:47:00Z"/>
              </w:rPr>
            </w:pPr>
            <w:customXmlDelRangeStart w:id="424" w:author="ACER" w:date="2026-07-05T22:47:00Z"/>
            <w:sdt>
              <w:sdtPr>
                <w:tag w:val="goog_rdk_1"/>
                <w:id w:val="531573715"/>
              </w:sdtPr>
              <w:sdtContent>
                <w:customXmlDelRangeEnd w:id="424"/>
                <w:del w:id="425" w:author="ACER" w:date="2026-07-05T22:47:00Z">
                  <w:r w:rsidR="00B7675F" w:rsidRPr="00B7675F" w:rsidDel="001F4614">
                    <w:rPr>
                      <w:rFonts w:eastAsia="Cardo"/>
                    </w:rPr>
                    <w:delText>01/01/2022 –31/12/2025</w:delText>
                  </w:r>
                </w:del>
                <w:customXmlDelRangeStart w:id="426" w:author="ACER" w:date="2026-07-05T22:47:00Z"/>
              </w:sdtContent>
            </w:sdt>
            <w:customXmlDelRangeEnd w:id="426"/>
            <w:bookmarkStart w:id="427" w:name="_Toc234189718"/>
            <w:bookmarkStart w:id="428" w:name="_Toc234189892"/>
            <w:bookmarkStart w:id="429" w:name="_Toc234253145"/>
            <w:bookmarkEnd w:id="427"/>
            <w:bookmarkEnd w:id="428"/>
            <w:bookmarkEnd w:id="429"/>
          </w:p>
        </w:tc>
        <w:tc>
          <w:tcPr>
            <w:tcW w:w="0" w:type="auto"/>
            <w:vAlign w:val="center"/>
          </w:tcPr>
          <w:p w14:paraId="5E787C13" w14:textId="068ACFE6" w:rsidR="00B7675F" w:rsidRPr="00B7675F" w:rsidDel="001F4614" w:rsidRDefault="00B7675F" w:rsidP="00B7675F">
            <w:pPr>
              <w:spacing w:before="0" w:after="0" w:line="240" w:lineRule="auto"/>
              <w:ind w:firstLine="0"/>
              <w:jc w:val="center"/>
              <w:rPr>
                <w:del w:id="430" w:author="ACER" w:date="2026-07-05T22:47:00Z"/>
              </w:rPr>
            </w:pPr>
            <w:del w:id="431" w:author="ACER" w:date="2026-07-05T22:47:00Z">
              <w:r w:rsidRPr="00B7675F" w:rsidDel="001F4614">
                <w:delText>Mục tiêu dự báo</w:delText>
              </w:r>
              <w:bookmarkStart w:id="432" w:name="_Toc234189719"/>
              <w:bookmarkStart w:id="433" w:name="_Toc234189893"/>
              <w:bookmarkStart w:id="434" w:name="_Toc234253146"/>
              <w:bookmarkEnd w:id="432"/>
              <w:bookmarkEnd w:id="433"/>
              <w:bookmarkEnd w:id="434"/>
            </w:del>
          </w:p>
        </w:tc>
        <w:bookmarkStart w:id="435" w:name="_Toc234189720"/>
        <w:bookmarkStart w:id="436" w:name="_Toc234189894"/>
        <w:bookmarkStart w:id="437" w:name="_Toc234253147"/>
        <w:bookmarkEnd w:id="435"/>
        <w:bookmarkEnd w:id="436"/>
        <w:bookmarkEnd w:id="437"/>
      </w:tr>
      <w:tr w:rsidR="00B7675F" w:rsidRPr="00B7675F" w:rsidDel="001F4614" w14:paraId="70737638" w14:textId="1D6A53F8" w:rsidTr="00B7675F">
        <w:trPr>
          <w:trHeight w:val="20"/>
          <w:del w:id="438" w:author="ACER" w:date="2026-07-05T22:47:00Z"/>
        </w:trPr>
        <w:tc>
          <w:tcPr>
            <w:tcW w:w="2291" w:type="dxa"/>
            <w:vAlign w:val="center"/>
          </w:tcPr>
          <w:p w14:paraId="6A4B7B3A" w14:textId="07D5A7F0" w:rsidR="00B7675F" w:rsidRPr="00B7675F" w:rsidDel="001F4614" w:rsidRDefault="00B7675F" w:rsidP="00B7675F">
            <w:pPr>
              <w:spacing w:before="0" w:after="0" w:line="240" w:lineRule="auto"/>
              <w:ind w:firstLine="0"/>
              <w:jc w:val="center"/>
              <w:rPr>
                <w:del w:id="439" w:author="ACER" w:date="2026-07-05T22:47:00Z"/>
              </w:rPr>
            </w:pPr>
            <w:del w:id="440" w:author="ACER" w:date="2026-07-05T22:47:00Z">
              <w:r w:rsidRPr="00B7675F" w:rsidDel="001F4614">
                <w:delText>Mạng lưới trạm đo mưa VNDMS / NCHMF</w:delText>
              </w:r>
              <w:bookmarkStart w:id="441" w:name="_Toc234189721"/>
              <w:bookmarkStart w:id="442" w:name="_Toc234189895"/>
              <w:bookmarkStart w:id="443" w:name="_Toc234253148"/>
              <w:bookmarkEnd w:id="441"/>
              <w:bookmarkEnd w:id="442"/>
              <w:bookmarkEnd w:id="443"/>
            </w:del>
          </w:p>
        </w:tc>
        <w:tc>
          <w:tcPr>
            <w:tcW w:w="1825" w:type="dxa"/>
            <w:vAlign w:val="center"/>
          </w:tcPr>
          <w:p w14:paraId="6CC33FE7" w14:textId="2A9863FA" w:rsidR="00B7675F" w:rsidRPr="00B7675F" w:rsidDel="001F4614" w:rsidRDefault="00B7675F" w:rsidP="00B7675F">
            <w:pPr>
              <w:spacing w:before="0" w:after="0" w:line="240" w:lineRule="auto"/>
              <w:ind w:firstLine="0"/>
              <w:jc w:val="center"/>
              <w:rPr>
                <w:del w:id="444" w:author="ACER" w:date="2026-07-05T22:47:00Z"/>
              </w:rPr>
            </w:pPr>
            <w:del w:id="445" w:author="ACER" w:date="2026-07-05T22:47:00Z">
              <w:r w:rsidRPr="00B7675F" w:rsidDel="001F4614">
                <w:delText>Lượng mưa</w:delText>
              </w:r>
              <w:bookmarkStart w:id="446" w:name="_Toc234189722"/>
              <w:bookmarkStart w:id="447" w:name="_Toc234189896"/>
              <w:bookmarkStart w:id="448" w:name="_Toc234253149"/>
              <w:bookmarkEnd w:id="446"/>
              <w:bookmarkEnd w:id="447"/>
              <w:bookmarkEnd w:id="448"/>
            </w:del>
          </w:p>
        </w:tc>
        <w:tc>
          <w:tcPr>
            <w:tcW w:w="1719" w:type="dxa"/>
            <w:vAlign w:val="center"/>
          </w:tcPr>
          <w:p w14:paraId="197766F9" w14:textId="334033BB" w:rsidR="00B7675F" w:rsidRPr="00B7675F" w:rsidDel="001F4614" w:rsidRDefault="00B7675F" w:rsidP="00B7675F">
            <w:pPr>
              <w:spacing w:before="0" w:after="0" w:line="240" w:lineRule="auto"/>
              <w:ind w:firstLine="0"/>
              <w:jc w:val="center"/>
              <w:rPr>
                <w:del w:id="449" w:author="ACER" w:date="2026-07-05T22:47:00Z"/>
              </w:rPr>
            </w:pPr>
            <w:del w:id="450" w:author="ACER" w:date="2026-07-05T22:47:00Z">
              <w:r w:rsidRPr="00B7675F" w:rsidDel="001F4614">
                <w:delText>hàng giờ, mm</w:delText>
              </w:r>
              <w:bookmarkStart w:id="451" w:name="_Toc234189723"/>
              <w:bookmarkStart w:id="452" w:name="_Toc234189897"/>
              <w:bookmarkStart w:id="453" w:name="_Toc234253150"/>
              <w:bookmarkEnd w:id="451"/>
              <w:bookmarkEnd w:id="452"/>
              <w:bookmarkEnd w:id="453"/>
            </w:del>
          </w:p>
        </w:tc>
        <w:tc>
          <w:tcPr>
            <w:tcW w:w="1401" w:type="dxa"/>
            <w:vAlign w:val="center"/>
          </w:tcPr>
          <w:p w14:paraId="14B62139" w14:textId="410D5278" w:rsidR="00B7675F" w:rsidRPr="00B7675F" w:rsidDel="001F4614" w:rsidRDefault="00B7675F" w:rsidP="00B7675F">
            <w:pPr>
              <w:spacing w:before="0" w:after="0" w:line="240" w:lineRule="auto"/>
              <w:ind w:firstLine="0"/>
              <w:jc w:val="center"/>
              <w:rPr>
                <w:del w:id="454" w:author="ACER" w:date="2026-07-05T22:47:00Z"/>
              </w:rPr>
            </w:pPr>
            <w:del w:id="455" w:author="ACER" w:date="2026-07-05T22:47:00Z">
              <w:r w:rsidRPr="00B7675F" w:rsidDel="001F4614">
                <w:delText>2022–2025</w:delText>
              </w:r>
              <w:bookmarkStart w:id="456" w:name="_Toc234189724"/>
              <w:bookmarkStart w:id="457" w:name="_Toc234189898"/>
              <w:bookmarkStart w:id="458" w:name="_Toc234253151"/>
              <w:bookmarkEnd w:id="456"/>
              <w:bookmarkEnd w:id="457"/>
              <w:bookmarkEnd w:id="458"/>
            </w:del>
          </w:p>
        </w:tc>
        <w:tc>
          <w:tcPr>
            <w:tcW w:w="0" w:type="auto"/>
            <w:vAlign w:val="center"/>
          </w:tcPr>
          <w:p w14:paraId="2A25351E" w14:textId="37218EA6" w:rsidR="00B7675F" w:rsidRPr="00B7675F" w:rsidDel="001F4614" w:rsidRDefault="00B7675F" w:rsidP="00B7675F">
            <w:pPr>
              <w:spacing w:before="0" w:after="0" w:line="240" w:lineRule="auto"/>
              <w:ind w:firstLine="0"/>
              <w:jc w:val="center"/>
              <w:rPr>
                <w:del w:id="459" w:author="ACER" w:date="2026-07-05T22:47:00Z"/>
              </w:rPr>
            </w:pPr>
            <w:del w:id="460" w:author="ACER" w:date="2026-07-05T22:47:00Z">
              <w:r w:rsidRPr="00B7675F" w:rsidDel="001F4614">
                <w:delText>Ngoại sinh (chính)</w:delText>
              </w:r>
              <w:bookmarkStart w:id="461" w:name="_Toc234189725"/>
              <w:bookmarkStart w:id="462" w:name="_Toc234189899"/>
              <w:bookmarkStart w:id="463" w:name="_Toc234253152"/>
              <w:bookmarkEnd w:id="461"/>
              <w:bookmarkEnd w:id="462"/>
              <w:bookmarkEnd w:id="463"/>
            </w:del>
          </w:p>
        </w:tc>
        <w:bookmarkStart w:id="464" w:name="_Toc234189726"/>
        <w:bookmarkStart w:id="465" w:name="_Toc234189900"/>
        <w:bookmarkStart w:id="466" w:name="_Toc234253153"/>
        <w:bookmarkEnd w:id="464"/>
        <w:bookmarkEnd w:id="465"/>
        <w:bookmarkEnd w:id="466"/>
      </w:tr>
      <w:tr w:rsidR="00B7675F" w:rsidRPr="00B7675F" w:rsidDel="001F4614" w14:paraId="2ACBD27E" w14:textId="10AE33BD" w:rsidTr="00B7675F">
        <w:trPr>
          <w:trHeight w:val="419"/>
          <w:del w:id="467" w:author="ACER" w:date="2026-07-05T22:47:00Z"/>
        </w:trPr>
        <w:tc>
          <w:tcPr>
            <w:tcW w:w="2291" w:type="dxa"/>
            <w:vAlign w:val="center"/>
          </w:tcPr>
          <w:p w14:paraId="188B36A3" w14:textId="13240685" w:rsidR="00B7675F" w:rsidRPr="00B7675F" w:rsidDel="001F4614" w:rsidRDefault="00B7675F" w:rsidP="00B7675F">
            <w:pPr>
              <w:spacing w:before="0" w:after="0" w:line="240" w:lineRule="auto"/>
              <w:ind w:firstLine="0"/>
              <w:jc w:val="center"/>
              <w:rPr>
                <w:del w:id="468" w:author="ACER" w:date="2026-07-05T22:47:00Z"/>
              </w:rPr>
            </w:pPr>
            <w:del w:id="469" w:author="ACER" w:date="2026-07-05T22:47:00Z">
              <w:r w:rsidRPr="00B7675F" w:rsidDel="001F4614">
                <w:delText>Dữ liệu tái phân tích ERA5 của OpenMeteo</w:delText>
              </w:r>
              <w:bookmarkStart w:id="470" w:name="_Toc234189727"/>
              <w:bookmarkStart w:id="471" w:name="_Toc234189901"/>
              <w:bookmarkStart w:id="472" w:name="_Toc234253154"/>
              <w:bookmarkEnd w:id="470"/>
              <w:bookmarkEnd w:id="471"/>
              <w:bookmarkEnd w:id="472"/>
            </w:del>
          </w:p>
        </w:tc>
        <w:tc>
          <w:tcPr>
            <w:tcW w:w="1825" w:type="dxa"/>
            <w:vAlign w:val="center"/>
          </w:tcPr>
          <w:p w14:paraId="2FBBBB18" w14:textId="681AE359" w:rsidR="00B7675F" w:rsidRPr="00B7675F" w:rsidDel="001F4614" w:rsidRDefault="00B7675F" w:rsidP="00B7675F">
            <w:pPr>
              <w:spacing w:before="0" w:after="0" w:line="240" w:lineRule="auto"/>
              <w:ind w:firstLine="0"/>
              <w:jc w:val="center"/>
              <w:rPr>
                <w:del w:id="473" w:author="ACER" w:date="2026-07-05T22:47:00Z"/>
              </w:rPr>
            </w:pPr>
            <w:del w:id="474" w:author="ACER" w:date="2026-07-05T22:47:00Z">
              <w:r w:rsidRPr="00B7675F" w:rsidDel="001F4614">
                <w:delText>Lượng mưa dạng lưới</w:delText>
              </w:r>
              <w:bookmarkStart w:id="475" w:name="_Toc234189728"/>
              <w:bookmarkStart w:id="476" w:name="_Toc234189902"/>
              <w:bookmarkStart w:id="477" w:name="_Toc234253155"/>
              <w:bookmarkEnd w:id="475"/>
              <w:bookmarkEnd w:id="476"/>
              <w:bookmarkEnd w:id="477"/>
            </w:del>
          </w:p>
        </w:tc>
        <w:tc>
          <w:tcPr>
            <w:tcW w:w="1719" w:type="dxa"/>
            <w:vAlign w:val="center"/>
          </w:tcPr>
          <w:p w14:paraId="5005642E" w14:textId="6A90AEA9" w:rsidR="00B7675F" w:rsidRPr="00B7675F" w:rsidDel="001F4614" w:rsidRDefault="00B7675F" w:rsidP="00B7675F">
            <w:pPr>
              <w:spacing w:before="0" w:after="0" w:line="240" w:lineRule="auto"/>
              <w:ind w:firstLine="0"/>
              <w:jc w:val="center"/>
              <w:rPr>
                <w:del w:id="478" w:author="ACER" w:date="2026-07-05T22:47:00Z"/>
              </w:rPr>
            </w:pPr>
            <w:del w:id="479" w:author="ACER" w:date="2026-07-05T22:47:00Z">
              <w:r w:rsidRPr="00B7675F" w:rsidDel="001F4614">
                <w:delText>hàng giờ, 0.1°</w:delText>
              </w:r>
              <w:bookmarkStart w:id="480" w:name="_Toc234189729"/>
              <w:bookmarkStart w:id="481" w:name="_Toc234189903"/>
              <w:bookmarkStart w:id="482" w:name="_Toc234253156"/>
              <w:bookmarkEnd w:id="480"/>
              <w:bookmarkEnd w:id="481"/>
              <w:bookmarkEnd w:id="482"/>
            </w:del>
          </w:p>
        </w:tc>
        <w:tc>
          <w:tcPr>
            <w:tcW w:w="1401" w:type="dxa"/>
            <w:vAlign w:val="center"/>
          </w:tcPr>
          <w:p w14:paraId="79E11817" w14:textId="4B8987B9" w:rsidR="00B7675F" w:rsidRPr="00B7675F" w:rsidDel="001F4614" w:rsidRDefault="00B7675F" w:rsidP="00B7675F">
            <w:pPr>
              <w:spacing w:before="0" w:after="0" w:line="240" w:lineRule="auto"/>
              <w:ind w:firstLine="0"/>
              <w:jc w:val="center"/>
              <w:rPr>
                <w:del w:id="483" w:author="ACER" w:date="2026-07-05T22:47:00Z"/>
              </w:rPr>
            </w:pPr>
            <w:del w:id="484" w:author="ACER" w:date="2026-07-05T22:47:00Z">
              <w:r w:rsidRPr="00B7675F" w:rsidDel="001F4614">
                <w:delText>2022–2025</w:delText>
              </w:r>
              <w:bookmarkStart w:id="485" w:name="_Toc234189730"/>
              <w:bookmarkStart w:id="486" w:name="_Toc234189904"/>
              <w:bookmarkStart w:id="487" w:name="_Toc234253157"/>
              <w:bookmarkEnd w:id="485"/>
              <w:bookmarkEnd w:id="486"/>
              <w:bookmarkEnd w:id="487"/>
            </w:del>
          </w:p>
        </w:tc>
        <w:tc>
          <w:tcPr>
            <w:tcW w:w="0" w:type="auto"/>
            <w:vAlign w:val="center"/>
          </w:tcPr>
          <w:p w14:paraId="4B663353" w14:textId="7628A77C" w:rsidR="00B7675F" w:rsidRPr="00B7675F" w:rsidDel="001F4614" w:rsidRDefault="00B7675F" w:rsidP="00B7675F">
            <w:pPr>
              <w:spacing w:before="0" w:after="0" w:line="240" w:lineRule="auto"/>
              <w:ind w:firstLine="0"/>
              <w:jc w:val="center"/>
              <w:rPr>
                <w:del w:id="488" w:author="ACER" w:date="2026-07-05T22:47:00Z"/>
              </w:rPr>
            </w:pPr>
            <w:del w:id="489" w:author="ACER" w:date="2026-07-05T22:47:00Z">
              <w:r w:rsidRPr="00B7675F" w:rsidDel="001F4614">
                <w:delText>Ngoại sinh (điền khuyết / dự báo trước)</w:delText>
              </w:r>
              <w:bookmarkStart w:id="490" w:name="_Toc234189731"/>
              <w:bookmarkStart w:id="491" w:name="_Toc234189905"/>
              <w:bookmarkStart w:id="492" w:name="_Toc234253158"/>
              <w:bookmarkEnd w:id="490"/>
              <w:bookmarkEnd w:id="491"/>
              <w:bookmarkEnd w:id="492"/>
            </w:del>
          </w:p>
        </w:tc>
        <w:bookmarkStart w:id="493" w:name="_Toc234189732"/>
        <w:bookmarkStart w:id="494" w:name="_Toc234189906"/>
        <w:bookmarkStart w:id="495" w:name="_Toc234253159"/>
        <w:bookmarkEnd w:id="493"/>
        <w:bookmarkEnd w:id="494"/>
        <w:bookmarkEnd w:id="495"/>
      </w:tr>
      <w:tr w:rsidR="00B7675F" w:rsidRPr="00B7675F" w:rsidDel="001F4614" w14:paraId="0D1DD425" w14:textId="66D564A5" w:rsidTr="00B7675F">
        <w:trPr>
          <w:trHeight w:val="20"/>
          <w:del w:id="496" w:author="ACER" w:date="2026-07-05T22:47:00Z"/>
        </w:trPr>
        <w:tc>
          <w:tcPr>
            <w:tcW w:w="2291" w:type="dxa"/>
            <w:vAlign w:val="center"/>
          </w:tcPr>
          <w:p w14:paraId="6856EF5B" w14:textId="53E52B62" w:rsidR="00B7675F" w:rsidRPr="00B7675F" w:rsidDel="001F4614" w:rsidRDefault="00B7675F" w:rsidP="00B7675F">
            <w:pPr>
              <w:spacing w:before="0" w:after="0" w:line="240" w:lineRule="auto"/>
              <w:ind w:firstLine="0"/>
              <w:jc w:val="center"/>
              <w:rPr>
                <w:del w:id="497" w:author="ACER" w:date="2026-07-05T22:47:00Z"/>
              </w:rPr>
            </w:pPr>
            <w:del w:id="498" w:author="ACER" w:date="2026-07-05T22:47:00Z">
              <w:r w:rsidRPr="00B7675F" w:rsidDel="001F4614">
                <w:delText>File shape GADM Việt Nam</w:delText>
              </w:r>
              <w:bookmarkStart w:id="499" w:name="_Toc234189733"/>
              <w:bookmarkStart w:id="500" w:name="_Toc234189907"/>
              <w:bookmarkStart w:id="501" w:name="_Toc234253160"/>
              <w:bookmarkEnd w:id="499"/>
              <w:bookmarkEnd w:id="500"/>
              <w:bookmarkEnd w:id="501"/>
            </w:del>
          </w:p>
        </w:tc>
        <w:tc>
          <w:tcPr>
            <w:tcW w:w="1825" w:type="dxa"/>
            <w:vAlign w:val="center"/>
          </w:tcPr>
          <w:p w14:paraId="6A29701D" w14:textId="19BE2AFE" w:rsidR="00B7675F" w:rsidRPr="00B7675F" w:rsidDel="001F4614" w:rsidRDefault="00B7675F" w:rsidP="00B7675F">
            <w:pPr>
              <w:spacing w:before="0" w:after="0" w:line="240" w:lineRule="auto"/>
              <w:ind w:firstLine="0"/>
              <w:jc w:val="center"/>
              <w:rPr>
                <w:del w:id="502" w:author="ACER" w:date="2026-07-05T22:47:00Z"/>
              </w:rPr>
            </w:pPr>
            <w:del w:id="503" w:author="ACER" w:date="2026-07-05T22:47:00Z">
              <w:r w:rsidRPr="00B7675F" w:rsidDel="001F4614">
                <w:delText>Phân định lưu vực</w:delText>
              </w:r>
              <w:bookmarkStart w:id="504" w:name="_Toc234189734"/>
              <w:bookmarkStart w:id="505" w:name="_Toc234189908"/>
              <w:bookmarkStart w:id="506" w:name="_Toc234253161"/>
              <w:bookmarkEnd w:id="504"/>
              <w:bookmarkEnd w:id="505"/>
              <w:bookmarkEnd w:id="506"/>
            </w:del>
          </w:p>
        </w:tc>
        <w:tc>
          <w:tcPr>
            <w:tcW w:w="1719" w:type="dxa"/>
            <w:vAlign w:val="center"/>
          </w:tcPr>
          <w:p w14:paraId="52BF049E" w14:textId="2F840454" w:rsidR="00B7675F" w:rsidRPr="00B7675F" w:rsidDel="001F4614" w:rsidRDefault="00B7675F" w:rsidP="00B7675F">
            <w:pPr>
              <w:spacing w:before="0" w:after="0" w:line="240" w:lineRule="auto"/>
              <w:ind w:firstLine="0"/>
              <w:jc w:val="center"/>
              <w:rPr>
                <w:del w:id="507" w:author="ACER" w:date="2026-07-05T22:47:00Z"/>
              </w:rPr>
            </w:pPr>
            <w:del w:id="508" w:author="ACER" w:date="2026-07-05T22:47:00Z">
              <w:r w:rsidRPr="00B7675F" w:rsidDel="001F4614">
                <w:delText>–</w:delText>
              </w:r>
              <w:bookmarkStart w:id="509" w:name="_Toc234189735"/>
              <w:bookmarkStart w:id="510" w:name="_Toc234189909"/>
              <w:bookmarkStart w:id="511" w:name="_Toc234253162"/>
              <w:bookmarkEnd w:id="509"/>
              <w:bookmarkEnd w:id="510"/>
              <w:bookmarkEnd w:id="511"/>
            </w:del>
          </w:p>
        </w:tc>
        <w:tc>
          <w:tcPr>
            <w:tcW w:w="1401" w:type="dxa"/>
            <w:vAlign w:val="center"/>
          </w:tcPr>
          <w:p w14:paraId="0520F373" w14:textId="76A6CAE0" w:rsidR="00B7675F" w:rsidRPr="00B7675F" w:rsidDel="001F4614" w:rsidRDefault="00B7675F" w:rsidP="00B7675F">
            <w:pPr>
              <w:spacing w:before="0" w:after="0" w:line="240" w:lineRule="auto"/>
              <w:ind w:firstLine="0"/>
              <w:jc w:val="center"/>
              <w:rPr>
                <w:del w:id="512" w:author="ACER" w:date="2026-07-05T22:47:00Z"/>
              </w:rPr>
            </w:pPr>
            <w:del w:id="513" w:author="ACER" w:date="2026-07-05T22:47:00Z">
              <w:r w:rsidRPr="00B7675F" w:rsidDel="001F4614">
                <w:delText>–</w:delText>
              </w:r>
              <w:bookmarkStart w:id="514" w:name="_Toc234189736"/>
              <w:bookmarkStart w:id="515" w:name="_Toc234189910"/>
              <w:bookmarkStart w:id="516" w:name="_Toc234253163"/>
              <w:bookmarkEnd w:id="514"/>
              <w:bookmarkEnd w:id="515"/>
              <w:bookmarkEnd w:id="516"/>
            </w:del>
          </w:p>
        </w:tc>
        <w:tc>
          <w:tcPr>
            <w:tcW w:w="0" w:type="auto"/>
            <w:vAlign w:val="center"/>
          </w:tcPr>
          <w:p w14:paraId="5C283248" w14:textId="77C1F4B3" w:rsidR="00B7675F" w:rsidRPr="00B7675F" w:rsidDel="001F4614" w:rsidRDefault="00B7675F" w:rsidP="00B7675F">
            <w:pPr>
              <w:spacing w:before="0" w:after="0" w:line="240" w:lineRule="auto"/>
              <w:ind w:firstLine="0"/>
              <w:jc w:val="center"/>
              <w:rPr>
                <w:del w:id="517" w:author="ACER" w:date="2026-07-05T22:47:00Z"/>
              </w:rPr>
            </w:pPr>
            <w:del w:id="518" w:author="ACER" w:date="2026-07-05T22:47:00Z">
              <w:r w:rsidRPr="00B7675F" w:rsidDel="001F4614">
                <w:delText>Tính trọng số không gian</w:delText>
              </w:r>
              <w:bookmarkStart w:id="519" w:name="_Toc234189737"/>
              <w:bookmarkStart w:id="520" w:name="_Toc234189911"/>
              <w:bookmarkStart w:id="521" w:name="_Toc234253164"/>
              <w:bookmarkEnd w:id="519"/>
              <w:bookmarkEnd w:id="520"/>
              <w:bookmarkEnd w:id="521"/>
            </w:del>
          </w:p>
        </w:tc>
        <w:bookmarkStart w:id="522" w:name="_Toc234189738"/>
        <w:bookmarkStart w:id="523" w:name="_Toc234189912"/>
        <w:bookmarkStart w:id="524" w:name="_Toc234253165"/>
        <w:bookmarkEnd w:id="522"/>
        <w:bookmarkEnd w:id="523"/>
        <w:bookmarkEnd w:id="524"/>
      </w:tr>
    </w:tbl>
    <w:p w14:paraId="1ACAFBFD" w14:textId="1BEF0FA3" w:rsidR="00B7675F" w:rsidDel="001F4614" w:rsidRDefault="00B7675F">
      <w:pPr>
        <w:ind w:firstLine="0"/>
        <w:rPr>
          <w:del w:id="525" w:author="ACER" w:date="2026-07-05T22:47:00Z"/>
        </w:rPr>
        <w:pPrChange w:id="526" w:author="ACER" w:date="2026-07-05T22:48:00Z">
          <w:pPr/>
        </w:pPrChange>
      </w:pPr>
      <w:del w:id="527" w:author="ACER" w:date="2026-07-05T22:47:00Z">
        <w:r w:rsidDel="001F4614">
          <w:delText>Sau khi kiểm soát chất lượng (cắt bỏ Q &lt; 0, điền khuyết tuyến tính cho các khoảng trống ≤ 6 giờ, loại bỏ nhiễu tín hiệu đo xa), tập dữ liệu làm việc chứa khoảng 19.400 bản ghi hàng giờ hợp lệ, được phân chia theo trình tự thời gian thành Huấn luyện (60%) / Xác thực (20%) / Kiểm tra (20%). Việc phân chia theo trình tự thời gian thay vì ngẫu nhiên ngăn chặn sự rò rỉ các đỉnh lũ tương lai vào quá trình huấn luyện - nguyên nhân phổ biến nhất dẫn đến việc đánh giá quá cao kỹ năng dự báo trong các nghiên cứu học máy thủy văn.</w:delText>
        </w:r>
        <w:bookmarkStart w:id="528" w:name="_Toc234189739"/>
        <w:bookmarkStart w:id="529" w:name="_Toc234189913"/>
        <w:bookmarkStart w:id="530" w:name="_Toc234253166"/>
        <w:bookmarkEnd w:id="528"/>
        <w:bookmarkEnd w:id="529"/>
        <w:bookmarkEnd w:id="530"/>
      </w:del>
    </w:p>
    <w:p w14:paraId="7831DE97" w14:textId="26E78B0A" w:rsidR="00B7675F" w:rsidDel="001F4614" w:rsidRDefault="00B7675F">
      <w:pPr>
        <w:ind w:firstLine="0"/>
        <w:rPr>
          <w:del w:id="531" w:author="ACER" w:date="2026-07-05T22:47:00Z"/>
        </w:rPr>
        <w:pPrChange w:id="532" w:author="ACER" w:date="2026-07-05T22:48:00Z">
          <w:pPr/>
        </w:pPrChange>
      </w:pPr>
      <w:del w:id="533" w:author="ACER" w:date="2026-07-05T22:47:00Z">
        <w:r w:rsidDel="001F4614">
          <w:delText>Lượng mưa điểm được phân bổ theo không gian bằng trọng số đa giác Thiessen (đối với mô hình so sánh) và nội suy IDW (trong hệ thống vận hành) để chuyển các chuỗi điểm thành một chuỗi lượng mưa trung bình toàn lưu vực R(t). Bốn khung thời gian mưa tích lũy không chồng chéo được tạo làm đặc trưng ngoại sinh: R₀ (0–1 giờ), R₁ (1–6 giờ), R₂ (6–12 giờ), R₃ (12–24 giờ). Dạng không chồng chéo giúp tránh hiện tượng đa cộng tuyến sinh ra khi dùng tổng cuộn và cung cấp cho cả hai mô hình sự phân tách rõ giữa tín hiệu lũ quét và độ ẩm tiền chuẩn.</w:delText>
        </w:r>
        <w:bookmarkStart w:id="534" w:name="_Toc234189740"/>
        <w:bookmarkStart w:id="535" w:name="_Toc234189914"/>
        <w:bookmarkStart w:id="536" w:name="_Toc234253167"/>
        <w:bookmarkEnd w:id="534"/>
        <w:bookmarkEnd w:id="535"/>
        <w:bookmarkEnd w:id="536"/>
      </w:del>
    </w:p>
    <w:p w14:paraId="2F4AC11A" w14:textId="56B34DA9" w:rsidR="007F1FB9" w:rsidRPr="000E1921" w:rsidDel="001F4614" w:rsidRDefault="0030493D">
      <w:pPr>
        <w:ind w:firstLine="0"/>
        <w:rPr>
          <w:del w:id="537" w:author="ACER" w:date="2026-07-05T22:47:00Z"/>
          <w:szCs w:val="26"/>
        </w:rPr>
        <w:pPrChange w:id="538" w:author="ACER" w:date="2026-07-05T22:48:00Z">
          <w:pPr>
            <w:keepNext/>
            <w:jc w:val="center"/>
          </w:pPr>
        </w:pPrChange>
      </w:pPr>
      <w:del w:id="539" w:author="ACER" w:date="2026-07-05T22:47:00Z">
        <w:r w:rsidRPr="000E1921" w:rsidDel="001F4614">
          <w:rPr>
            <w:szCs w:val="26"/>
            <w:lang w:val="en-US"/>
            <w14:ligatures w14:val="standardContextual"/>
          </w:rPr>
          <w:drawing>
            <wp:inline distT="0" distB="0" distL="0" distR="0" wp14:anchorId="17664097" wp14:editId="1F1F9066">
              <wp:extent cx="4363031" cy="4267200"/>
              <wp:effectExtent l="0" t="0" r="0" b="0"/>
              <wp:docPr id="885964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4190" name="Picture 8859641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4137" cy="4268282"/>
                      </a:xfrm>
                      <a:prstGeom prst="rect">
                        <a:avLst/>
                      </a:prstGeom>
                    </pic:spPr>
                  </pic:pic>
                </a:graphicData>
              </a:graphic>
            </wp:inline>
          </w:drawing>
        </w:r>
        <w:bookmarkStart w:id="540" w:name="_Toc234189741"/>
        <w:bookmarkStart w:id="541" w:name="_Toc234189915"/>
        <w:bookmarkStart w:id="542" w:name="_Toc234253168"/>
        <w:bookmarkEnd w:id="540"/>
        <w:bookmarkEnd w:id="541"/>
        <w:bookmarkEnd w:id="542"/>
      </w:del>
    </w:p>
    <w:p w14:paraId="2FBBCF43" w14:textId="3A49A4F6" w:rsidR="00715936" w:rsidRPr="000E1921" w:rsidDel="001F4614" w:rsidRDefault="007F1FB9">
      <w:pPr>
        <w:ind w:firstLine="0"/>
        <w:rPr>
          <w:del w:id="543" w:author="ACER" w:date="2026-07-05T22:48:00Z"/>
          <w:szCs w:val="26"/>
        </w:rPr>
        <w:pPrChange w:id="544" w:author="ACER" w:date="2026-07-05T22:48:00Z">
          <w:pPr>
            <w:pStyle w:val="Caption"/>
          </w:pPr>
        </w:pPrChange>
      </w:pPr>
      <w:del w:id="545" w:author="ACER" w:date="2026-07-05T22:47:00Z">
        <w:r w:rsidRPr="000E1921" w:rsidDel="001F4614">
          <w:rPr>
            <w:szCs w:val="26"/>
          </w:rPr>
          <w:delText xml:space="preserve">Hình </w:delText>
        </w:r>
        <w:r w:rsidR="00867247" w:rsidRPr="000E1921" w:rsidDel="001F4614">
          <w:rPr>
            <w:szCs w:val="26"/>
          </w:rPr>
          <w:fldChar w:fldCharType="begin"/>
        </w:r>
        <w:r w:rsidR="00867247" w:rsidRPr="00DA4EA2" w:rsidDel="001F4614">
          <w:rPr>
            <w:szCs w:val="26"/>
          </w:rPr>
          <w:delInstrText xml:space="preserve"> </w:delInstrText>
        </w:r>
        <w:r w:rsidR="005663BE" w:rsidRPr="00DA4EA2" w:rsidDel="001F4614">
          <w:rPr>
            <w:szCs w:val="26"/>
          </w:rPr>
          <w:delInstrText>SEQ chap \c</w:delInstrText>
        </w:r>
        <w:r w:rsidR="00867247" w:rsidRPr="00DA4EA2" w:rsidDel="001F4614">
          <w:rPr>
            <w:szCs w:val="26"/>
          </w:rPr>
          <w:delInstrText xml:space="preserve"> </w:delInstrText>
        </w:r>
        <w:r w:rsidR="00867247" w:rsidRPr="000E1921" w:rsidDel="001F4614">
          <w:rPr>
            <w:szCs w:val="26"/>
          </w:rPr>
          <w:fldChar w:fldCharType="separate"/>
        </w:r>
        <w:r w:rsidR="005663BE" w:rsidRPr="000E1921" w:rsidDel="001F4614">
          <w:rPr>
            <w:szCs w:val="26"/>
          </w:rPr>
          <w:delText>3</w:delText>
        </w:r>
        <w:r w:rsidR="00867247" w:rsidRPr="000E1921" w:rsidDel="001F4614">
          <w:rPr>
            <w:szCs w:val="26"/>
          </w:rPr>
          <w:fldChar w:fldCharType="end"/>
        </w:r>
        <w:r w:rsidR="00867247" w:rsidRPr="000E1921" w:rsidDel="001F4614">
          <w:rPr>
            <w:szCs w:val="26"/>
          </w:rPr>
          <w:delText>.</w:delText>
        </w:r>
        <w:r w:rsidR="00867247" w:rsidRPr="000E1921" w:rsidDel="001F4614">
          <w:rPr>
            <w:szCs w:val="26"/>
          </w:rPr>
          <w:fldChar w:fldCharType="begin"/>
        </w:r>
        <w:r w:rsidR="00867247" w:rsidRPr="00DA4EA2" w:rsidDel="001F4614">
          <w:rPr>
            <w:szCs w:val="26"/>
          </w:rPr>
          <w:delInstrText xml:space="preserve"> SEQ Hình \* ARABIC \s 1 </w:delInstrText>
        </w:r>
        <w:r w:rsidR="00867247" w:rsidRPr="000E1921" w:rsidDel="001F4614">
          <w:rPr>
            <w:szCs w:val="26"/>
          </w:rPr>
          <w:fldChar w:fldCharType="separate"/>
        </w:r>
        <w:r w:rsidR="005663BE" w:rsidRPr="000E1921" w:rsidDel="001F4614">
          <w:rPr>
            <w:szCs w:val="26"/>
          </w:rPr>
          <w:delText>2</w:delText>
        </w:r>
        <w:r w:rsidR="00867247" w:rsidRPr="000E1921" w:rsidDel="001F4614">
          <w:rPr>
            <w:szCs w:val="26"/>
          </w:rPr>
          <w:fldChar w:fldCharType="end"/>
        </w:r>
        <w:r w:rsidRPr="000E1921" w:rsidDel="001F4614">
          <w:rPr>
            <w:szCs w:val="26"/>
          </w:rPr>
          <w:delText xml:space="preserve"> Bản đồ lưu vực Vu Gia – Thu Bồn và trọng số các trạm đo mưa (đa giác Thiessen) tại hồ Sông Tranh 2</w:delText>
        </w:r>
      </w:del>
      <w:del w:id="546" w:author="ACER" w:date="2026-07-05T22:48:00Z">
        <w:r w:rsidRPr="000E1921" w:rsidDel="001F4614">
          <w:rPr>
            <w:szCs w:val="26"/>
          </w:rPr>
          <w:delText>.</w:delText>
        </w:r>
        <w:bookmarkStart w:id="547" w:name="_Toc234189742"/>
        <w:bookmarkStart w:id="548" w:name="_Toc234189916"/>
        <w:bookmarkStart w:id="549" w:name="_Toc234253169"/>
        <w:bookmarkEnd w:id="547"/>
        <w:bookmarkEnd w:id="548"/>
        <w:bookmarkEnd w:id="549"/>
      </w:del>
    </w:p>
    <w:p w14:paraId="311B2CD1" w14:textId="4BC73433" w:rsidR="0030493D" w:rsidRPr="00584F59" w:rsidRDefault="0046743B" w:rsidP="0046743B">
      <w:pPr>
        <w:pStyle w:val="Heading2"/>
      </w:pPr>
      <w:bookmarkStart w:id="550" w:name="_Toc234253170"/>
      <w:ins w:id="551" w:author="ACER" w:date="2026-07-05T23:14:00Z">
        <w:r w:rsidRPr="0046743B">
          <w:rPr>
            <w:szCs w:val="26"/>
          </w:rPr>
          <w:t>Nguồn dữ liệu và cơ chế tích hợp</w:t>
        </w:r>
      </w:ins>
      <w:bookmarkEnd w:id="550"/>
      <w:del w:id="552" w:author="ACER" w:date="2026-07-05T23:14:00Z">
        <w:r w:rsidR="0030493D" w:rsidRPr="005B4A7C" w:rsidDel="0046743B">
          <w:delText>Mô hình ARIMAX (dự</w:delText>
        </w:r>
        <w:r w:rsidR="0030493D" w:rsidRPr="00584F59" w:rsidDel="0046743B">
          <w:delText xml:space="preserve"> báo ngắn hạn 1–6 giờ)</w:delText>
        </w:r>
      </w:del>
    </w:p>
    <w:p w14:paraId="7F0C8978" w14:textId="77777777" w:rsidR="007A41A5" w:rsidRDefault="0046743B">
      <w:pPr>
        <w:ind w:firstLine="567"/>
        <w:rPr>
          <w:ins w:id="553" w:author="ACER" w:date="2026-07-05T23:19:00Z"/>
        </w:rPr>
        <w:pPrChange w:id="554" w:author="ACER" w:date="2026-07-05T23:15:00Z">
          <w:pPr/>
        </w:pPrChange>
      </w:pPr>
      <w:ins w:id="555" w:author="ACER" w:date="2026-07-05T23:15:00Z">
        <w:r>
          <w:t>Nền tảng thu thập dữ liệu từ nhiều nguồn khác nhau và hợp nhất về một luồng xử lý chung. Trong hệ thống vận hành thời gian thực, dữ liệu được lấy trực tiếp từ các API và trình thu thập; song song, dữ liệu lịch sử nhiều năm được sử dụng để huấn luyện bộ máy dự báo. Bảng 1 tóm tắt các nguồn dữ liệu chính và phương thức tích hợp.</w:t>
        </w:r>
      </w:ins>
    </w:p>
    <w:p w14:paraId="02E6AA43" w14:textId="5885C4A1" w:rsidR="00795D9A" w:rsidRDefault="00795D9A" w:rsidP="00795D9A">
      <w:pPr>
        <w:pStyle w:val="Caption"/>
      </w:pPr>
      <w:bookmarkStart w:id="556" w:name="_Toc234253378"/>
      <w:bookmarkStart w:id="557" w:name="_Toc234253480"/>
      <w:r>
        <w:t xml:space="preserve">Bảng </w:t>
      </w:r>
      <w:r>
        <w:fldChar w:fldCharType="begin"/>
      </w:r>
      <w:r>
        <w:instrText xml:space="preserve"> SEQ Bảng \* ARABIC </w:instrText>
      </w:r>
      <w:r>
        <w:fldChar w:fldCharType="separate"/>
      </w:r>
      <w:r>
        <w:t>1</w:t>
      </w:r>
      <w:r>
        <w:fldChar w:fldCharType="end"/>
      </w:r>
      <w:r w:rsidRPr="00E12779">
        <w:t>.</w:t>
      </w:r>
      <w:r w:rsidRPr="00795D9A">
        <w:t xml:space="preserve"> </w:t>
      </w:r>
      <w:ins w:id="558" w:author="ACER" w:date="2026-07-05T23:19:00Z">
        <w:r w:rsidRPr="00795D9A">
          <w:t xml:space="preserve">Các nguồn dữ liệu đầu vào và phương thức tích hợp vào hệ </w:t>
        </w:r>
      </w:ins>
      <w:ins w:id="559" w:author="ACER" w:date="2026-07-05T23:23:00Z">
        <w:r w:rsidRPr="00795D9A">
          <w:t>thống</w:t>
        </w:r>
      </w:ins>
      <w:bookmarkEnd w:id="556"/>
      <w:bookmarkEnd w:id="557"/>
    </w:p>
    <w:p w14:paraId="7919F836" w14:textId="061A347B" w:rsidR="0030493D" w:rsidRPr="00DA4EA2" w:rsidDel="0046743B" w:rsidRDefault="0030493D">
      <w:pPr>
        <w:pStyle w:val="Caption"/>
        <w:rPr>
          <w:del w:id="560" w:author="ACER" w:date="2026-07-05T23:15:00Z"/>
        </w:rPr>
      </w:pPr>
      <w:del w:id="561" w:author="ACER" w:date="2026-07-05T23:15:00Z">
        <w:r w:rsidRPr="007A41A5" w:rsidDel="0046743B">
          <w:rPr>
            <w:i w:val="0"/>
            <w:iCs w:val="0"/>
          </w:rPr>
          <w:delText>ARIMAX mở rộng khung ARIMA Box – Jenkins cổ điển bằng cách thêm các biến hồi quy ngoại sinh. Về khái niệm, nó biểu diễn lưu lượng sai phân như một tổ hợp tuyến tính của quá khứ gần của chính nó (bộ nhớ tự hồi quy), lượng mưa trung bình lưu vực trong quá khứ được trễ đi một khoảng bằng thời gian di chuyển của nước, và một cú sốc ngẫu nhiên. Bậc mô hình được xác định theo quy trình tiêu chuẩn: kiểm định Augmented Dickey–Fuller và KPSS cho thấy chuỗi gốc Q(t) không dừng và trở nên dừng sau sai phân bậc một (d = 1); tương quan chéo Pearson giữa mưa và ΔQ đạt đỉnh tại độ trễ tối ưu L* = 6 giờ, phù hợp với diện tích ≈ 1.100 km² và địa hình dốc; bậc tự hồi quy tối ưu p = 3 theo tiêu chuẩn AICc; chuẩn hóa Ridge (λ = 0,001) được thêm để ổn định hệ số. Cấu hình cuối cùng là ARIMAX(3, 1, 0) với bốn đặc trưng lượng mưa trễ, dự báo đệ quy cho các mốc 1, 3 và 6 giờ.</w:delText>
        </w:r>
      </w:del>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562" w:author="ACER" w:date="2026-07-05T23:17:00Z">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347"/>
        <w:gridCol w:w="2533"/>
        <w:gridCol w:w="2162"/>
        <w:gridCol w:w="1958"/>
        <w:tblGridChange w:id="563">
          <w:tblGrid>
            <w:gridCol w:w="2347"/>
            <w:gridCol w:w="180"/>
            <w:gridCol w:w="2353"/>
            <w:gridCol w:w="96"/>
            <w:gridCol w:w="2066"/>
            <w:gridCol w:w="52"/>
            <w:gridCol w:w="1906"/>
          </w:tblGrid>
        </w:tblGridChange>
      </w:tblGrid>
      <w:tr w:rsidR="0046743B" w:rsidRPr="007A41A5" w14:paraId="36635A91" w14:textId="77777777" w:rsidTr="003617B9">
        <w:trPr>
          <w:tblHeader/>
          <w:jc w:val="center"/>
          <w:ins w:id="564" w:author="ACER" w:date="2026-07-05T23:16:00Z"/>
          <w:trPrChange w:id="565" w:author="ACER" w:date="2026-07-05T23:17:00Z">
            <w:trPr>
              <w:tblHeader/>
            </w:trPr>
          </w:trPrChange>
        </w:trPr>
        <w:tc>
          <w:tcPr>
            <w:tcW w:w="2347"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566" w:author="ACER" w:date="2026-07-05T23:17:00Z">
              <w:tcPr>
                <w:tcW w:w="2256" w:type="dxa"/>
                <w:gridSpan w:val="2"/>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332F7BFD" w14:textId="77777777" w:rsidR="0046743B" w:rsidRPr="007A41A5" w:rsidRDefault="0046743B" w:rsidP="00EB4592">
            <w:pPr>
              <w:pStyle w:val="TableText"/>
              <w:jc w:val="center"/>
              <w:rPr>
                <w:ins w:id="567" w:author="ACER" w:date="2026-07-05T23:16:00Z"/>
                <w:color w:val="000000" w:themeColor="text1"/>
                <w:sz w:val="24"/>
                <w:szCs w:val="24"/>
                <w:rPrChange w:id="568" w:author="ACER" w:date="2026-07-05T23:20:00Z">
                  <w:rPr>
                    <w:ins w:id="569" w:author="ACER" w:date="2026-07-05T23:16:00Z"/>
                  </w:rPr>
                </w:rPrChange>
              </w:rPr>
            </w:pPr>
            <w:ins w:id="570" w:author="ACER" w:date="2026-07-05T23:16:00Z">
              <w:r w:rsidRPr="007A41A5">
                <w:rPr>
                  <w:b/>
                  <w:bCs/>
                  <w:color w:val="000000" w:themeColor="text1"/>
                  <w:sz w:val="24"/>
                  <w:szCs w:val="24"/>
                  <w:rPrChange w:id="571" w:author="ACER" w:date="2026-07-05T23:20:00Z">
                    <w:rPr>
                      <w:b/>
                      <w:bCs/>
                      <w:color w:val="1F3864"/>
                    </w:rPr>
                  </w:rPrChange>
                </w:rPr>
                <w:t>Nguồn dữ liệu</w:t>
              </w:r>
            </w:ins>
          </w:p>
        </w:tc>
        <w:tc>
          <w:tcPr>
            <w:tcW w:w="2533"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572" w:author="ACER" w:date="2026-07-05T23:17:00Z">
              <w:tcPr>
                <w:tcW w:w="2575" w:type="dxa"/>
                <w:gridSpan w:val="2"/>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3FB47333" w14:textId="77777777" w:rsidR="0046743B" w:rsidRPr="007A41A5" w:rsidRDefault="0046743B" w:rsidP="00EB4592">
            <w:pPr>
              <w:pStyle w:val="TableText"/>
              <w:jc w:val="center"/>
              <w:rPr>
                <w:ins w:id="573" w:author="ACER" w:date="2026-07-05T23:16:00Z"/>
                <w:color w:val="000000" w:themeColor="text1"/>
                <w:sz w:val="24"/>
                <w:szCs w:val="24"/>
                <w:rPrChange w:id="574" w:author="ACER" w:date="2026-07-05T23:20:00Z">
                  <w:rPr>
                    <w:ins w:id="575" w:author="ACER" w:date="2026-07-05T23:16:00Z"/>
                  </w:rPr>
                </w:rPrChange>
              </w:rPr>
            </w:pPr>
            <w:ins w:id="576" w:author="ACER" w:date="2026-07-05T23:16:00Z">
              <w:r w:rsidRPr="007A41A5">
                <w:rPr>
                  <w:b/>
                  <w:bCs/>
                  <w:color w:val="000000" w:themeColor="text1"/>
                  <w:sz w:val="24"/>
                  <w:szCs w:val="24"/>
                  <w:rPrChange w:id="577" w:author="ACER" w:date="2026-07-05T23:20:00Z">
                    <w:rPr>
                      <w:b/>
                      <w:bCs/>
                      <w:color w:val="1F3864"/>
                    </w:rPr>
                  </w:rPrChange>
                </w:rPr>
                <w:t>Nội dung</w:t>
              </w:r>
            </w:ins>
          </w:p>
        </w:tc>
        <w:tc>
          <w:tcPr>
            <w:tcW w:w="2162"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578" w:author="ACER" w:date="2026-07-05T23:17:00Z">
              <w:tcPr>
                <w:tcW w:w="2185" w:type="dxa"/>
                <w:gridSpan w:val="2"/>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08B440A6" w14:textId="77777777" w:rsidR="0046743B" w:rsidRPr="007A41A5" w:rsidRDefault="0046743B" w:rsidP="00EB4592">
            <w:pPr>
              <w:pStyle w:val="TableText"/>
              <w:jc w:val="center"/>
              <w:rPr>
                <w:ins w:id="579" w:author="ACER" w:date="2026-07-05T23:16:00Z"/>
                <w:color w:val="000000" w:themeColor="text1"/>
                <w:sz w:val="24"/>
                <w:szCs w:val="24"/>
                <w:rPrChange w:id="580" w:author="ACER" w:date="2026-07-05T23:20:00Z">
                  <w:rPr>
                    <w:ins w:id="581" w:author="ACER" w:date="2026-07-05T23:16:00Z"/>
                  </w:rPr>
                </w:rPrChange>
              </w:rPr>
            </w:pPr>
            <w:ins w:id="582" w:author="ACER" w:date="2026-07-05T23:16:00Z">
              <w:r w:rsidRPr="007A41A5">
                <w:rPr>
                  <w:b/>
                  <w:bCs/>
                  <w:color w:val="000000" w:themeColor="text1"/>
                  <w:sz w:val="24"/>
                  <w:szCs w:val="24"/>
                  <w:rPrChange w:id="583" w:author="ACER" w:date="2026-07-05T23:20:00Z">
                    <w:rPr>
                      <w:b/>
                      <w:bCs/>
                      <w:color w:val="1F3864"/>
                    </w:rPr>
                  </w:rPrChange>
                </w:rPr>
                <w:t>Phương thức tích hợp</w:t>
              </w:r>
            </w:ins>
          </w:p>
        </w:tc>
        <w:tc>
          <w:tcPr>
            <w:tcW w:w="1958"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584" w:author="ACER" w:date="2026-07-05T23:17:00Z">
              <w:tcPr>
                <w:tcW w:w="1984"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0620E0F9" w14:textId="77777777" w:rsidR="0046743B" w:rsidRPr="007A41A5" w:rsidRDefault="0046743B" w:rsidP="00EB4592">
            <w:pPr>
              <w:pStyle w:val="TableText"/>
              <w:jc w:val="center"/>
              <w:rPr>
                <w:ins w:id="585" w:author="ACER" w:date="2026-07-05T23:16:00Z"/>
                <w:color w:val="000000" w:themeColor="text1"/>
                <w:sz w:val="24"/>
                <w:szCs w:val="24"/>
                <w:rPrChange w:id="586" w:author="ACER" w:date="2026-07-05T23:20:00Z">
                  <w:rPr>
                    <w:ins w:id="587" w:author="ACER" w:date="2026-07-05T23:16:00Z"/>
                  </w:rPr>
                </w:rPrChange>
              </w:rPr>
            </w:pPr>
            <w:ins w:id="588" w:author="ACER" w:date="2026-07-05T23:16:00Z">
              <w:r w:rsidRPr="007A41A5">
                <w:rPr>
                  <w:b/>
                  <w:bCs/>
                  <w:color w:val="000000" w:themeColor="text1"/>
                  <w:sz w:val="24"/>
                  <w:szCs w:val="24"/>
                  <w:rPrChange w:id="589" w:author="ACER" w:date="2026-07-05T23:20:00Z">
                    <w:rPr>
                      <w:b/>
                      <w:bCs/>
                      <w:color w:val="1F3864"/>
                    </w:rPr>
                  </w:rPrChange>
                </w:rPr>
                <w:t>Vai trò</w:t>
              </w:r>
            </w:ins>
          </w:p>
        </w:tc>
      </w:tr>
      <w:tr w:rsidR="0046743B" w:rsidRPr="007A41A5" w14:paraId="764651F6" w14:textId="77777777" w:rsidTr="003617B9">
        <w:trPr>
          <w:jc w:val="center"/>
          <w:ins w:id="590"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591" w:author="ACER" w:date="2026-07-05T23:17:00Z">
              <w:tcPr>
                <w:tcW w:w="2256"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C9649AA" w14:textId="77777777" w:rsidR="0046743B" w:rsidRPr="007A41A5" w:rsidRDefault="0046743B" w:rsidP="00EB4592">
            <w:pPr>
              <w:pStyle w:val="TableText"/>
              <w:rPr>
                <w:ins w:id="592" w:author="ACER" w:date="2026-07-05T23:16:00Z"/>
                <w:color w:val="000000" w:themeColor="text1"/>
                <w:sz w:val="24"/>
                <w:szCs w:val="24"/>
                <w:rPrChange w:id="593" w:author="ACER" w:date="2026-07-05T23:20:00Z">
                  <w:rPr>
                    <w:ins w:id="594" w:author="ACER" w:date="2026-07-05T23:16:00Z"/>
                  </w:rPr>
                </w:rPrChange>
              </w:rPr>
            </w:pPr>
            <w:ins w:id="595" w:author="ACER" w:date="2026-07-05T23:16:00Z">
              <w:r w:rsidRPr="007A41A5">
                <w:rPr>
                  <w:color w:val="000000" w:themeColor="text1"/>
                  <w:sz w:val="24"/>
                  <w:szCs w:val="24"/>
                  <w:rPrChange w:id="596" w:author="ACER" w:date="2026-07-05T23:20:00Z">
                    <w:rPr/>
                  </w:rPrChange>
                </w:rPr>
                <w:t>VRain.vn API</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597"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C94C231" w14:textId="77777777" w:rsidR="0046743B" w:rsidRPr="007A41A5" w:rsidRDefault="0046743B" w:rsidP="00EB4592">
            <w:pPr>
              <w:pStyle w:val="TableText"/>
              <w:rPr>
                <w:ins w:id="598" w:author="ACER" w:date="2026-07-05T23:16:00Z"/>
                <w:color w:val="000000" w:themeColor="text1"/>
                <w:sz w:val="24"/>
                <w:szCs w:val="24"/>
                <w:rPrChange w:id="599" w:author="ACER" w:date="2026-07-05T23:20:00Z">
                  <w:rPr>
                    <w:ins w:id="600" w:author="ACER" w:date="2026-07-05T23:16:00Z"/>
                  </w:rPr>
                </w:rPrChange>
              </w:rPr>
            </w:pPr>
            <w:ins w:id="601" w:author="ACER" w:date="2026-07-05T23:16:00Z">
              <w:r w:rsidRPr="007A41A5">
                <w:rPr>
                  <w:color w:val="000000" w:themeColor="text1"/>
                  <w:sz w:val="24"/>
                  <w:szCs w:val="24"/>
                  <w:rPrChange w:id="602" w:author="ACER" w:date="2026-07-05T23:20:00Z">
                    <w:rPr/>
                  </w:rPrChange>
                </w:rPr>
                <w:t>Mưa thực đo theo giờ và dự báo mưa khu vực</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03"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1EABDED" w14:textId="77777777" w:rsidR="0046743B" w:rsidRPr="007A41A5" w:rsidRDefault="0046743B" w:rsidP="00EB4592">
            <w:pPr>
              <w:pStyle w:val="TableText"/>
              <w:rPr>
                <w:ins w:id="604" w:author="ACER" w:date="2026-07-05T23:16:00Z"/>
                <w:color w:val="000000" w:themeColor="text1"/>
                <w:sz w:val="24"/>
                <w:szCs w:val="24"/>
                <w:rPrChange w:id="605" w:author="ACER" w:date="2026-07-05T23:20:00Z">
                  <w:rPr>
                    <w:ins w:id="606" w:author="ACER" w:date="2026-07-05T23:16:00Z"/>
                  </w:rPr>
                </w:rPrChange>
              </w:rPr>
            </w:pPr>
            <w:ins w:id="607" w:author="ACER" w:date="2026-07-05T23:16:00Z">
              <w:r w:rsidRPr="007A41A5">
                <w:rPr>
                  <w:color w:val="000000" w:themeColor="text1"/>
                  <w:sz w:val="24"/>
                  <w:szCs w:val="24"/>
                  <w:rPrChange w:id="608"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09"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584E4B2" w14:textId="77777777" w:rsidR="0046743B" w:rsidRPr="007A41A5" w:rsidRDefault="0046743B" w:rsidP="00EB4592">
            <w:pPr>
              <w:pStyle w:val="TableText"/>
              <w:rPr>
                <w:ins w:id="610" w:author="ACER" w:date="2026-07-05T23:16:00Z"/>
                <w:color w:val="000000" w:themeColor="text1"/>
                <w:sz w:val="24"/>
                <w:szCs w:val="24"/>
                <w:rPrChange w:id="611" w:author="ACER" w:date="2026-07-05T23:20:00Z">
                  <w:rPr>
                    <w:ins w:id="612" w:author="ACER" w:date="2026-07-05T23:16:00Z"/>
                  </w:rPr>
                </w:rPrChange>
              </w:rPr>
            </w:pPr>
            <w:ins w:id="613" w:author="ACER" w:date="2026-07-05T23:16:00Z">
              <w:r w:rsidRPr="007A41A5">
                <w:rPr>
                  <w:color w:val="000000" w:themeColor="text1"/>
                  <w:sz w:val="24"/>
                  <w:szCs w:val="24"/>
                  <w:rPrChange w:id="614" w:author="ACER" w:date="2026-07-05T23:20:00Z">
                    <w:rPr/>
                  </w:rPrChange>
                </w:rPr>
                <w:t>Dữ liệu mưa cho dự báo và cảnh báo</w:t>
              </w:r>
            </w:ins>
          </w:p>
        </w:tc>
      </w:tr>
      <w:tr w:rsidR="0046743B" w:rsidRPr="007A41A5" w14:paraId="07B9BDE2" w14:textId="77777777" w:rsidTr="003617B9">
        <w:trPr>
          <w:jc w:val="center"/>
          <w:ins w:id="615"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16" w:author="ACER" w:date="2026-07-05T23:17:00Z">
              <w:tcPr>
                <w:tcW w:w="2256"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2C33E49" w14:textId="77777777" w:rsidR="0046743B" w:rsidRPr="00E12779" w:rsidRDefault="0046743B" w:rsidP="00EB4592">
            <w:pPr>
              <w:pStyle w:val="TableText"/>
              <w:rPr>
                <w:ins w:id="617" w:author="ACER" w:date="2026-07-05T23:16:00Z"/>
                <w:color w:val="000000" w:themeColor="text1"/>
                <w:sz w:val="24"/>
                <w:szCs w:val="24"/>
                <w:lang w:val="vi-VN"/>
                <w:rPrChange w:id="618" w:author="ACER" w:date="2026-07-05T23:20:00Z">
                  <w:rPr>
                    <w:ins w:id="619" w:author="ACER" w:date="2026-07-05T23:16:00Z"/>
                  </w:rPr>
                </w:rPrChange>
              </w:rPr>
            </w:pPr>
            <w:ins w:id="620" w:author="ACER" w:date="2026-07-05T23:16:00Z">
              <w:r w:rsidRPr="00E12779">
                <w:rPr>
                  <w:color w:val="000000" w:themeColor="text1"/>
                  <w:sz w:val="24"/>
                  <w:szCs w:val="24"/>
                  <w:lang w:val="vi-VN"/>
                  <w:rPrChange w:id="621" w:author="ACER" w:date="2026-07-05T23:20:00Z">
                    <w:rPr/>
                  </w:rPrChange>
                </w:rPr>
                <w:t>Danang GOV API (apiv2.danang.gov.vn)</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22"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7392A00" w14:textId="77777777" w:rsidR="0046743B" w:rsidRPr="00E12779" w:rsidRDefault="0046743B" w:rsidP="00EB4592">
            <w:pPr>
              <w:pStyle w:val="TableText"/>
              <w:rPr>
                <w:ins w:id="623" w:author="ACER" w:date="2026-07-05T23:16:00Z"/>
                <w:color w:val="000000" w:themeColor="text1"/>
                <w:sz w:val="24"/>
                <w:szCs w:val="24"/>
                <w:lang w:val="vi-VN"/>
                <w:rPrChange w:id="624" w:author="ACER" w:date="2026-07-05T23:20:00Z">
                  <w:rPr>
                    <w:ins w:id="625" w:author="ACER" w:date="2026-07-05T23:16:00Z"/>
                  </w:rPr>
                </w:rPrChange>
              </w:rPr>
            </w:pPr>
            <w:ins w:id="626" w:author="ACER" w:date="2026-07-05T23:16:00Z">
              <w:r w:rsidRPr="00E12779">
                <w:rPr>
                  <w:color w:val="000000" w:themeColor="text1"/>
                  <w:sz w:val="24"/>
                  <w:szCs w:val="24"/>
                  <w:lang w:val="vi-VN"/>
                  <w:rPrChange w:id="627" w:author="ACER" w:date="2026-07-05T23:20:00Z">
                    <w:rPr/>
                  </w:rPrChange>
                </w:rPr>
                <w:t>Mực nước, lưu lượng vào/ra, phát điện của hồ chứa</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28"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70CED51" w14:textId="77777777" w:rsidR="0046743B" w:rsidRPr="007A41A5" w:rsidRDefault="0046743B" w:rsidP="00EB4592">
            <w:pPr>
              <w:pStyle w:val="TableText"/>
              <w:rPr>
                <w:ins w:id="629" w:author="ACER" w:date="2026-07-05T23:16:00Z"/>
                <w:color w:val="000000" w:themeColor="text1"/>
                <w:sz w:val="24"/>
                <w:szCs w:val="24"/>
                <w:rPrChange w:id="630" w:author="ACER" w:date="2026-07-05T23:20:00Z">
                  <w:rPr>
                    <w:ins w:id="631" w:author="ACER" w:date="2026-07-05T23:16:00Z"/>
                  </w:rPr>
                </w:rPrChange>
              </w:rPr>
            </w:pPr>
            <w:ins w:id="632" w:author="ACER" w:date="2026-07-05T23:16:00Z">
              <w:r w:rsidRPr="007A41A5">
                <w:rPr>
                  <w:color w:val="000000" w:themeColor="text1"/>
                  <w:sz w:val="24"/>
                  <w:szCs w:val="24"/>
                  <w:rPrChange w:id="633" w:author="ACER" w:date="2026-07-05T23:20:00Z">
                    <w:rPr/>
                  </w:rPrChange>
                </w:rPr>
                <w:t>OAuth2 qua VPS Proxy</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34"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5F8E018" w14:textId="77777777" w:rsidR="0046743B" w:rsidRPr="007A41A5" w:rsidRDefault="0046743B" w:rsidP="00EB4592">
            <w:pPr>
              <w:pStyle w:val="TableText"/>
              <w:rPr>
                <w:ins w:id="635" w:author="ACER" w:date="2026-07-05T23:16:00Z"/>
                <w:color w:val="000000" w:themeColor="text1"/>
                <w:sz w:val="24"/>
                <w:szCs w:val="24"/>
                <w:rPrChange w:id="636" w:author="ACER" w:date="2026-07-05T23:20:00Z">
                  <w:rPr>
                    <w:ins w:id="637" w:author="ACER" w:date="2026-07-05T23:16:00Z"/>
                  </w:rPr>
                </w:rPrChange>
              </w:rPr>
            </w:pPr>
            <w:ins w:id="638" w:author="ACER" w:date="2026-07-05T23:16:00Z">
              <w:r w:rsidRPr="007A41A5">
                <w:rPr>
                  <w:color w:val="000000" w:themeColor="text1"/>
                  <w:sz w:val="24"/>
                  <w:szCs w:val="24"/>
                  <w:rPrChange w:id="639" w:author="ACER" w:date="2026-07-05T23:20:00Z">
                    <w:rPr/>
                  </w:rPrChange>
                </w:rPr>
                <w:t>Dữ liệu thủy văn hồ chứa</w:t>
              </w:r>
            </w:ins>
          </w:p>
        </w:tc>
      </w:tr>
      <w:tr w:rsidR="0046743B" w:rsidRPr="007A41A5" w14:paraId="473D2F1B" w14:textId="77777777" w:rsidTr="003617B9">
        <w:trPr>
          <w:jc w:val="center"/>
          <w:ins w:id="640"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41" w:author="ACER" w:date="2026-07-05T23:17:00Z">
              <w:tcPr>
                <w:tcW w:w="2256"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BB62D50" w14:textId="77777777" w:rsidR="0046743B" w:rsidRPr="00E12779" w:rsidRDefault="0046743B" w:rsidP="00EB4592">
            <w:pPr>
              <w:pStyle w:val="TableText"/>
              <w:rPr>
                <w:ins w:id="642" w:author="ACER" w:date="2026-07-05T23:16:00Z"/>
                <w:color w:val="000000" w:themeColor="text1"/>
                <w:sz w:val="24"/>
                <w:szCs w:val="24"/>
                <w:lang w:val="vi-VN"/>
                <w:rPrChange w:id="643" w:author="ACER" w:date="2026-07-05T23:20:00Z">
                  <w:rPr>
                    <w:ins w:id="644" w:author="ACER" w:date="2026-07-05T23:16:00Z"/>
                  </w:rPr>
                </w:rPrChange>
              </w:rPr>
            </w:pPr>
            <w:ins w:id="645" w:author="ACER" w:date="2026-07-05T23:16:00Z">
              <w:r w:rsidRPr="00E12779">
                <w:rPr>
                  <w:color w:val="000000" w:themeColor="text1"/>
                  <w:sz w:val="24"/>
                  <w:szCs w:val="24"/>
                  <w:lang w:val="vi-VN"/>
                  <w:rPrChange w:id="646" w:author="ACER" w:date="2026-07-05T23:20:00Z">
                    <w:rPr/>
                  </w:rPrChange>
                </w:rPr>
                <w:t>PCTT Scraper (pctt.danang.gov.vn)</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47"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6F54855" w14:textId="77777777" w:rsidR="0046743B" w:rsidRPr="00E12779" w:rsidRDefault="0046743B" w:rsidP="00EB4592">
            <w:pPr>
              <w:pStyle w:val="TableText"/>
              <w:rPr>
                <w:ins w:id="648" w:author="ACER" w:date="2026-07-05T23:16:00Z"/>
                <w:color w:val="000000" w:themeColor="text1"/>
                <w:sz w:val="24"/>
                <w:szCs w:val="24"/>
                <w:lang w:val="vi-VN"/>
                <w:rPrChange w:id="649" w:author="ACER" w:date="2026-07-05T23:20:00Z">
                  <w:rPr>
                    <w:ins w:id="650" w:author="ACER" w:date="2026-07-05T23:16:00Z"/>
                  </w:rPr>
                </w:rPrChange>
              </w:rPr>
            </w:pPr>
            <w:ins w:id="651" w:author="ACER" w:date="2026-07-05T23:16:00Z">
              <w:r w:rsidRPr="00E12779">
                <w:rPr>
                  <w:color w:val="000000" w:themeColor="text1"/>
                  <w:sz w:val="24"/>
                  <w:szCs w:val="24"/>
                  <w:lang w:val="vi-VN"/>
                  <w:rPrChange w:id="652" w:author="ACER" w:date="2026-07-05T23:20:00Z">
                    <w:rPr/>
                  </w:rPrChange>
                </w:rPr>
                <w:t>Bảng dữ liệu thủy văn thời gian thực</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53"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AE49881" w14:textId="77777777" w:rsidR="0046743B" w:rsidRPr="00E12779" w:rsidRDefault="0046743B" w:rsidP="00EB4592">
            <w:pPr>
              <w:pStyle w:val="TableText"/>
              <w:rPr>
                <w:ins w:id="654" w:author="ACER" w:date="2026-07-05T23:16:00Z"/>
                <w:color w:val="000000" w:themeColor="text1"/>
                <w:sz w:val="24"/>
                <w:szCs w:val="24"/>
                <w:lang w:val="vi-VN"/>
                <w:rPrChange w:id="655" w:author="ACER" w:date="2026-07-05T23:20:00Z">
                  <w:rPr>
                    <w:ins w:id="656" w:author="ACER" w:date="2026-07-05T23:16:00Z"/>
                  </w:rPr>
                </w:rPrChange>
              </w:rPr>
            </w:pPr>
            <w:ins w:id="657" w:author="ACER" w:date="2026-07-05T23:16:00Z">
              <w:r w:rsidRPr="00E12779">
                <w:rPr>
                  <w:color w:val="000000" w:themeColor="text1"/>
                  <w:sz w:val="24"/>
                  <w:szCs w:val="24"/>
                  <w:lang w:val="vi-VN"/>
                  <w:rPrChange w:id="658" w:author="ACER" w:date="2026-07-05T23:20:00Z">
                    <w:rPr/>
                  </w:rPrChange>
                </w:rPr>
                <w:t>Puppeteer, phát hiện bảng AJAX thích nghi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59"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EBB6C7A" w14:textId="77777777" w:rsidR="0046743B" w:rsidRPr="00E12779" w:rsidRDefault="0046743B" w:rsidP="00EB4592">
            <w:pPr>
              <w:pStyle w:val="TableText"/>
              <w:rPr>
                <w:ins w:id="660" w:author="ACER" w:date="2026-07-05T23:16:00Z"/>
                <w:color w:val="000000" w:themeColor="text1"/>
                <w:sz w:val="24"/>
                <w:szCs w:val="24"/>
                <w:lang w:val="vi-VN"/>
                <w:rPrChange w:id="661" w:author="ACER" w:date="2026-07-05T23:20:00Z">
                  <w:rPr>
                    <w:ins w:id="662" w:author="ACER" w:date="2026-07-05T23:16:00Z"/>
                  </w:rPr>
                </w:rPrChange>
              </w:rPr>
            </w:pPr>
            <w:ins w:id="663" w:author="ACER" w:date="2026-07-05T23:16:00Z">
              <w:r w:rsidRPr="00E12779">
                <w:rPr>
                  <w:color w:val="000000" w:themeColor="text1"/>
                  <w:sz w:val="24"/>
                  <w:szCs w:val="24"/>
                  <w:lang w:val="vi-VN"/>
                  <w:rPrChange w:id="664" w:author="ACER" w:date="2026-07-05T23:20:00Z">
                    <w:rPr/>
                  </w:rPrChange>
                </w:rPr>
                <w:t>Bổ sung dữ liệu hồ và cảnh báo</w:t>
              </w:r>
            </w:ins>
          </w:p>
        </w:tc>
      </w:tr>
      <w:tr w:rsidR="0046743B" w:rsidRPr="007A41A5" w14:paraId="30541BB8" w14:textId="77777777" w:rsidTr="003617B9">
        <w:trPr>
          <w:jc w:val="center"/>
          <w:ins w:id="665"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66" w:author="ACER" w:date="2026-07-05T23:17:00Z">
              <w:tcPr>
                <w:tcW w:w="2256"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144EDC9" w14:textId="77777777" w:rsidR="0046743B" w:rsidRPr="007A41A5" w:rsidRDefault="0046743B" w:rsidP="00EB4592">
            <w:pPr>
              <w:pStyle w:val="TableText"/>
              <w:rPr>
                <w:ins w:id="667" w:author="ACER" w:date="2026-07-05T23:16:00Z"/>
                <w:color w:val="000000" w:themeColor="text1"/>
                <w:sz w:val="24"/>
                <w:szCs w:val="24"/>
                <w:rPrChange w:id="668" w:author="ACER" w:date="2026-07-05T23:20:00Z">
                  <w:rPr>
                    <w:ins w:id="669" w:author="ACER" w:date="2026-07-05T23:16:00Z"/>
                  </w:rPr>
                </w:rPrChange>
              </w:rPr>
            </w:pPr>
            <w:ins w:id="670" w:author="ACER" w:date="2026-07-05T23:16:00Z">
              <w:r w:rsidRPr="007A41A5">
                <w:rPr>
                  <w:color w:val="000000" w:themeColor="text1"/>
                  <w:sz w:val="24"/>
                  <w:szCs w:val="24"/>
                  <w:rPrChange w:id="671" w:author="ACER" w:date="2026-07-05T23:20:00Z">
                    <w:rPr/>
                  </w:rPrChange>
                </w:rPr>
                <w:lastRenderedPageBreak/>
                <w:t>OpenWeatherMap API</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72"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C62FCBB" w14:textId="77777777" w:rsidR="0046743B" w:rsidRPr="007A41A5" w:rsidRDefault="0046743B" w:rsidP="00EB4592">
            <w:pPr>
              <w:pStyle w:val="TableText"/>
              <w:rPr>
                <w:ins w:id="673" w:author="ACER" w:date="2026-07-05T23:16:00Z"/>
                <w:color w:val="000000" w:themeColor="text1"/>
                <w:sz w:val="24"/>
                <w:szCs w:val="24"/>
                <w:rPrChange w:id="674" w:author="ACER" w:date="2026-07-05T23:20:00Z">
                  <w:rPr>
                    <w:ins w:id="675" w:author="ACER" w:date="2026-07-05T23:16:00Z"/>
                  </w:rPr>
                </w:rPrChange>
              </w:rPr>
            </w:pPr>
            <w:ins w:id="676" w:author="ACER" w:date="2026-07-05T23:16:00Z">
              <w:r w:rsidRPr="007A41A5">
                <w:rPr>
                  <w:color w:val="000000" w:themeColor="text1"/>
                  <w:sz w:val="24"/>
                  <w:szCs w:val="24"/>
                  <w:rPrChange w:id="677" w:author="ACER" w:date="2026-07-05T23:20:00Z">
                    <w:rPr/>
                  </w:rPrChange>
                </w:rPr>
                <w:t>Thời tiết hiện tại</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78"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C865B11" w14:textId="77777777" w:rsidR="0046743B" w:rsidRPr="007A41A5" w:rsidRDefault="0046743B" w:rsidP="00EB4592">
            <w:pPr>
              <w:pStyle w:val="TableText"/>
              <w:rPr>
                <w:ins w:id="679" w:author="ACER" w:date="2026-07-05T23:16:00Z"/>
                <w:color w:val="000000" w:themeColor="text1"/>
                <w:sz w:val="24"/>
                <w:szCs w:val="24"/>
                <w:rPrChange w:id="680" w:author="ACER" w:date="2026-07-05T23:20:00Z">
                  <w:rPr>
                    <w:ins w:id="681" w:author="ACER" w:date="2026-07-05T23:16:00Z"/>
                  </w:rPr>
                </w:rPrChange>
              </w:rPr>
            </w:pPr>
            <w:ins w:id="682" w:author="ACER" w:date="2026-07-05T23:16:00Z">
              <w:r w:rsidRPr="007A41A5">
                <w:rPr>
                  <w:color w:val="000000" w:themeColor="text1"/>
                  <w:sz w:val="24"/>
                  <w:szCs w:val="24"/>
                  <w:rPrChange w:id="683"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84"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9605970" w14:textId="77777777" w:rsidR="0046743B" w:rsidRPr="007A41A5" w:rsidRDefault="0046743B" w:rsidP="00EB4592">
            <w:pPr>
              <w:pStyle w:val="TableText"/>
              <w:rPr>
                <w:ins w:id="685" w:author="ACER" w:date="2026-07-05T23:16:00Z"/>
                <w:color w:val="000000" w:themeColor="text1"/>
                <w:sz w:val="24"/>
                <w:szCs w:val="24"/>
                <w:rPrChange w:id="686" w:author="ACER" w:date="2026-07-05T23:20:00Z">
                  <w:rPr>
                    <w:ins w:id="687" w:author="ACER" w:date="2026-07-05T23:16:00Z"/>
                  </w:rPr>
                </w:rPrChange>
              </w:rPr>
            </w:pPr>
            <w:ins w:id="688" w:author="ACER" w:date="2026-07-05T23:16:00Z">
              <w:r w:rsidRPr="007A41A5">
                <w:rPr>
                  <w:color w:val="000000" w:themeColor="text1"/>
                  <w:sz w:val="24"/>
                  <w:szCs w:val="24"/>
                  <w:rPrChange w:id="689" w:author="ACER" w:date="2026-07-05T23:20:00Z">
                    <w:rPr/>
                  </w:rPrChange>
                </w:rPr>
                <w:t>Widget thời tiết trên ứng dụng di động</w:t>
              </w:r>
            </w:ins>
          </w:p>
        </w:tc>
      </w:tr>
      <w:tr w:rsidR="0046743B" w:rsidRPr="007A41A5" w14:paraId="62917CF2" w14:textId="77777777" w:rsidTr="003617B9">
        <w:trPr>
          <w:jc w:val="center"/>
          <w:ins w:id="690"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91" w:author="ACER" w:date="2026-07-05T23:17:00Z">
              <w:tcPr>
                <w:tcW w:w="2256"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5B82941" w14:textId="77777777" w:rsidR="0046743B" w:rsidRPr="00E12779" w:rsidRDefault="0046743B" w:rsidP="00EB4592">
            <w:pPr>
              <w:pStyle w:val="TableText"/>
              <w:rPr>
                <w:ins w:id="692" w:author="ACER" w:date="2026-07-05T23:16:00Z"/>
                <w:color w:val="000000" w:themeColor="text1"/>
                <w:sz w:val="24"/>
                <w:szCs w:val="24"/>
                <w:lang w:val="vi-VN"/>
                <w:rPrChange w:id="693" w:author="ACER" w:date="2026-07-05T23:20:00Z">
                  <w:rPr>
                    <w:ins w:id="694" w:author="ACER" w:date="2026-07-05T23:16:00Z"/>
                  </w:rPr>
                </w:rPrChange>
              </w:rPr>
            </w:pPr>
            <w:ins w:id="695" w:author="ACER" w:date="2026-07-05T23:16:00Z">
              <w:r w:rsidRPr="00E12779">
                <w:rPr>
                  <w:color w:val="000000" w:themeColor="text1"/>
                  <w:sz w:val="24"/>
                  <w:szCs w:val="24"/>
                  <w:lang w:val="vi-VN"/>
                  <w:rPrChange w:id="696" w:author="ACER" w:date="2026-07-05T23:20:00Z">
                    <w:rPr/>
                  </w:rPrChange>
                </w:rPr>
                <w:t>HydroChart (API mở của chính quyền Đà Nẵng)</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97"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5135A10" w14:textId="77777777" w:rsidR="0046743B" w:rsidRPr="00E12779" w:rsidRDefault="0046743B" w:rsidP="00EB4592">
            <w:pPr>
              <w:pStyle w:val="TableText"/>
              <w:rPr>
                <w:ins w:id="698" w:author="ACER" w:date="2026-07-05T23:16:00Z"/>
                <w:color w:val="000000" w:themeColor="text1"/>
                <w:sz w:val="24"/>
                <w:szCs w:val="24"/>
                <w:lang w:val="vi-VN"/>
                <w:rPrChange w:id="699" w:author="ACER" w:date="2026-07-05T23:20:00Z">
                  <w:rPr>
                    <w:ins w:id="700" w:author="ACER" w:date="2026-07-05T23:16:00Z"/>
                  </w:rPr>
                </w:rPrChange>
              </w:rPr>
            </w:pPr>
            <w:ins w:id="701" w:author="ACER" w:date="2026-07-05T23:16:00Z">
              <w:r w:rsidRPr="00E12779">
                <w:rPr>
                  <w:color w:val="000000" w:themeColor="text1"/>
                  <w:sz w:val="24"/>
                  <w:szCs w:val="24"/>
                  <w:lang w:val="vi-VN"/>
                  <w:rPrChange w:id="702" w:author="ACER" w:date="2026-07-05T23:20:00Z">
                    <w:rPr/>
                  </w:rPrChange>
                </w:rPr>
                <w:t>Lưu lượng đến hồ Q(t) theo giờ (2022 — 2025)</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03"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272DB2C" w14:textId="77777777" w:rsidR="0046743B" w:rsidRPr="007A41A5" w:rsidRDefault="0046743B" w:rsidP="00EB4592">
            <w:pPr>
              <w:pStyle w:val="TableText"/>
              <w:rPr>
                <w:ins w:id="704" w:author="ACER" w:date="2026-07-05T23:16:00Z"/>
                <w:color w:val="000000" w:themeColor="text1"/>
                <w:sz w:val="24"/>
                <w:szCs w:val="24"/>
                <w:rPrChange w:id="705" w:author="ACER" w:date="2026-07-05T23:20:00Z">
                  <w:rPr>
                    <w:ins w:id="706" w:author="ACER" w:date="2026-07-05T23:16:00Z"/>
                  </w:rPr>
                </w:rPrChange>
              </w:rPr>
            </w:pPr>
            <w:ins w:id="707" w:author="ACER" w:date="2026-07-05T23:16:00Z">
              <w:r w:rsidRPr="007A41A5">
                <w:rPr>
                  <w:color w:val="000000" w:themeColor="text1"/>
                  <w:sz w:val="24"/>
                  <w:szCs w:val="24"/>
                  <w:rPrChange w:id="708"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09"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B4F0C23" w14:textId="77777777" w:rsidR="0046743B" w:rsidRPr="007A41A5" w:rsidRDefault="0046743B" w:rsidP="00EB4592">
            <w:pPr>
              <w:pStyle w:val="TableText"/>
              <w:rPr>
                <w:ins w:id="710" w:author="ACER" w:date="2026-07-05T23:16:00Z"/>
                <w:color w:val="000000" w:themeColor="text1"/>
                <w:sz w:val="24"/>
                <w:szCs w:val="24"/>
                <w:rPrChange w:id="711" w:author="ACER" w:date="2026-07-05T23:20:00Z">
                  <w:rPr>
                    <w:ins w:id="712" w:author="ACER" w:date="2026-07-05T23:16:00Z"/>
                  </w:rPr>
                </w:rPrChange>
              </w:rPr>
            </w:pPr>
            <w:ins w:id="713" w:author="ACER" w:date="2026-07-05T23:16:00Z">
              <w:r w:rsidRPr="007A41A5">
                <w:rPr>
                  <w:color w:val="000000" w:themeColor="text1"/>
                  <w:sz w:val="24"/>
                  <w:szCs w:val="24"/>
                  <w:rPrChange w:id="714" w:author="ACER" w:date="2026-07-05T23:20:00Z">
                    <w:rPr/>
                  </w:rPrChange>
                </w:rPr>
                <w:t>Dữ liệu mục tiêu huấn luyện mô hình</w:t>
              </w:r>
            </w:ins>
          </w:p>
        </w:tc>
      </w:tr>
      <w:tr w:rsidR="0046743B" w:rsidRPr="007A41A5" w14:paraId="6650E248" w14:textId="77777777" w:rsidTr="003617B9">
        <w:trPr>
          <w:jc w:val="center"/>
          <w:ins w:id="715"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16" w:author="ACER" w:date="2026-07-05T23:17:00Z">
              <w:tcPr>
                <w:tcW w:w="2256"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2732EC7" w14:textId="77777777" w:rsidR="0046743B" w:rsidRPr="00E12779" w:rsidRDefault="0046743B" w:rsidP="00EB4592">
            <w:pPr>
              <w:pStyle w:val="TableText"/>
              <w:rPr>
                <w:ins w:id="717" w:author="ACER" w:date="2026-07-05T23:16:00Z"/>
                <w:color w:val="000000" w:themeColor="text1"/>
                <w:sz w:val="24"/>
                <w:szCs w:val="24"/>
                <w:lang w:val="vi-VN"/>
                <w:rPrChange w:id="718" w:author="ACER" w:date="2026-07-05T23:20:00Z">
                  <w:rPr>
                    <w:ins w:id="719" w:author="ACER" w:date="2026-07-05T23:16:00Z"/>
                  </w:rPr>
                </w:rPrChange>
              </w:rPr>
            </w:pPr>
            <w:ins w:id="720" w:author="ACER" w:date="2026-07-05T23:16:00Z">
              <w:r w:rsidRPr="00E12779">
                <w:rPr>
                  <w:color w:val="000000" w:themeColor="text1"/>
                  <w:sz w:val="24"/>
                  <w:szCs w:val="24"/>
                  <w:lang w:val="vi-VN"/>
                  <w:rPrChange w:id="721" w:author="ACER" w:date="2026-07-05T23:20:00Z">
                    <w:rPr/>
                  </w:rPrChange>
                </w:rPr>
                <w:t>Trạm đo mưa VNDMS / NCHMF, tái phân tích ERA5 (OpenMeteo)</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22"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7D63A20" w14:textId="77777777" w:rsidR="0046743B" w:rsidRPr="00E12779" w:rsidRDefault="0046743B" w:rsidP="00EB4592">
            <w:pPr>
              <w:pStyle w:val="TableText"/>
              <w:rPr>
                <w:ins w:id="723" w:author="ACER" w:date="2026-07-05T23:16:00Z"/>
                <w:color w:val="000000" w:themeColor="text1"/>
                <w:sz w:val="24"/>
                <w:szCs w:val="24"/>
                <w:lang w:val="vi-VN"/>
                <w:rPrChange w:id="724" w:author="ACER" w:date="2026-07-05T23:20:00Z">
                  <w:rPr>
                    <w:ins w:id="725" w:author="ACER" w:date="2026-07-05T23:16:00Z"/>
                  </w:rPr>
                </w:rPrChange>
              </w:rPr>
            </w:pPr>
            <w:ins w:id="726" w:author="ACER" w:date="2026-07-05T23:16:00Z">
              <w:r w:rsidRPr="00E12779">
                <w:rPr>
                  <w:color w:val="000000" w:themeColor="text1"/>
                  <w:sz w:val="24"/>
                  <w:szCs w:val="24"/>
                  <w:lang w:val="vi-VN"/>
                  <w:rPrChange w:id="727" w:author="ACER" w:date="2026-07-05T23:20:00Z">
                    <w:rPr/>
                  </w:rPrChange>
                </w:rPr>
                <w:t>Mưa theo giờ, mưa dạng lưới</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28"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0808917" w14:textId="77777777" w:rsidR="0046743B" w:rsidRPr="007A41A5" w:rsidRDefault="0046743B" w:rsidP="00EB4592">
            <w:pPr>
              <w:pStyle w:val="TableText"/>
              <w:rPr>
                <w:ins w:id="729" w:author="ACER" w:date="2026-07-05T23:16:00Z"/>
                <w:color w:val="000000" w:themeColor="text1"/>
                <w:sz w:val="24"/>
                <w:szCs w:val="24"/>
                <w:rPrChange w:id="730" w:author="ACER" w:date="2026-07-05T23:20:00Z">
                  <w:rPr>
                    <w:ins w:id="731" w:author="ACER" w:date="2026-07-05T23:16:00Z"/>
                  </w:rPr>
                </w:rPrChange>
              </w:rPr>
            </w:pPr>
            <w:ins w:id="732" w:author="ACER" w:date="2026-07-05T23:16:00Z">
              <w:r w:rsidRPr="007A41A5">
                <w:rPr>
                  <w:color w:val="000000" w:themeColor="text1"/>
                  <w:sz w:val="24"/>
                  <w:szCs w:val="24"/>
                  <w:rPrChange w:id="733"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34"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E17E8F6" w14:textId="77777777" w:rsidR="0046743B" w:rsidRPr="007A41A5" w:rsidRDefault="0046743B" w:rsidP="00EB4592">
            <w:pPr>
              <w:pStyle w:val="TableText"/>
              <w:rPr>
                <w:ins w:id="735" w:author="ACER" w:date="2026-07-05T23:16:00Z"/>
                <w:color w:val="000000" w:themeColor="text1"/>
                <w:sz w:val="24"/>
                <w:szCs w:val="24"/>
                <w:rPrChange w:id="736" w:author="ACER" w:date="2026-07-05T23:20:00Z">
                  <w:rPr>
                    <w:ins w:id="737" w:author="ACER" w:date="2026-07-05T23:16:00Z"/>
                  </w:rPr>
                </w:rPrChange>
              </w:rPr>
            </w:pPr>
            <w:ins w:id="738" w:author="ACER" w:date="2026-07-05T23:16:00Z">
              <w:r w:rsidRPr="007A41A5">
                <w:rPr>
                  <w:color w:val="000000" w:themeColor="text1"/>
                  <w:sz w:val="24"/>
                  <w:szCs w:val="24"/>
                  <w:rPrChange w:id="739" w:author="ACER" w:date="2026-07-05T23:20:00Z">
                    <w:rPr/>
                  </w:rPrChange>
                </w:rPr>
                <w:t>Biến ngoại sinh và điền khuyết</w:t>
              </w:r>
            </w:ins>
          </w:p>
        </w:tc>
      </w:tr>
    </w:tbl>
    <w:p w14:paraId="3084D21F" w14:textId="01E97A06" w:rsidR="007F1FB9" w:rsidRPr="00DA4EA2" w:rsidDel="0046743B" w:rsidRDefault="0046743B">
      <w:pPr>
        <w:ind w:firstLine="567"/>
        <w:rPr>
          <w:del w:id="740" w:author="ACER" w:date="2026-07-05T23:15:00Z"/>
        </w:rPr>
        <w:pPrChange w:id="741" w:author="ACER" w:date="2026-07-05T23:17:00Z">
          <w:pPr>
            <w:keepNext/>
            <w:jc w:val="center"/>
          </w:pPr>
        </w:pPrChange>
      </w:pPr>
      <w:ins w:id="742" w:author="ACER" w:date="2026-07-05T23:17:00Z">
        <w:r>
          <w:t>Lượng mưa điểm từ các trạm đo được phân bổ theo không gian bằng nội suy IDW (trong hệ thống vận hành) để tạo chuỗi mưa trung bình toàn lưu vực, cung cấp đầu vào cho cả dự báo lẫn động cơ cảnh báo. Cơ chế xác thực OAuth2 chuyển tiếp qua VPS Proxy được thiết kế để vượt qua hạn chế địa chỉ IP của nguồn dữ liệu chính quyền, trong khi trình thu thập PCTT dùng kỹ thuật phát hiện bảng AJAX thích nghi để trích xuất dữ liệu thời gian thực một cách ổn định.</w:t>
        </w:r>
      </w:ins>
      <w:del w:id="743" w:author="ACER" w:date="2026-07-05T23:15:00Z">
        <w:r w:rsidR="0030493D" w:rsidRPr="000E1921" w:rsidDel="0046743B">
          <w:rPr>
            <w:szCs w:val="26"/>
            <w:lang w:val="en-US"/>
            <w14:ligatures w14:val="standardContextual"/>
          </w:rPr>
          <w:drawing>
            <wp:inline distT="0" distB="0" distL="0" distR="0" wp14:anchorId="20984753" wp14:editId="50F355EA">
              <wp:extent cx="4876141" cy="3406140"/>
              <wp:effectExtent l="0" t="0" r="1270" b="3810"/>
              <wp:docPr id="1613946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46226" name="Picture 16139462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6539" cy="3427374"/>
                      </a:xfrm>
                      <a:prstGeom prst="rect">
                        <a:avLst/>
                      </a:prstGeom>
                    </pic:spPr>
                  </pic:pic>
                </a:graphicData>
              </a:graphic>
            </wp:inline>
          </w:drawing>
        </w:r>
      </w:del>
    </w:p>
    <w:p w14:paraId="4CB60CEA" w14:textId="452E07D5" w:rsidR="0030493D" w:rsidRPr="000E1921" w:rsidRDefault="007F1FB9">
      <w:pPr>
        <w:ind w:firstLine="567"/>
        <w:pPrChange w:id="744" w:author="ACER" w:date="2026-07-05T23:17:00Z">
          <w:pPr>
            <w:pStyle w:val="Caption"/>
          </w:pPr>
        </w:pPrChange>
      </w:pPr>
      <w:del w:id="745" w:author="ACER" w:date="2026-07-05T23:15:00Z">
        <w:r w:rsidRPr="000E1921" w:rsidDel="0046743B">
          <w:delText xml:space="preserve">Hình </w:delText>
        </w:r>
        <w:r w:rsidR="00867247" w:rsidRPr="000E1921" w:rsidDel="0046743B">
          <w:fldChar w:fldCharType="begin"/>
        </w:r>
        <w:r w:rsidR="00867247" w:rsidRPr="00DA4EA2" w:rsidDel="0046743B">
          <w:delInstrText xml:space="preserve"> </w:delInstrText>
        </w:r>
        <w:r w:rsidR="005663BE" w:rsidRPr="00DA4EA2" w:rsidDel="0046743B">
          <w:delInstrText>SEQ chap \c</w:delInstrText>
        </w:r>
        <w:r w:rsidR="00867247" w:rsidRPr="00DA4EA2" w:rsidDel="0046743B">
          <w:delInstrText xml:space="preserve"> </w:delInstrText>
        </w:r>
        <w:r w:rsidR="00867247" w:rsidRPr="000E1921" w:rsidDel="0046743B">
          <w:fldChar w:fldCharType="separate"/>
        </w:r>
        <w:r w:rsidR="005663BE" w:rsidRPr="000E1921" w:rsidDel="0046743B">
          <w:delText>3</w:delText>
        </w:r>
        <w:r w:rsidR="00867247" w:rsidRPr="000E1921" w:rsidDel="0046743B">
          <w:fldChar w:fldCharType="end"/>
        </w:r>
        <w:r w:rsidR="00867247" w:rsidRPr="000E1921" w:rsidDel="0046743B">
          <w:delText>.</w:delText>
        </w:r>
        <w:r w:rsidR="00867247" w:rsidRPr="000E1921" w:rsidDel="0046743B">
          <w:fldChar w:fldCharType="begin"/>
        </w:r>
        <w:r w:rsidR="00867247" w:rsidRPr="00DA4EA2" w:rsidDel="0046743B">
          <w:delInstrText xml:space="preserve"> SEQ Hình \* ARABIC \s 1 </w:delInstrText>
        </w:r>
        <w:r w:rsidR="00867247" w:rsidRPr="000E1921" w:rsidDel="0046743B">
          <w:fldChar w:fldCharType="separate"/>
        </w:r>
        <w:r w:rsidR="005663BE" w:rsidRPr="000E1921" w:rsidDel="0046743B">
          <w:delText>3</w:delText>
        </w:r>
        <w:r w:rsidR="00867247" w:rsidRPr="000E1921" w:rsidDel="0046743B">
          <w:fldChar w:fldCharType="end"/>
        </w:r>
        <w:r w:rsidRPr="000E1921" w:rsidDel="0046743B">
          <w:delText xml:space="preserve"> Sơ đồ thuật toán mô hình ARIMAX(3, 1, 0).</w:delText>
        </w:r>
      </w:del>
    </w:p>
    <w:p w14:paraId="5F60C458" w14:textId="7D8462BA" w:rsidR="0030493D" w:rsidRPr="00DA4EA2" w:rsidRDefault="003D334E" w:rsidP="0030493D">
      <w:pPr>
        <w:pStyle w:val="Heading2"/>
        <w:rPr>
          <w:szCs w:val="26"/>
        </w:rPr>
      </w:pPr>
      <w:bookmarkStart w:id="746" w:name="_Toc234253171"/>
      <w:ins w:id="747" w:author="ACER" w:date="2026-07-05T23:20:00Z">
        <w:r w:rsidRPr="003D334E">
          <w:rPr>
            <w:szCs w:val="26"/>
          </w:rPr>
          <w:t>Backend, cơ sở dữ liệu và tự động hóa</w:t>
        </w:r>
        <w:bookmarkEnd w:id="746"/>
        <w:r w:rsidRPr="003D334E" w:rsidDel="003D334E">
          <w:rPr>
            <w:szCs w:val="26"/>
          </w:rPr>
          <w:t xml:space="preserve"> </w:t>
        </w:r>
      </w:ins>
      <w:del w:id="748" w:author="ACER" w:date="2026-07-05T23:20:00Z">
        <w:r w:rsidR="0030493D" w:rsidRPr="005B4A7C" w:rsidDel="003D334E">
          <w:rPr>
            <w:szCs w:val="26"/>
          </w:rPr>
          <w:delText>Mô hình LSTM Encoder–Decoder toàn c</w:delText>
        </w:r>
        <w:r w:rsidR="0030493D" w:rsidRPr="00DA4EA2" w:rsidDel="003D334E">
          <w:rPr>
            <w:szCs w:val="26"/>
          </w:rPr>
          <w:delText>ục (dự báo đa bước tới 24 giờ)</w:delText>
        </w:r>
      </w:del>
    </w:p>
    <w:p w14:paraId="6460D3F9" w14:textId="77777777" w:rsidR="00691CFD" w:rsidRDefault="00691CFD" w:rsidP="00691CFD">
      <w:pPr>
        <w:ind w:firstLine="567"/>
        <w:rPr>
          <w:ins w:id="749" w:author="ACER" w:date="2026-07-05T23:21:00Z"/>
        </w:rPr>
      </w:pPr>
      <w:ins w:id="750" w:author="ACER" w:date="2026-07-05T23:21:00Z">
        <w:r>
          <w:t>Backend được xây dựng trên Node.js (ESM) với framework Express.js theo kiến trúc Clean Architecture với năm lớp tách biệt: Entity → Repository → Service → Controller → Route. Cách phân tầng này giúp tách biệt logic nghiệp vụ khỏi hạ tầng, thuận lợi cho việc mở rộng và bảo trì. Xác thực người dùng sử dụng Clerk JWT, phân quyền theo vai trò (quản trị viên, cơ quan, người dân).</w:t>
        </w:r>
      </w:ins>
    </w:p>
    <w:p w14:paraId="71B0E034" w14:textId="77777777" w:rsidR="00691CFD" w:rsidRDefault="00691CFD" w:rsidP="00691CFD">
      <w:pPr>
        <w:ind w:firstLine="567"/>
        <w:rPr>
          <w:ins w:id="751" w:author="ACER" w:date="2026-07-05T23:21:00Z"/>
        </w:rPr>
      </w:pPr>
      <w:ins w:id="752" w:author="ACER" w:date="2026-07-05T23:21:00Z">
        <w:r>
          <w:t>Cơ sở dữ liệu dùng chung là MongoDB Atlas (đám mây) với chín collection chính: User, Post, RainStation, RainLakeHistory, InflowLake, InflowLakeHistory, ForecastLSTM, ReservoirAlert và OperationLog. Đây là “nguồn sự thật” duy nhất mà cả ứng dụng Web, ứng dụng Di động và Desktop cùng truy cập.</w:t>
        </w:r>
      </w:ins>
    </w:p>
    <w:p w14:paraId="3396AD31" w14:textId="106CF4EF" w:rsidR="00691CFD" w:rsidRDefault="00691CFD">
      <w:pPr>
        <w:ind w:firstLine="567"/>
        <w:rPr>
          <w:ins w:id="753" w:author="ACER" w:date="2026-07-05T23:22:00Z"/>
        </w:rPr>
        <w:pPrChange w:id="754" w:author="ACER" w:date="2026-07-05T23:21:00Z">
          <w:pPr/>
        </w:pPrChange>
      </w:pPr>
      <w:ins w:id="755" w:author="ACER" w:date="2026-07-05T23:21:00Z">
        <w:r>
          <w:t>Để bảo đảm dữ liệu luôn mới và cảnh báo được phát hành kịp thời, hệ thống vận hành sáu tác vụ nền (cron job) tự động hóa toàn bộ quy trình đồng bộ và xử lý dữ liệu (Bảng 2).</w:t>
        </w:r>
      </w:ins>
    </w:p>
    <w:p w14:paraId="3EFD1F75" w14:textId="4B065D4E" w:rsidR="00691CFD" w:rsidRPr="00DA4EA2" w:rsidRDefault="00691CFD">
      <w:pPr>
        <w:pStyle w:val="Caption"/>
        <w:rPr>
          <w:ins w:id="756" w:author="ACER" w:date="2026-07-05T23:21:00Z"/>
        </w:rPr>
        <w:pPrChange w:id="757" w:author="ACER" w:date="2026-07-06T00:03:00Z">
          <w:pPr/>
        </w:pPrChange>
      </w:pPr>
      <w:bookmarkStart w:id="758" w:name="_Toc234253316"/>
      <w:bookmarkStart w:id="759" w:name="_Toc234253379"/>
      <w:bookmarkStart w:id="760" w:name="_Toc234253481"/>
      <w:ins w:id="761" w:author="ACER" w:date="2026-07-05T23:23:00Z">
        <w:r w:rsidRPr="00DA4EA2">
          <w:t xml:space="preserve">Bảng </w:t>
        </w:r>
        <w:r w:rsidRPr="00DA4EA2">
          <w:fldChar w:fldCharType="begin"/>
        </w:r>
        <w:r w:rsidRPr="00DA4EA2">
          <w:instrText>SEQ Bảng \* ARABIC</w:instrText>
        </w:r>
        <w:r w:rsidRPr="00DA4EA2">
          <w:fldChar w:fldCharType="separate"/>
        </w:r>
      </w:ins>
      <w:r w:rsidR="00795D9A">
        <w:t>2</w:t>
      </w:r>
      <w:ins w:id="762" w:author="ACER" w:date="2026-07-05T23:23:00Z">
        <w:r w:rsidRPr="00DA4EA2">
          <w:fldChar w:fldCharType="end"/>
        </w:r>
        <w:r w:rsidRPr="00DA4EA2">
          <w:t>. Các tác vụ nền (cron job) tự động trong backend của hệ thống.</w:t>
        </w:r>
      </w:ins>
      <w:bookmarkEnd w:id="758"/>
      <w:bookmarkEnd w:id="759"/>
      <w:bookmarkEnd w:id="760"/>
    </w:p>
    <w:tbl>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Change w:id="763">
          <w:tblGrid>
            <w:gridCol w:w="2500"/>
            <w:gridCol w:w="2000"/>
            <w:gridCol w:w="4500"/>
          </w:tblGrid>
        </w:tblGridChange>
      </w:tblGrid>
      <w:tr w:rsidR="00691CFD" w:rsidRPr="00691CFD" w14:paraId="0246DBBA" w14:textId="77777777" w:rsidTr="00691CFD">
        <w:trPr>
          <w:tblHeader/>
          <w:ins w:id="764"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7F1B16A2" w14:textId="77777777" w:rsidR="00691CFD" w:rsidRPr="00691CFD" w:rsidRDefault="00691CFD" w:rsidP="00EB4592">
            <w:pPr>
              <w:pStyle w:val="TableText"/>
              <w:jc w:val="center"/>
              <w:rPr>
                <w:ins w:id="765" w:author="ACER" w:date="2026-07-05T23:22:00Z"/>
                <w:color w:val="000000" w:themeColor="text1"/>
                <w:sz w:val="24"/>
                <w:szCs w:val="24"/>
                <w:rPrChange w:id="766" w:author="ACER" w:date="2026-07-05T23:23:00Z">
                  <w:rPr>
                    <w:ins w:id="767" w:author="ACER" w:date="2026-07-05T23:22:00Z"/>
                  </w:rPr>
                </w:rPrChange>
              </w:rPr>
            </w:pPr>
            <w:ins w:id="768" w:author="ACER" w:date="2026-07-05T23:22:00Z">
              <w:r w:rsidRPr="00691CFD">
                <w:rPr>
                  <w:b/>
                  <w:bCs/>
                  <w:color w:val="000000" w:themeColor="text1"/>
                  <w:sz w:val="24"/>
                  <w:szCs w:val="24"/>
                  <w:rPrChange w:id="769" w:author="ACER" w:date="2026-07-05T23:23:00Z">
                    <w:rPr>
                      <w:b/>
                      <w:bCs/>
                      <w:color w:val="1F3864"/>
                    </w:rPr>
                  </w:rPrChange>
                </w:rPr>
                <w:t>Tác vụ</w:t>
              </w:r>
            </w:ins>
          </w:p>
        </w:tc>
        <w:tc>
          <w:tcPr>
            <w:tcW w:w="20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4D40535D" w14:textId="77777777" w:rsidR="00691CFD" w:rsidRPr="00691CFD" w:rsidRDefault="00691CFD" w:rsidP="00EB4592">
            <w:pPr>
              <w:pStyle w:val="TableText"/>
              <w:jc w:val="center"/>
              <w:rPr>
                <w:ins w:id="770" w:author="ACER" w:date="2026-07-05T23:22:00Z"/>
                <w:color w:val="000000" w:themeColor="text1"/>
                <w:sz w:val="24"/>
                <w:szCs w:val="24"/>
                <w:rPrChange w:id="771" w:author="ACER" w:date="2026-07-05T23:23:00Z">
                  <w:rPr>
                    <w:ins w:id="772" w:author="ACER" w:date="2026-07-05T23:22:00Z"/>
                  </w:rPr>
                </w:rPrChange>
              </w:rPr>
            </w:pPr>
            <w:ins w:id="773" w:author="ACER" w:date="2026-07-05T23:22:00Z">
              <w:r w:rsidRPr="00691CFD">
                <w:rPr>
                  <w:b/>
                  <w:bCs/>
                  <w:color w:val="000000" w:themeColor="text1"/>
                  <w:sz w:val="24"/>
                  <w:szCs w:val="24"/>
                  <w:rPrChange w:id="774" w:author="ACER" w:date="2026-07-05T23:23:00Z">
                    <w:rPr>
                      <w:b/>
                      <w:bCs/>
                      <w:color w:val="1F3864"/>
                    </w:rPr>
                  </w:rPrChange>
                </w:rPr>
                <w:t>Chu kỳ</w:t>
              </w:r>
            </w:ins>
          </w:p>
        </w:tc>
        <w:tc>
          <w:tcPr>
            <w:tcW w:w="45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37CB0335" w14:textId="77777777" w:rsidR="00691CFD" w:rsidRPr="00691CFD" w:rsidRDefault="00691CFD" w:rsidP="00EB4592">
            <w:pPr>
              <w:pStyle w:val="TableText"/>
              <w:jc w:val="center"/>
              <w:rPr>
                <w:ins w:id="775" w:author="ACER" w:date="2026-07-05T23:22:00Z"/>
                <w:color w:val="000000" w:themeColor="text1"/>
                <w:sz w:val="24"/>
                <w:szCs w:val="24"/>
                <w:rPrChange w:id="776" w:author="ACER" w:date="2026-07-05T23:23:00Z">
                  <w:rPr>
                    <w:ins w:id="777" w:author="ACER" w:date="2026-07-05T23:22:00Z"/>
                  </w:rPr>
                </w:rPrChange>
              </w:rPr>
            </w:pPr>
            <w:ins w:id="778" w:author="ACER" w:date="2026-07-05T23:22:00Z">
              <w:r w:rsidRPr="00691CFD">
                <w:rPr>
                  <w:b/>
                  <w:bCs/>
                  <w:color w:val="000000" w:themeColor="text1"/>
                  <w:sz w:val="24"/>
                  <w:szCs w:val="24"/>
                  <w:rPrChange w:id="779" w:author="ACER" w:date="2026-07-05T23:23:00Z">
                    <w:rPr>
                      <w:b/>
                      <w:bCs/>
                      <w:color w:val="1F3864"/>
                    </w:rPr>
                  </w:rPrChange>
                </w:rPr>
                <w:t>Chức năng</w:t>
              </w:r>
            </w:ins>
          </w:p>
        </w:tc>
      </w:tr>
      <w:tr w:rsidR="00691CFD" w:rsidRPr="00691CFD" w14:paraId="6038622B" w14:textId="77777777" w:rsidTr="00691CFD">
        <w:trPr>
          <w:ins w:id="780"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3682F61" w14:textId="77777777" w:rsidR="00691CFD" w:rsidRPr="00691CFD" w:rsidRDefault="00691CFD" w:rsidP="00EB4592">
            <w:pPr>
              <w:pStyle w:val="TableText"/>
              <w:rPr>
                <w:ins w:id="781" w:author="ACER" w:date="2026-07-05T23:22:00Z"/>
                <w:color w:val="000000" w:themeColor="text1"/>
                <w:sz w:val="24"/>
                <w:szCs w:val="24"/>
                <w:rPrChange w:id="782" w:author="ACER" w:date="2026-07-05T23:23:00Z">
                  <w:rPr>
                    <w:ins w:id="783" w:author="ACER" w:date="2026-07-05T23:22:00Z"/>
                  </w:rPr>
                </w:rPrChange>
              </w:rPr>
            </w:pPr>
            <w:ins w:id="784" w:author="ACER" w:date="2026-07-05T23:22:00Z">
              <w:r w:rsidRPr="00691CFD">
                <w:rPr>
                  <w:b/>
                  <w:bCs/>
                  <w:color w:val="000000" w:themeColor="text1"/>
                  <w:sz w:val="24"/>
                  <w:szCs w:val="24"/>
                  <w:rPrChange w:id="785" w:author="ACER" w:date="2026-07-05T23:23:00Z">
                    <w:rPr>
                      <w:b/>
                      <w:bCs/>
                    </w:rPr>
                  </w:rPrChange>
                </w:rPr>
                <w:t>syncRainData</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EEEA103" w14:textId="77777777" w:rsidR="00691CFD" w:rsidRPr="00691CFD" w:rsidRDefault="00691CFD" w:rsidP="00EB4592">
            <w:pPr>
              <w:pStyle w:val="TableText"/>
              <w:jc w:val="center"/>
              <w:rPr>
                <w:ins w:id="786" w:author="ACER" w:date="2026-07-05T23:22:00Z"/>
                <w:color w:val="000000" w:themeColor="text1"/>
                <w:sz w:val="24"/>
                <w:szCs w:val="24"/>
                <w:rPrChange w:id="787" w:author="ACER" w:date="2026-07-05T23:23:00Z">
                  <w:rPr>
                    <w:ins w:id="788" w:author="ACER" w:date="2026-07-05T23:22:00Z"/>
                  </w:rPr>
                </w:rPrChange>
              </w:rPr>
            </w:pPr>
            <w:ins w:id="789" w:author="ACER" w:date="2026-07-05T23:22:00Z">
              <w:r w:rsidRPr="00691CFD">
                <w:rPr>
                  <w:color w:val="000000" w:themeColor="text1"/>
                  <w:sz w:val="24"/>
                  <w:szCs w:val="24"/>
                  <w:rPrChange w:id="790" w:author="ACER" w:date="2026-07-05T23:23:00Z">
                    <w:rPr/>
                  </w:rPrChange>
                </w:rPr>
                <w:t>*/30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3A3DBEA" w14:textId="77777777" w:rsidR="00691CFD" w:rsidRPr="00691CFD" w:rsidRDefault="00691CFD" w:rsidP="00EB4592">
            <w:pPr>
              <w:pStyle w:val="TableText"/>
              <w:rPr>
                <w:ins w:id="791" w:author="ACER" w:date="2026-07-05T23:22:00Z"/>
                <w:color w:val="000000" w:themeColor="text1"/>
                <w:sz w:val="24"/>
                <w:szCs w:val="24"/>
                <w:rPrChange w:id="792" w:author="ACER" w:date="2026-07-05T23:23:00Z">
                  <w:rPr>
                    <w:ins w:id="793" w:author="ACER" w:date="2026-07-05T23:22:00Z"/>
                  </w:rPr>
                </w:rPrChange>
              </w:rPr>
            </w:pPr>
            <w:ins w:id="794" w:author="ACER" w:date="2026-07-05T23:22:00Z">
              <w:r w:rsidRPr="00691CFD">
                <w:rPr>
                  <w:color w:val="000000" w:themeColor="text1"/>
                  <w:sz w:val="24"/>
                  <w:szCs w:val="24"/>
                  <w:rPrChange w:id="795" w:author="ACER" w:date="2026-07-05T23:23:00Z">
                    <w:rPr/>
                  </w:rPrChange>
                </w:rPr>
                <w:t>Đồng bộ dữ liệu mưa từ VRain.vn</w:t>
              </w:r>
            </w:ins>
          </w:p>
        </w:tc>
      </w:tr>
      <w:tr w:rsidR="00691CFD" w:rsidRPr="00691CFD" w14:paraId="388F1F20" w14:textId="77777777" w:rsidTr="00691CFD">
        <w:trPr>
          <w:ins w:id="796"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6E1AF45E" w14:textId="77777777" w:rsidR="00691CFD" w:rsidRPr="00691CFD" w:rsidRDefault="00691CFD" w:rsidP="00EB4592">
            <w:pPr>
              <w:pStyle w:val="TableText"/>
              <w:rPr>
                <w:ins w:id="797" w:author="ACER" w:date="2026-07-05T23:22:00Z"/>
                <w:color w:val="000000" w:themeColor="text1"/>
                <w:sz w:val="24"/>
                <w:szCs w:val="24"/>
                <w:rPrChange w:id="798" w:author="ACER" w:date="2026-07-05T23:23:00Z">
                  <w:rPr>
                    <w:ins w:id="799" w:author="ACER" w:date="2026-07-05T23:22:00Z"/>
                  </w:rPr>
                </w:rPrChange>
              </w:rPr>
            </w:pPr>
            <w:ins w:id="800" w:author="ACER" w:date="2026-07-05T23:22:00Z">
              <w:r w:rsidRPr="00691CFD">
                <w:rPr>
                  <w:b/>
                  <w:bCs/>
                  <w:color w:val="000000" w:themeColor="text1"/>
                  <w:sz w:val="24"/>
                  <w:szCs w:val="24"/>
                  <w:rPrChange w:id="801" w:author="ACER" w:date="2026-07-05T23:23:00Z">
                    <w:rPr>
                      <w:b/>
                      <w:bCs/>
                    </w:rPr>
                  </w:rPrChange>
                </w:rPr>
                <w:t>syncLakeData</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1B1DB7CE" w14:textId="77777777" w:rsidR="00691CFD" w:rsidRPr="00691CFD" w:rsidRDefault="00691CFD" w:rsidP="00EB4592">
            <w:pPr>
              <w:pStyle w:val="TableText"/>
              <w:jc w:val="center"/>
              <w:rPr>
                <w:ins w:id="802" w:author="ACER" w:date="2026-07-05T23:22:00Z"/>
                <w:color w:val="000000" w:themeColor="text1"/>
                <w:sz w:val="24"/>
                <w:szCs w:val="24"/>
                <w:rPrChange w:id="803" w:author="ACER" w:date="2026-07-05T23:23:00Z">
                  <w:rPr>
                    <w:ins w:id="804" w:author="ACER" w:date="2026-07-05T23:22:00Z"/>
                  </w:rPr>
                </w:rPrChange>
              </w:rPr>
            </w:pPr>
            <w:ins w:id="805" w:author="ACER" w:date="2026-07-05T23:22:00Z">
              <w:r w:rsidRPr="00691CFD">
                <w:rPr>
                  <w:color w:val="000000" w:themeColor="text1"/>
                  <w:sz w:val="24"/>
                  <w:szCs w:val="24"/>
                  <w:rPrChange w:id="806" w:author="ACER" w:date="2026-07-05T23:23:00Z">
                    <w:rPr/>
                  </w:rPrChange>
                </w:rPr>
                <w:t>*/30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5E2124D6" w14:textId="77777777" w:rsidR="00691CFD" w:rsidRPr="00691CFD" w:rsidRDefault="00691CFD" w:rsidP="00EB4592">
            <w:pPr>
              <w:pStyle w:val="TableText"/>
              <w:rPr>
                <w:ins w:id="807" w:author="ACER" w:date="2026-07-05T23:22:00Z"/>
                <w:color w:val="000000" w:themeColor="text1"/>
                <w:sz w:val="24"/>
                <w:szCs w:val="24"/>
                <w:rPrChange w:id="808" w:author="ACER" w:date="2026-07-05T23:23:00Z">
                  <w:rPr>
                    <w:ins w:id="809" w:author="ACER" w:date="2026-07-05T23:22:00Z"/>
                  </w:rPr>
                </w:rPrChange>
              </w:rPr>
            </w:pPr>
            <w:ins w:id="810" w:author="ACER" w:date="2026-07-05T23:22:00Z">
              <w:r w:rsidRPr="00691CFD">
                <w:rPr>
                  <w:color w:val="000000" w:themeColor="text1"/>
                  <w:sz w:val="24"/>
                  <w:szCs w:val="24"/>
                  <w:rPrChange w:id="811" w:author="ACER" w:date="2026-07-05T23:23:00Z">
                    <w:rPr/>
                  </w:rPrChange>
                </w:rPr>
                <w:t>Đồng bộ dữ liệu hồ chứa từ PCTT / GOV API</w:t>
              </w:r>
            </w:ins>
          </w:p>
        </w:tc>
      </w:tr>
      <w:tr w:rsidR="00691CFD" w:rsidRPr="00691CFD" w14:paraId="718A18B0" w14:textId="77777777" w:rsidTr="00691CFD">
        <w:trPr>
          <w:ins w:id="812"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65A9F25A" w14:textId="77777777" w:rsidR="00691CFD" w:rsidRPr="00691CFD" w:rsidRDefault="00691CFD" w:rsidP="00EB4592">
            <w:pPr>
              <w:pStyle w:val="TableText"/>
              <w:rPr>
                <w:ins w:id="813" w:author="ACER" w:date="2026-07-05T23:22:00Z"/>
                <w:color w:val="000000" w:themeColor="text1"/>
                <w:sz w:val="24"/>
                <w:szCs w:val="24"/>
                <w:rPrChange w:id="814" w:author="ACER" w:date="2026-07-05T23:23:00Z">
                  <w:rPr>
                    <w:ins w:id="815" w:author="ACER" w:date="2026-07-05T23:22:00Z"/>
                  </w:rPr>
                </w:rPrChange>
              </w:rPr>
            </w:pPr>
            <w:ins w:id="816" w:author="ACER" w:date="2026-07-05T23:22:00Z">
              <w:r w:rsidRPr="00691CFD">
                <w:rPr>
                  <w:b/>
                  <w:bCs/>
                  <w:color w:val="000000" w:themeColor="text1"/>
                  <w:sz w:val="24"/>
                  <w:szCs w:val="24"/>
                  <w:rPrChange w:id="817" w:author="ACER" w:date="2026-07-05T23:23:00Z">
                    <w:rPr>
                      <w:b/>
                      <w:bCs/>
                    </w:rPr>
                  </w:rPrChange>
                </w:rPr>
                <w:lastRenderedPageBreak/>
                <w:t>syncIDW</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3C35DD5" w14:textId="77777777" w:rsidR="00691CFD" w:rsidRPr="00691CFD" w:rsidRDefault="00691CFD" w:rsidP="00EB4592">
            <w:pPr>
              <w:pStyle w:val="TableText"/>
              <w:jc w:val="center"/>
              <w:rPr>
                <w:ins w:id="818" w:author="ACER" w:date="2026-07-05T23:22:00Z"/>
                <w:color w:val="000000" w:themeColor="text1"/>
                <w:sz w:val="24"/>
                <w:szCs w:val="24"/>
                <w:rPrChange w:id="819" w:author="ACER" w:date="2026-07-05T23:23:00Z">
                  <w:rPr>
                    <w:ins w:id="820" w:author="ACER" w:date="2026-07-05T23:22:00Z"/>
                  </w:rPr>
                </w:rPrChange>
              </w:rPr>
            </w:pPr>
            <w:ins w:id="821" w:author="ACER" w:date="2026-07-05T23:22:00Z">
              <w:r w:rsidRPr="00691CFD">
                <w:rPr>
                  <w:color w:val="000000" w:themeColor="text1"/>
                  <w:sz w:val="24"/>
                  <w:szCs w:val="24"/>
                  <w:rPrChange w:id="822" w:author="ACER" w:date="2026-07-05T23:23:00Z">
                    <w:rPr/>
                  </w:rPrChange>
                </w:rPr>
                <w:t>*/30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8F386E0" w14:textId="77777777" w:rsidR="00691CFD" w:rsidRPr="00691CFD" w:rsidRDefault="00691CFD" w:rsidP="00EB4592">
            <w:pPr>
              <w:pStyle w:val="TableText"/>
              <w:rPr>
                <w:ins w:id="823" w:author="ACER" w:date="2026-07-05T23:22:00Z"/>
                <w:color w:val="000000" w:themeColor="text1"/>
                <w:sz w:val="24"/>
                <w:szCs w:val="24"/>
                <w:rPrChange w:id="824" w:author="ACER" w:date="2026-07-05T23:23:00Z">
                  <w:rPr>
                    <w:ins w:id="825" w:author="ACER" w:date="2026-07-05T23:22:00Z"/>
                  </w:rPr>
                </w:rPrChange>
              </w:rPr>
            </w:pPr>
            <w:ins w:id="826" w:author="ACER" w:date="2026-07-05T23:22:00Z">
              <w:r w:rsidRPr="00691CFD">
                <w:rPr>
                  <w:color w:val="000000" w:themeColor="text1"/>
                  <w:sz w:val="24"/>
                  <w:szCs w:val="24"/>
                  <w:rPrChange w:id="827" w:author="ACER" w:date="2026-07-05T23:23:00Z">
                    <w:rPr/>
                  </w:rPrChange>
                </w:rPr>
                <w:t>Nội suy IDW mưa lưu vực → RainLakeHistory</w:t>
              </w:r>
            </w:ins>
          </w:p>
        </w:tc>
      </w:tr>
      <w:tr w:rsidR="00691CFD" w:rsidRPr="00691CFD" w14:paraId="0C788BE9" w14:textId="77777777" w:rsidTr="00691CFD">
        <w:trPr>
          <w:ins w:id="828"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59E2058E" w14:textId="77777777" w:rsidR="00691CFD" w:rsidRPr="00691CFD" w:rsidRDefault="00691CFD" w:rsidP="00EB4592">
            <w:pPr>
              <w:pStyle w:val="TableText"/>
              <w:rPr>
                <w:ins w:id="829" w:author="ACER" w:date="2026-07-05T23:22:00Z"/>
                <w:color w:val="000000" w:themeColor="text1"/>
                <w:sz w:val="24"/>
                <w:szCs w:val="24"/>
                <w:rPrChange w:id="830" w:author="ACER" w:date="2026-07-05T23:23:00Z">
                  <w:rPr>
                    <w:ins w:id="831" w:author="ACER" w:date="2026-07-05T23:22:00Z"/>
                  </w:rPr>
                </w:rPrChange>
              </w:rPr>
            </w:pPr>
            <w:ins w:id="832" w:author="ACER" w:date="2026-07-05T23:22:00Z">
              <w:r w:rsidRPr="00691CFD">
                <w:rPr>
                  <w:b/>
                  <w:bCs/>
                  <w:color w:val="000000" w:themeColor="text1"/>
                  <w:sz w:val="24"/>
                  <w:szCs w:val="24"/>
                  <w:rPrChange w:id="833" w:author="ACER" w:date="2026-07-05T23:23:00Z">
                    <w:rPr>
                      <w:b/>
                      <w:bCs/>
                    </w:rPr>
                  </w:rPrChange>
                </w:rPr>
                <w:t>lstmForecast</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EFC0EE6" w14:textId="77777777" w:rsidR="00691CFD" w:rsidRPr="00691CFD" w:rsidRDefault="00691CFD" w:rsidP="00EB4592">
            <w:pPr>
              <w:pStyle w:val="TableText"/>
              <w:jc w:val="center"/>
              <w:rPr>
                <w:ins w:id="834" w:author="ACER" w:date="2026-07-05T23:22:00Z"/>
                <w:color w:val="000000" w:themeColor="text1"/>
                <w:sz w:val="24"/>
                <w:szCs w:val="24"/>
                <w:rPrChange w:id="835" w:author="ACER" w:date="2026-07-05T23:23:00Z">
                  <w:rPr>
                    <w:ins w:id="836" w:author="ACER" w:date="2026-07-05T23:22:00Z"/>
                  </w:rPr>
                </w:rPrChange>
              </w:rPr>
            </w:pPr>
            <w:ins w:id="837" w:author="ACER" w:date="2026-07-05T23:22:00Z">
              <w:r w:rsidRPr="00691CFD">
                <w:rPr>
                  <w:color w:val="000000" w:themeColor="text1"/>
                  <w:sz w:val="24"/>
                  <w:szCs w:val="24"/>
                  <w:rPrChange w:id="838" w:author="ACER" w:date="2026-07-05T23:23:00Z">
                    <w:rPr/>
                  </w:rPrChange>
                </w:rPr>
                <w:t>6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6D46020" w14:textId="77777777" w:rsidR="00691CFD" w:rsidRPr="00691CFD" w:rsidRDefault="00691CFD" w:rsidP="00EB4592">
            <w:pPr>
              <w:pStyle w:val="TableText"/>
              <w:rPr>
                <w:ins w:id="839" w:author="ACER" w:date="2026-07-05T23:22:00Z"/>
                <w:color w:val="000000" w:themeColor="text1"/>
                <w:sz w:val="24"/>
                <w:szCs w:val="24"/>
                <w:rPrChange w:id="840" w:author="ACER" w:date="2026-07-05T23:23:00Z">
                  <w:rPr>
                    <w:ins w:id="841" w:author="ACER" w:date="2026-07-05T23:22:00Z"/>
                  </w:rPr>
                </w:rPrChange>
              </w:rPr>
            </w:pPr>
            <w:ins w:id="842" w:author="ACER" w:date="2026-07-05T23:22:00Z">
              <w:r w:rsidRPr="00691CFD">
                <w:rPr>
                  <w:color w:val="000000" w:themeColor="text1"/>
                  <w:sz w:val="24"/>
                  <w:szCs w:val="24"/>
                  <w:rPrChange w:id="843" w:author="ACER" w:date="2026-07-05T23:23:00Z">
                    <w:rPr/>
                  </w:rPrChange>
                </w:rPr>
                <w:t>Chạy dự báo LSTM 24 giờ cho 16 hồ</w:t>
              </w:r>
            </w:ins>
          </w:p>
        </w:tc>
      </w:tr>
      <w:tr w:rsidR="00691CFD" w:rsidRPr="00691CFD" w14:paraId="18D47F96" w14:textId="77777777" w:rsidTr="00691CFD">
        <w:trPr>
          <w:ins w:id="844"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079C2CC9" w14:textId="77777777" w:rsidR="00691CFD" w:rsidRPr="00691CFD" w:rsidRDefault="00691CFD" w:rsidP="00EB4592">
            <w:pPr>
              <w:pStyle w:val="TableText"/>
              <w:rPr>
                <w:ins w:id="845" w:author="ACER" w:date="2026-07-05T23:22:00Z"/>
                <w:color w:val="000000" w:themeColor="text1"/>
                <w:sz w:val="24"/>
                <w:szCs w:val="24"/>
                <w:rPrChange w:id="846" w:author="ACER" w:date="2026-07-05T23:23:00Z">
                  <w:rPr>
                    <w:ins w:id="847" w:author="ACER" w:date="2026-07-05T23:22:00Z"/>
                  </w:rPr>
                </w:rPrChange>
              </w:rPr>
            </w:pPr>
            <w:ins w:id="848" w:author="ACER" w:date="2026-07-05T23:22:00Z">
              <w:r w:rsidRPr="00691CFD">
                <w:rPr>
                  <w:b/>
                  <w:bCs/>
                  <w:color w:val="000000" w:themeColor="text1"/>
                  <w:sz w:val="24"/>
                  <w:szCs w:val="24"/>
                  <w:rPrChange w:id="849" w:author="ACER" w:date="2026-07-05T23:23:00Z">
                    <w:rPr>
                      <w:b/>
                      <w:bCs/>
                    </w:rPr>
                  </w:rPrChange>
                </w:rPr>
                <w:t>floodAlert</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0D6EC4E8" w14:textId="77777777" w:rsidR="00691CFD" w:rsidRPr="00691CFD" w:rsidRDefault="00691CFD" w:rsidP="00EB4592">
            <w:pPr>
              <w:pStyle w:val="TableText"/>
              <w:jc w:val="center"/>
              <w:rPr>
                <w:ins w:id="850" w:author="ACER" w:date="2026-07-05T23:22:00Z"/>
                <w:color w:val="000000" w:themeColor="text1"/>
                <w:sz w:val="24"/>
                <w:szCs w:val="24"/>
                <w:rPrChange w:id="851" w:author="ACER" w:date="2026-07-05T23:23:00Z">
                  <w:rPr>
                    <w:ins w:id="852" w:author="ACER" w:date="2026-07-05T23:22:00Z"/>
                  </w:rPr>
                </w:rPrChange>
              </w:rPr>
            </w:pPr>
            <w:ins w:id="853" w:author="ACER" w:date="2026-07-05T23:22:00Z">
              <w:r w:rsidRPr="00691CFD">
                <w:rPr>
                  <w:color w:val="000000" w:themeColor="text1"/>
                  <w:sz w:val="24"/>
                  <w:szCs w:val="24"/>
                  <w:rPrChange w:id="854" w:author="ACER" w:date="2026-07-05T23:23:00Z">
                    <w:rPr/>
                  </w:rPrChange>
                </w:rPr>
                <w:t>*/15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6D84C05C" w14:textId="77777777" w:rsidR="00691CFD" w:rsidRPr="00691CFD" w:rsidRDefault="00691CFD" w:rsidP="00EB4592">
            <w:pPr>
              <w:pStyle w:val="TableText"/>
              <w:rPr>
                <w:ins w:id="855" w:author="ACER" w:date="2026-07-05T23:22:00Z"/>
                <w:color w:val="000000" w:themeColor="text1"/>
                <w:sz w:val="24"/>
                <w:szCs w:val="24"/>
                <w:rPrChange w:id="856" w:author="ACER" w:date="2026-07-05T23:23:00Z">
                  <w:rPr>
                    <w:ins w:id="857" w:author="ACER" w:date="2026-07-05T23:22:00Z"/>
                  </w:rPr>
                </w:rPrChange>
              </w:rPr>
            </w:pPr>
            <w:ins w:id="858" w:author="ACER" w:date="2026-07-05T23:22:00Z">
              <w:r w:rsidRPr="00691CFD">
                <w:rPr>
                  <w:color w:val="000000" w:themeColor="text1"/>
                  <w:sz w:val="24"/>
                  <w:szCs w:val="24"/>
                  <w:rPrChange w:id="859" w:author="ACER" w:date="2026-07-05T23:23:00Z">
                    <w:rPr/>
                  </w:rPrChange>
                </w:rPr>
                <w:t>Kiểm tra điều kiện cảnh báo lũ theo cân bằng nước</w:t>
              </w:r>
            </w:ins>
          </w:p>
        </w:tc>
      </w:tr>
      <w:tr w:rsidR="00691CFD" w:rsidRPr="00691CFD" w14:paraId="78539F14" w14:textId="77777777" w:rsidTr="00691CFD">
        <w:tblPrEx>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PrExChange w:id="860" w:author="ACER" w:date="2026-07-05T23:23:00Z">
            <w:tblPrEx>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PrEx>
          </w:tblPrExChange>
        </w:tblPrEx>
        <w:trPr>
          <w:ins w:id="861"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62" w:author="ACER" w:date="2026-07-05T23:23:00Z">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B2F6234" w14:textId="77777777" w:rsidR="00691CFD" w:rsidRPr="00691CFD" w:rsidRDefault="00691CFD" w:rsidP="00EB4592">
            <w:pPr>
              <w:pStyle w:val="TableText"/>
              <w:rPr>
                <w:ins w:id="863" w:author="ACER" w:date="2026-07-05T23:22:00Z"/>
                <w:color w:val="000000" w:themeColor="text1"/>
                <w:sz w:val="24"/>
                <w:szCs w:val="24"/>
                <w:rPrChange w:id="864" w:author="ACER" w:date="2026-07-05T23:23:00Z">
                  <w:rPr>
                    <w:ins w:id="865" w:author="ACER" w:date="2026-07-05T23:22:00Z"/>
                  </w:rPr>
                </w:rPrChange>
              </w:rPr>
            </w:pPr>
            <w:ins w:id="866" w:author="ACER" w:date="2026-07-05T23:22:00Z">
              <w:r w:rsidRPr="00691CFD">
                <w:rPr>
                  <w:b/>
                  <w:bCs/>
                  <w:color w:val="000000" w:themeColor="text1"/>
                  <w:sz w:val="24"/>
                  <w:szCs w:val="24"/>
                  <w:rPrChange w:id="867" w:author="ACER" w:date="2026-07-05T23:23:00Z">
                    <w:rPr>
                      <w:b/>
                      <w:bCs/>
                    </w:rPr>
                  </w:rPrChange>
                </w:rPr>
                <w:t>keepAlive</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68" w:author="ACER" w:date="2026-07-05T23:23:00Z">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3D72E05" w14:textId="77777777" w:rsidR="00691CFD" w:rsidRPr="00691CFD" w:rsidRDefault="00691CFD" w:rsidP="00EB4592">
            <w:pPr>
              <w:pStyle w:val="TableText"/>
              <w:jc w:val="center"/>
              <w:rPr>
                <w:ins w:id="869" w:author="ACER" w:date="2026-07-05T23:22:00Z"/>
                <w:color w:val="000000" w:themeColor="text1"/>
                <w:sz w:val="24"/>
                <w:szCs w:val="24"/>
                <w:rPrChange w:id="870" w:author="ACER" w:date="2026-07-05T23:23:00Z">
                  <w:rPr>
                    <w:ins w:id="871" w:author="ACER" w:date="2026-07-05T23:22:00Z"/>
                  </w:rPr>
                </w:rPrChange>
              </w:rPr>
            </w:pPr>
            <w:ins w:id="872" w:author="ACER" w:date="2026-07-05T23:22:00Z">
              <w:r w:rsidRPr="00691CFD">
                <w:rPr>
                  <w:color w:val="000000" w:themeColor="text1"/>
                  <w:sz w:val="24"/>
                  <w:szCs w:val="24"/>
                  <w:rPrChange w:id="873" w:author="ACER" w:date="2026-07-05T23:23:00Z">
                    <w:rPr/>
                  </w:rPrChange>
                </w:rPr>
                <w:t>*/14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74" w:author="ACER" w:date="2026-07-05T23:23:00Z">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10D5A73" w14:textId="77777777" w:rsidR="00691CFD" w:rsidRPr="00691CFD" w:rsidRDefault="00691CFD" w:rsidP="00EB4592">
            <w:pPr>
              <w:pStyle w:val="TableText"/>
              <w:rPr>
                <w:ins w:id="875" w:author="ACER" w:date="2026-07-05T23:22:00Z"/>
                <w:color w:val="000000" w:themeColor="text1"/>
                <w:sz w:val="24"/>
                <w:szCs w:val="24"/>
                <w:rPrChange w:id="876" w:author="ACER" w:date="2026-07-05T23:23:00Z">
                  <w:rPr>
                    <w:ins w:id="877" w:author="ACER" w:date="2026-07-05T23:22:00Z"/>
                  </w:rPr>
                </w:rPrChange>
              </w:rPr>
            </w:pPr>
            <w:ins w:id="878" w:author="ACER" w:date="2026-07-05T23:22:00Z">
              <w:r w:rsidRPr="00691CFD">
                <w:rPr>
                  <w:color w:val="000000" w:themeColor="text1"/>
                  <w:sz w:val="24"/>
                  <w:szCs w:val="24"/>
                  <w:rPrChange w:id="879" w:author="ACER" w:date="2026-07-05T23:23:00Z">
                    <w:rPr/>
                  </w:rPrChange>
                </w:rPr>
                <w:t>Ping self-URL để duy trì dịch vụ luôn hoạt động</w:t>
              </w:r>
            </w:ins>
          </w:p>
        </w:tc>
      </w:tr>
    </w:tbl>
    <w:p w14:paraId="41CC19F3" w14:textId="06F579A2" w:rsidR="0030493D" w:rsidRPr="00691CFD" w:rsidDel="00691CFD" w:rsidRDefault="008B79D8">
      <w:pPr>
        <w:ind w:firstLine="567"/>
        <w:rPr>
          <w:del w:id="880" w:author="ACER" w:date="2026-07-05T23:21:00Z"/>
        </w:rPr>
        <w:pPrChange w:id="881" w:author="ACER" w:date="2026-07-05T23:24:00Z">
          <w:pPr/>
        </w:pPrChange>
      </w:pPr>
      <w:ins w:id="882" w:author="ACER" w:date="2026-07-05T23:24:00Z">
        <w:r>
          <w:t>Nhờ cơ chế tự động hóa này, dữ liệu mưa và hồ chứa được làm mới mỗi 30 phút, dự báo LSTM được cập nhật mỗi giờ, và điều kiện cảnh báo lũ được kiểm tra mỗi 15 phút — bảo đảm ứng dụng Web và Di động luôn hiển thị thông tin cập nhật mà không cần can thiệp thủ công.</w:t>
        </w:r>
      </w:ins>
      <w:del w:id="883" w:author="ACER" w:date="2026-07-05T23:21:00Z">
        <w:r w:rsidR="0030493D" w:rsidRPr="00584F59" w:rsidDel="00691CFD">
          <w:delText>LSTM là mạng nơ-ron hồi quy được thiết kế để giữ thông tin qua các khoảng thời gian tùy ý thông qua cơ chế cổng học được. Trực giác thủy văn là phản ứng mưa – dòng chảy mang tính phi tuyến (đất bão hòa phản ứng khác với đất khô) và phụ thuộc vào lịch sử dòng chảy. Đề tài áp dụng một mô hình hồi quy toàn cục (global model): một mạng duy nhất được huấn luyện chung trên chuỗi lưu lượng đến của tất cả 16 hồ chứa trong lưu vực, vì hai lý do thực tế: (i) các hồ nhỏ hơn chỉ có 1–2 năm dữ liệu, không đủ để xây dựng mô hình riêng; (ii) một bộ mã hóa dùng chung kèm vector nhúng hồ chứa (16 chiều) giúp mạng tận dụng sự tương đồng thủy văn của các lưu vực lân cận trong khi vẫn phân biệt phản ứng riêng của từng hồ. Kiến trúc này giải quyết trực tiếp thách thức khan hiếm dữ liệu ở các nước đang phát triển và có khả năng nhân rộng cho các lưu vực chưa được đo đạc.</w:delText>
        </w:r>
      </w:del>
    </w:p>
    <w:p w14:paraId="184E7F6F" w14:textId="64DB2B92" w:rsidR="0030493D" w:rsidRPr="00584F59" w:rsidDel="00691CFD" w:rsidRDefault="0030493D">
      <w:pPr>
        <w:ind w:firstLine="567"/>
        <w:rPr>
          <w:del w:id="884" w:author="ACER" w:date="2026-07-05T23:22:00Z"/>
        </w:rPr>
        <w:pPrChange w:id="885" w:author="ACER" w:date="2026-07-05T23:24:00Z">
          <w:pPr/>
        </w:pPrChange>
      </w:pPr>
      <w:del w:id="886" w:author="ACER" w:date="2026-07-05T23:21:00Z">
        <w:r w:rsidRPr="00584F59" w:rsidDel="00691CFD">
          <w:delText xml:space="preserve">Kiến trúc gồm: Encoder LSTM hai chiều xử lý cửa sổ lịch sử 72–168 bước (giờ) với hơn 30 đặc trưng khí tượng – thủy văn (Q, mưa trễ R₀–R₃, mưa tích lũy 3/6/12/24/48/72/168 giờ, độ ẩm tiền chuẩn, mực nước hồ Z, lưu lượng xả, bốc thoát hơi ET₀, gió, mã hóa thời gian sin/cos); một nhánh Future xử lý mưa dự báo trong tương lai; cơ chế self-attention và bộ chuyển giao trạng thái MLP; Decoder LSTM tự hồi quy sinh ra ba phân vị P10/P50/P90 cho mỗi giờ dự báo. Hàm mất mát lai ghép kết hợp ba thành phần: </w:delText>
        </w:r>
        <w:r w:rsidR="00DC4A06" w:rsidRPr="00584F59" w:rsidDel="00691CFD">
          <w:delText>L = αL_NSE  + βL_quantile  (pinball loss)</w:delText>
        </w:r>
        <w:r w:rsidRPr="00584F59" w:rsidDel="00691CFD">
          <w:delText xml:space="preserve"> + γL_peak (peak-aware loss có trọng số cao ở đỉnh lũ); dữ liệu được biến đổi căn bậc hai để kiểm soát ngoại lệ. Thuật toán tối ưu AdamW với lịch trình cosine-annealing, gradient clipping ở 1,0, dừng sớm (early stopping) theo loss tập xác thực.</w:delText>
        </w:r>
      </w:del>
    </w:p>
    <w:p w14:paraId="1848D364" w14:textId="39CFA717" w:rsidR="007F1FB9" w:rsidRPr="000E1921" w:rsidDel="00691CFD" w:rsidRDefault="00B5506F">
      <w:pPr>
        <w:ind w:firstLine="567"/>
        <w:rPr>
          <w:del w:id="887" w:author="ACER" w:date="2026-07-05T23:22:00Z"/>
        </w:rPr>
        <w:pPrChange w:id="888" w:author="ACER" w:date="2026-07-05T23:24:00Z">
          <w:pPr>
            <w:keepNext/>
            <w:jc w:val="center"/>
          </w:pPr>
        </w:pPrChange>
      </w:pPr>
      <w:del w:id="889" w:author="ACER" w:date="2026-07-05T23:22:00Z">
        <w:r w:rsidRPr="000E1921" w:rsidDel="00691CFD">
          <w:rPr>
            <w:lang w:val="en-US"/>
            <w14:ligatures w14:val="standardContextual"/>
          </w:rPr>
          <w:drawing>
            <wp:inline distT="0" distB="0" distL="0" distR="0" wp14:anchorId="7EB0B4F6" wp14:editId="73D86DA5">
              <wp:extent cx="5579745" cy="3017520"/>
              <wp:effectExtent l="0" t="0" r="1905" b="0"/>
              <wp:docPr id="122700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838" name="Picture 1227008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8717" cy="3022372"/>
                      </a:xfrm>
                      <a:prstGeom prst="rect">
                        <a:avLst/>
                      </a:prstGeom>
                    </pic:spPr>
                  </pic:pic>
                </a:graphicData>
              </a:graphic>
            </wp:inline>
          </w:drawing>
        </w:r>
      </w:del>
    </w:p>
    <w:p w14:paraId="6A00D379" w14:textId="1C99ED77" w:rsidR="0030493D" w:rsidRPr="000E1921" w:rsidRDefault="007F1FB9">
      <w:pPr>
        <w:ind w:firstLine="567"/>
        <w:pPrChange w:id="890" w:author="ACER" w:date="2026-07-05T23:24:00Z">
          <w:pPr>
            <w:pStyle w:val="Caption"/>
          </w:pPr>
        </w:pPrChange>
      </w:pPr>
      <w:del w:id="891" w:author="ACER" w:date="2026-07-05T23:22:00Z">
        <w:r w:rsidRPr="000E1921" w:rsidDel="00691CFD">
          <w:delText xml:space="preserve">Hình </w:delText>
        </w:r>
        <w:r w:rsidR="00867247" w:rsidRPr="000E1921" w:rsidDel="00691CFD">
          <w:fldChar w:fldCharType="begin"/>
        </w:r>
        <w:r w:rsidR="00867247" w:rsidRPr="00DA4EA2" w:rsidDel="00691CFD">
          <w:delInstrText xml:space="preserve"> </w:delInstrText>
        </w:r>
        <w:r w:rsidR="005663BE" w:rsidRPr="00DA4EA2" w:rsidDel="00691CFD">
          <w:delInstrText>SEQ chap \c</w:delInstrText>
        </w:r>
        <w:r w:rsidR="00867247" w:rsidRPr="00DA4EA2" w:rsidDel="00691CFD">
          <w:delInstrText xml:space="preserve"> </w:delInstrText>
        </w:r>
        <w:r w:rsidR="00867247" w:rsidRPr="000E1921" w:rsidDel="00691CFD">
          <w:fldChar w:fldCharType="separate"/>
        </w:r>
        <w:r w:rsidR="005663BE" w:rsidRPr="000E1921" w:rsidDel="00691CFD">
          <w:delText>3</w:delText>
        </w:r>
        <w:r w:rsidR="00867247" w:rsidRPr="000E1921" w:rsidDel="00691CFD">
          <w:fldChar w:fldCharType="end"/>
        </w:r>
        <w:r w:rsidR="00867247" w:rsidRPr="000E1921" w:rsidDel="00691CFD">
          <w:delText>.</w:delText>
        </w:r>
        <w:r w:rsidR="00867247" w:rsidRPr="000E1921" w:rsidDel="00691CFD">
          <w:fldChar w:fldCharType="begin"/>
        </w:r>
        <w:r w:rsidR="00867247" w:rsidRPr="00DA4EA2" w:rsidDel="00691CFD">
          <w:delInstrText xml:space="preserve"> SEQ Hình \* ARABIC \s 1 </w:delInstrText>
        </w:r>
        <w:r w:rsidR="00867247" w:rsidRPr="000E1921" w:rsidDel="00691CFD">
          <w:fldChar w:fldCharType="separate"/>
        </w:r>
        <w:r w:rsidR="005663BE" w:rsidRPr="000E1921" w:rsidDel="00691CFD">
          <w:delText>4</w:delText>
        </w:r>
        <w:r w:rsidR="00867247" w:rsidRPr="000E1921" w:rsidDel="00691CFD">
          <w:fldChar w:fldCharType="end"/>
        </w:r>
        <w:r w:rsidRPr="000E1921" w:rsidDel="00691CFD">
          <w:delText xml:space="preserve"> Kiến trúc chi tiết mô hình học sâu LSTM Encoder–Decoder toàn cục.</w:delText>
        </w:r>
      </w:del>
    </w:p>
    <w:p w14:paraId="79AEEA54" w14:textId="7EC6936B" w:rsidR="00B5506F" w:rsidRPr="00DA4EA2" w:rsidRDefault="001971FF" w:rsidP="00B5506F">
      <w:pPr>
        <w:pStyle w:val="Heading2"/>
        <w:rPr>
          <w:szCs w:val="26"/>
        </w:rPr>
      </w:pPr>
      <w:bookmarkStart w:id="892" w:name="_Toc234253172"/>
      <w:ins w:id="893" w:author="ACER" w:date="2026-07-05T23:24:00Z">
        <w:r w:rsidRPr="001971FF">
          <w:rPr>
            <w:szCs w:val="26"/>
          </w:rPr>
          <w:t>Bộ máy dự báo AI tích hợp (tổng quan)</w:t>
        </w:r>
      </w:ins>
      <w:bookmarkEnd w:id="892"/>
      <w:del w:id="894" w:author="ACER" w:date="2026-07-05T23:24:00Z">
        <w:r w:rsidR="00B5506F" w:rsidRPr="005B4A7C" w:rsidDel="001971FF">
          <w:rPr>
            <w:szCs w:val="26"/>
          </w:rPr>
          <w:delText>Xử</w:delText>
        </w:r>
        <w:r w:rsidR="00B5506F" w:rsidRPr="00DA4EA2" w:rsidDel="001971FF">
          <w:rPr>
            <w:szCs w:val="26"/>
          </w:rPr>
          <w:delText xml:space="preserve"> lý ảnh AI YOLO Pose và thuật toán tối ưu vận hành SCE-UA</w:delText>
        </w:r>
      </w:del>
    </w:p>
    <w:p w14:paraId="3DBD8EED" w14:textId="77777777" w:rsidR="00613FE0" w:rsidRDefault="00613FE0" w:rsidP="00613FE0">
      <w:pPr>
        <w:ind w:firstLine="567"/>
        <w:rPr>
          <w:ins w:id="895" w:author="ACER" w:date="2026-07-05T23:25:00Z"/>
        </w:rPr>
      </w:pPr>
      <w:ins w:id="896" w:author="ACER" w:date="2026-07-05T23:25:00Z">
        <w:r>
          <w:t>Bộ máy dự báo đóng vai trò cung cấp dữ liệu nền cho các cảnh báo hiển thị trên hai ứng dụng, gồm hai mô hình bổ trợ và một mô-đun thị giác máy. Phần này chỉ trình bày ở mức tổng quan, chi tiết kết quả được đề cập ngắn gọn ở Chương V.</w:t>
        </w:r>
      </w:ins>
    </w:p>
    <w:p w14:paraId="2C20F6F0" w14:textId="117FDF1C" w:rsidR="00613FE0" w:rsidRDefault="00613FE0" w:rsidP="00613FE0">
      <w:pPr>
        <w:pStyle w:val="ListParagraph"/>
        <w:numPr>
          <w:ilvl w:val="0"/>
          <w:numId w:val="10"/>
        </w:numPr>
        <w:spacing w:before="0" w:after="90" w:line="340" w:lineRule="auto"/>
        <w:contextualSpacing w:val="0"/>
        <w:rPr>
          <w:ins w:id="897" w:author="ACER" w:date="2026-07-05T23:25:00Z"/>
        </w:rPr>
      </w:pPr>
      <w:ins w:id="898" w:author="ACER" w:date="2026-07-05T23:25:00Z">
        <w:r>
          <w:rPr>
            <w:b/>
            <w:bCs/>
          </w:rPr>
          <w:t xml:space="preserve">Mô hình ARIMAX (dự báo ngắn hạn 1 — 6 giờ): </w:t>
        </w:r>
        <w:r>
          <w:t xml:space="preserve">mở rộng khung ARIMA Box — Jenkins bằng biến ngoại sinh là lượng mưa lưu vực; cấu hình ARIMAX(3, 1, 0) với bốn đặc trưng mưa không chồng lấp, cho dự báo tất định nhanh, minh bạch, phù hợp </w:t>
        </w:r>
      </w:ins>
      <w:r w:rsidR="003617B9">
        <w:t xml:space="preserve">với </w:t>
      </w:r>
      <w:ins w:id="899" w:author="ACER" w:date="2026-07-05T23:25:00Z">
        <w:r>
          <w:t>vận hành thường xuyên.</w:t>
        </w:r>
      </w:ins>
    </w:p>
    <w:p w14:paraId="07AE1627" w14:textId="7D4230CF" w:rsidR="00613FE0" w:rsidRDefault="00613FE0" w:rsidP="00613FE0">
      <w:pPr>
        <w:pStyle w:val="ListParagraph"/>
        <w:numPr>
          <w:ilvl w:val="0"/>
          <w:numId w:val="10"/>
        </w:numPr>
        <w:spacing w:before="0" w:after="90" w:line="340" w:lineRule="auto"/>
        <w:contextualSpacing w:val="0"/>
        <w:rPr>
          <w:ins w:id="900" w:author="ACER" w:date="2026-07-05T23:25:00Z"/>
        </w:rPr>
      </w:pPr>
      <w:ins w:id="901" w:author="ACER" w:date="2026-07-05T23:25:00Z">
        <w:r>
          <w:rPr>
            <w:b/>
            <w:bCs/>
          </w:rPr>
          <w:t xml:space="preserve">Mô hình LSTM Encoder — Decoder toàn cục (dự báo tới 24 giờ): </w:t>
        </w:r>
        <w:r>
          <w:t xml:space="preserve">một mạng duy nhất </w:t>
        </w:r>
      </w:ins>
      <w:r w:rsidR="003617B9">
        <w:t xml:space="preserve">được </w:t>
      </w:r>
      <w:ins w:id="902" w:author="ACER" w:date="2026-07-05T23:25:00Z">
        <w:r>
          <w:t>huấn luyện chung trên toàn bộ 16 hồ chứa, kèm vector nhúng hồ chứa để chia sẻ động lực học thủy văn giữa các hồ; sinh ra ba phân vị P10/P50/P90 cung cấp dải bất định phục vụ cảnh báo lũ sớm.</w:t>
        </w:r>
      </w:ins>
    </w:p>
    <w:p w14:paraId="3C949C27" w14:textId="77777777" w:rsidR="00613FE0" w:rsidRDefault="00613FE0" w:rsidP="00613FE0">
      <w:pPr>
        <w:pStyle w:val="ListParagraph"/>
        <w:numPr>
          <w:ilvl w:val="0"/>
          <w:numId w:val="10"/>
        </w:numPr>
        <w:spacing w:before="0" w:after="90" w:line="340" w:lineRule="auto"/>
        <w:contextualSpacing w:val="0"/>
        <w:rPr>
          <w:ins w:id="903" w:author="ACER" w:date="2026-07-05T23:25:00Z"/>
        </w:rPr>
      </w:pPr>
      <w:ins w:id="904" w:author="ACER" w:date="2026-07-05T23:25:00Z">
        <w:r>
          <w:rPr>
            <w:b/>
            <w:bCs/>
          </w:rPr>
          <w:t xml:space="preserve">Mô-đun xử lý ảnh YOLO Pose: </w:t>
        </w:r>
        <w:r>
          <w:t>phát hiện ba điểm mốc trên biển báo thước đo nước để ước lượng chiều sâu ngập từ ảnh hiện trường, phục vụ trực tiếp cho tính năng báo cáo ngập trên ứng dụng di động (chi tiết ở Chương V).</w:t>
        </w:r>
      </w:ins>
    </w:p>
    <w:p w14:paraId="260E3D35" w14:textId="1DCD4A44" w:rsidR="00B5506F" w:rsidRPr="00613FE0" w:rsidRDefault="00613FE0">
      <w:pPr>
        <w:ind w:firstLine="567"/>
        <w:pPrChange w:id="905" w:author="ACER" w:date="2026-07-05T23:25:00Z">
          <w:pPr/>
        </w:pPrChange>
      </w:pPr>
      <w:ins w:id="906" w:author="ACER" w:date="2026-07-05T23:25:00Z">
        <w:r>
          <w:t>Ba thành phần này được đóng gói sau máy chủ suy luận FastAPI và chỉ giao tiếp với phần còn lại của hệ thống qua REST API, nên có thể nâng cấp hoặc thay thế độc lập mà không ảnh hưởng tới ứng dụng Web và Di động.</w:t>
        </w:r>
      </w:ins>
      <w:del w:id="907" w:author="ACER" w:date="2026-07-05T23:25:00Z">
        <w:r w:rsidR="00B5506F" w:rsidRPr="00DA4EA2" w:rsidDel="00613FE0">
          <w:rPr>
            <w:szCs w:val="26"/>
          </w:rPr>
          <w:delText>Để hỗ trợ cứu hộ và đóng góp dữ liệu cộng đồng, hệ thống tích hợp mô hình YOLO Pose phát hiện 3 điểm mốc trên biển báo thước đo nước (đỉnh biển báo, đáy biển báo, bề mặt nước). Chiều sâu ngập được tính theo công thức tỷ lệ pixel dựa trên chiều cao thực của biển báo (AB = 70 cm) và tổng chiều cao từ mặt đất đến đỉnh (BD = 200 cm), từ đó phân loại thành các mức SAFE / HIGH / DEEP / DANGEROUS phục vụ tự động duyệt bài và cảnh báo. Song song, thuật toán Shuffled Complex Evolution (SCE-UA) được dùng trong ứng dụng Desktop để tìm lịch trình xả tối ưu, cực tiểu hóa sai lệch mực nước so với ngưỡng quy định 1865 và đỉnh lũ hạ du.</w:delText>
        </w:r>
      </w:del>
    </w:p>
    <w:p w14:paraId="15ABAB49" w14:textId="250E139D" w:rsidR="00B5506F" w:rsidRPr="00DA4EA2" w:rsidRDefault="00316164" w:rsidP="00B5506F">
      <w:pPr>
        <w:pStyle w:val="Heading2"/>
        <w:rPr>
          <w:szCs w:val="26"/>
        </w:rPr>
      </w:pPr>
      <w:bookmarkStart w:id="908" w:name="_Toc234253173"/>
      <w:ins w:id="909" w:author="ACER" w:date="2026-07-05T23:25:00Z">
        <w:r w:rsidRPr="00316164">
          <w:rPr>
            <w:szCs w:val="26"/>
          </w:rPr>
          <w:t>Chỉ số đánh giá hiệu năng</w:t>
        </w:r>
        <w:bookmarkEnd w:id="908"/>
        <w:r w:rsidRPr="00316164" w:rsidDel="00316164">
          <w:rPr>
            <w:szCs w:val="26"/>
          </w:rPr>
          <w:t xml:space="preserve"> </w:t>
        </w:r>
      </w:ins>
      <w:del w:id="910" w:author="ACER" w:date="2026-07-05T23:25:00Z">
        <w:r w:rsidR="00B5506F" w:rsidRPr="00DA4EA2" w:rsidDel="00316164">
          <w:rPr>
            <w:szCs w:val="26"/>
          </w:rPr>
          <w:delText>Kiến trúc hệ thống triển khai</w:delText>
        </w:r>
      </w:del>
    </w:p>
    <w:p w14:paraId="5DBEB018" w14:textId="2F2F0149" w:rsidR="00B5506F" w:rsidRPr="00316164" w:rsidDel="00316164" w:rsidRDefault="00316164">
      <w:pPr>
        <w:ind w:firstLine="567"/>
        <w:rPr>
          <w:del w:id="911" w:author="ACER" w:date="2026-07-05T23:26:00Z"/>
        </w:rPr>
        <w:pPrChange w:id="912" w:author="ACER" w:date="2026-07-05T23:26:00Z">
          <w:pPr/>
        </w:pPrChange>
      </w:pPr>
      <w:ins w:id="913" w:author="ACER" w:date="2026-07-05T23:26:00Z">
        <w:r>
          <w:t xml:space="preserve">Đối với bộ máy dự báo, bốn chỉ số bổ trợ được sử dụng: Hệ số Hiệu quả Nash — Sutcliffe (NSE, tiêu chí chính; NSE &gt; 0,75 là “tốt”, &gt; 0,90 là “rất tốt”), Sai số toàn phương trung bình (RMSE), Sai số tuyệt đối trung bình (MAE) và Sai số phần trăm </w:t>
        </w:r>
        <w:r>
          <w:lastRenderedPageBreak/>
          <w:t>tuyệt đối trung bình (MAPE). Đối với sản phẩm phần mềm, hệ thống được đánh giá qua khả năng vận hành thực tế trên hạ tầng đám mây/VPS, tính ổn định của luồng dữ liệu tự động, độ trễ cảnh báo và mức độ đầy đủ của chuỗi chức năng phục vụ ba nhóm người dùng.</w:t>
        </w:r>
      </w:ins>
      <w:del w:id="914" w:author="ACER" w:date="2026-07-05T23:26:00Z">
        <w:r w:rsidR="00B5506F" w:rsidRPr="00DA4EA2" w:rsidDel="00316164">
          <w:rPr>
            <w:szCs w:val="26"/>
          </w:rPr>
          <w:delText>Hệ thống được thiết kế theo kiến trúc phân tầng năm thành phần: (i) tầng thu thập dữ liệu ngoài; (ii) Backend Node.js/Express triển khai trên đám mây theo Clean Architecture (Entity → Repository → Service → Controller → Route), xác thực Clerk JWT; (iii) máy chủ suy luận AI Python FastAPI trên VPS; (iv) ứng dụng Web React.js; (v) ứng dụng Di động React Native/Expo. Ngoài ra còn có ứng dụng Desktop WPF kết nối cùng REST API. Cơ sở dữ liệu dùng chung là MongoDB Atlas với 9 collection chính; sáu tác vụ cron tự động hóa việc đồng bộ mưa, đồng bộ dữ liệu hồ, nội suy IDW, chạy dự báo LSTM 24 giờ và kiểm tra cảnh báo lũ mỗi 15 phút.</w:delText>
        </w:r>
      </w:del>
    </w:p>
    <w:p w14:paraId="30134943" w14:textId="3A4B1E30" w:rsidR="007F1FB9" w:rsidRPr="000E1921" w:rsidDel="00316164" w:rsidRDefault="00B04231">
      <w:pPr>
        <w:keepNext/>
        <w:ind w:firstLine="0"/>
        <w:rPr>
          <w:del w:id="915" w:author="ACER" w:date="2026-07-05T23:26:00Z"/>
          <w:szCs w:val="26"/>
        </w:rPr>
        <w:pPrChange w:id="916" w:author="ACER" w:date="2026-07-05T23:26:00Z">
          <w:pPr>
            <w:keepNext/>
          </w:pPr>
        </w:pPrChange>
      </w:pPr>
      <w:moveFromRangeStart w:id="917" w:author="ACER" w:date="2026-07-05T23:10:00Z" w:name="move234185427"/>
      <w:moveFrom w:id="918" w:author="ACER" w:date="2026-07-05T23:10:00Z">
        <w:r w:rsidRPr="000E1921" w:rsidDel="002A2BA6">
          <w:rPr>
            <w:szCs w:val="26"/>
            <w:lang w:val="en-US"/>
            <w14:ligatures w14:val="standardContextual"/>
          </w:rPr>
          <w:drawing>
            <wp:inline distT="0" distB="0" distL="0" distR="0" wp14:anchorId="2E7D35E7" wp14:editId="3A7397FB">
              <wp:extent cx="5579745" cy="1901190"/>
              <wp:effectExtent l="0" t="0" r="1905" b="3810"/>
              <wp:docPr id="514491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1230" name="Picture 514491230"/>
                      <pic:cNvPicPr/>
                    </pic:nvPicPr>
                    <pic:blipFill>
                      <a:blip r:embed="rId12">
                        <a:extLst>
                          <a:ext uri="{28A0092B-C50C-407E-A947-70E740481C1C}">
                            <a14:useLocalDpi xmlns:a14="http://schemas.microsoft.com/office/drawing/2010/main" val="0"/>
                          </a:ext>
                        </a:extLst>
                      </a:blip>
                      <a:stretch>
                        <a:fillRect/>
                      </a:stretch>
                    </pic:blipFill>
                    <pic:spPr>
                      <a:xfrm>
                        <a:off x="0" y="0"/>
                        <a:ext cx="5579745" cy="1901190"/>
                      </a:xfrm>
                      <a:prstGeom prst="rect">
                        <a:avLst/>
                      </a:prstGeom>
                    </pic:spPr>
                  </pic:pic>
                </a:graphicData>
              </a:graphic>
            </wp:inline>
          </w:drawing>
        </w:r>
      </w:moveFrom>
      <w:moveFromRangeEnd w:id="917"/>
    </w:p>
    <w:p w14:paraId="2E1916A2" w14:textId="735212D6" w:rsidR="00B5506F" w:rsidRPr="000E1921" w:rsidDel="0093746D" w:rsidRDefault="007F1FB9">
      <w:pPr>
        <w:ind w:firstLine="567"/>
        <w:rPr>
          <w:del w:id="919" w:author="ACER" w:date="2026-07-05T23:27:00Z"/>
        </w:rPr>
        <w:pPrChange w:id="920" w:author="ACER" w:date="2026-07-05T23:26:00Z">
          <w:pPr>
            <w:pStyle w:val="Caption"/>
            <w:jc w:val="both"/>
          </w:pPr>
        </w:pPrChange>
      </w:pPr>
      <w:del w:id="921" w:author="ACER" w:date="2026-07-05T23:26:00Z">
        <w:r w:rsidRPr="000E1921" w:rsidDel="00316164">
          <w:delText xml:space="preserve">Hình </w:delText>
        </w:r>
        <w:r w:rsidR="00867247" w:rsidRPr="000E1921" w:rsidDel="00316164">
          <w:fldChar w:fldCharType="begin"/>
        </w:r>
        <w:r w:rsidR="00867247" w:rsidRPr="00DA4EA2" w:rsidDel="00316164">
          <w:delInstrText xml:space="preserve"> </w:delInstrText>
        </w:r>
        <w:r w:rsidR="005663BE" w:rsidRPr="00DA4EA2" w:rsidDel="00316164">
          <w:delInstrText>SEQ chap \c</w:delInstrText>
        </w:r>
        <w:r w:rsidR="00867247" w:rsidRPr="00DA4EA2" w:rsidDel="00316164">
          <w:delInstrText xml:space="preserve"> </w:delInstrText>
        </w:r>
        <w:r w:rsidR="00867247" w:rsidRPr="000E1921" w:rsidDel="00316164">
          <w:fldChar w:fldCharType="separate"/>
        </w:r>
        <w:r w:rsidR="005663BE" w:rsidRPr="000E1921" w:rsidDel="00316164">
          <w:delText>3</w:delText>
        </w:r>
        <w:r w:rsidR="00867247" w:rsidRPr="000E1921" w:rsidDel="00316164">
          <w:fldChar w:fldCharType="end"/>
        </w:r>
        <w:r w:rsidR="00867247" w:rsidRPr="000E1921" w:rsidDel="00316164">
          <w:delText>.</w:delText>
        </w:r>
        <w:r w:rsidR="00867247" w:rsidRPr="000E1921" w:rsidDel="00316164">
          <w:fldChar w:fldCharType="begin"/>
        </w:r>
        <w:r w:rsidR="00867247" w:rsidRPr="00DA4EA2" w:rsidDel="00316164">
          <w:delInstrText xml:space="preserve"> SEQ Hình \* ARABIC \s 1 </w:delInstrText>
        </w:r>
        <w:r w:rsidR="00867247" w:rsidRPr="000E1921" w:rsidDel="00316164">
          <w:fldChar w:fldCharType="separate"/>
        </w:r>
        <w:r w:rsidR="005663BE" w:rsidRPr="000E1921" w:rsidDel="00316164">
          <w:delText>5</w:delText>
        </w:r>
        <w:r w:rsidR="00867247" w:rsidRPr="000E1921" w:rsidDel="00316164">
          <w:fldChar w:fldCharType="end"/>
        </w:r>
        <w:r w:rsidRPr="000E1921" w:rsidDel="00316164">
          <w:delText xml:space="preserve"> Kiến trúc tổng thể năm lớp của hệ thống giám sát và cảnh báo lũ lụt tích hợp.</w:delText>
        </w:r>
      </w:del>
    </w:p>
    <w:p w14:paraId="65C889C2" w14:textId="0BB75569" w:rsidR="00B04231" w:rsidRPr="00DA4EA2" w:rsidDel="0093746D" w:rsidRDefault="009C576B">
      <w:pPr>
        <w:pStyle w:val="Heading2"/>
        <w:numPr>
          <w:ilvl w:val="0"/>
          <w:numId w:val="0"/>
        </w:numPr>
        <w:rPr>
          <w:del w:id="922" w:author="ACER" w:date="2026-07-05T23:27:00Z"/>
          <w:szCs w:val="26"/>
        </w:rPr>
        <w:pPrChange w:id="923" w:author="ACER" w:date="2026-07-05T23:27:00Z">
          <w:pPr>
            <w:pStyle w:val="Heading2"/>
          </w:pPr>
        </w:pPrChange>
      </w:pPr>
      <w:del w:id="924" w:author="ACER" w:date="2026-07-05T23:27:00Z">
        <w:r w:rsidRPr="005B4A7C" w:rsidDel="0093746D">
          <w:rPr>
            <w:szCs w:val="26"/>
          </w:rPr>
          <w:delText>Chỉ</w:delText>
        </w:r>
        <w:r w:rsidRPr="00DA4EA2" w:rsidDel="0093746D">
          <w:rPr>
            <w:szCs w:val="26"/>
          </w:rPr>
          <w:delText xml:space="preserve"> số đánh giá hiệu năng</w:delText>
        </w:r>
      </w:del>
    </w:p>
    <w:p w14:paraId="1D2E4893" w14:textId="4AF56004" w:rsidR="009C576B" w:rsidRPr="00584F59" w:rsidDel="0093746D" w:rsidRDefault="009C576B">
      <w:pPr>
        <w:pStyle w:val="Heading2"/>
        <w:numPr>
          <w:ilvl w:val="0"/>
          <w:numId w:val="0"/>
        </w:numPr>
        <w:rPr>
          <w:del w:id="925" w:author="ACER" w:date="2026-07-05T23:27:00Z"/>
          <w:szCs w:val="26"/>
          <w:rPrChange w:id="926" w:author="ACER" w:date="2026-07-04T14:38:00Z">
            <w:rPr>
              <w:del w:id="927" w:author="ACER" w:date="2026-07-05T23:27:00Z"/>
            </w:rPr>
          </w:rPrChange>
        </w:rPr>
        <w:pPrChange w:id="928" w:author="ACER" w:date="2026-07-05T23:27:00Z">
          <w:pPr/>
        </w:pPrChange>
      </w:pPr>
      <w:del w:id="929" w:author="ACER" w:date="2026-07-05T23:27:00Z">
        <w:r w:rsidRPr="00584F59" w:rsidDel="0093746D">
          <w:rPr>
            <w:szCs w:val="26"/>
            <w:rPrChange w:id="930" w:author="ACER" w:date="2026-07-04T14:38:00Z">
              <w:rPr/>
            </w:rPrChange>
          </w:rPr>
          <w:delText>Bốn chỉ số bổ trợ được báo cáo trên tập kiểm tra: Hệ số Hiệu quả Nash – Sutcliffe (NSE, tiêu chí chính; NSE &gt; 0,75 được coi là “tốt”, &gt; 0,90 là “rất tốt”); Sai số toàn phương trung bình (RMSE, m³/s); Sai số tuyệt đối trung bình (MAE, m³/s); và Sai số phần trăm tuyệt đối trung bình (MAPE, %). Kiểm định Diebold–Mariano được dùng để so sánh ý nghĩa thống kê giữa ARIMAX và ARIMA thuần túy.</w:delText>
        </w:r>
      </w:del>
    </w:p>
    <w:p w14:paraId="2D54D494" w14:textId="61A38BA0" w:rsidR="00C47B3D" w:rsidRDefault="009C576B">
      <w:pPr>
        <w:ind w:firstLine="567"/>
        <w:pPrChange w:id="931" w:author="ACER" w:date="2026-07-05T23:27:00Z">
          <w:pPr/>
        </w:pPrChange>
      </w:pPr>
      <w:del w:id="932" w:author="ACER" w:date="2026-07-05T23:27:00Z">
        <w:r w:rsidRPr="00584F59" w:rsidDel="0093746D">
          <w:delText>Tính mới, tính sáng tạo: đề tài (1) thực hiện phép so sánh tương đương ARIMAX – LSTM trên cùng bộ dữ liệu vận hành thực tế đa năm; (2) đề xuất mô hình LSTM toàn cục kèm vector nhúng</w:delText>
        </w:r>
        <w:r w:rsidDel="0093746D">
          <w:delText xml:space="preserve"> hồ chứa cho phép chuyển giao động lực học giữa các hồ giàu và nghèo dữ liệu; (3) tích hợp toàn bộ vào một hệ thống ba nền tảng dùng chung backend, bổ sung xử lý ảnh AI YOLO Pose và tối ưu hóa SCE-UA — một chuỗi hoàn chỉnh từ nghiên cứu mô hình tới sản phẩm vận hành thực tế.</w:delText>
        </w:r>
      </w:del>
      <w:r w:rsidR="00C47B3D">
        <w:br w:type="page"/>
      </w:r>
    </w:p>
    <w:p w14:paraId="0E4A218A" w14:textId="47603FC5" w:rsidR="009C576B" w:rsidRPr="000E1921" w:rsidRDefault="009357D2" w:rsidP="00C47B3D">
      <w:pPr>
        <w:pStyle w:val="Heading1"/>
        <w:rPr>
          <w:szCs w:val="28"/>
        </w:rPr>
      </w:pPr>
      <w:bookmarkStart w:id="933" w:name="_Toc234253174"/>
      <w:ins w:id="934" w:author="ACER" w:date="2026-07-05T23:29:00Z">
        <w:r w:rsidRPr="009357D2">
          <w:rPr>
            <w:szCs w:val="28"/>
          </w:rPr>
          <w:lastRenderedPageBreak/>
          <w:t>ĐỐI TƯỢNG, PHẠM VI NGHIÊN CỨU VÀ ĐỐI TƯỢNG KHẢO SÁT</w:t>
        </w:r>
        <w:bookmarkEnd w:id="933"/>
        <w:r w:rsidRPr="009357D2" w:rsidDel="009357D2">
          <w:rPr>
            <w:szCs w:val="28"/>
          </w:rPr>
          <w:t xml:space="preserve"> </w:t>
        </w:r>
      </w:ins>
      <w:del w:id="935" w:author="ACER" w:date="2026-07-05T23:29:00Z">
        <w:r w:rsidR="00C47B3D" w:rsidRPr="000E1921" w:rsidDel="009357D2">
          <w:rPr>
            <w:szCs w:val="28"/>
          </w:rPr>
          <w:delText>ĐỐ</w:delText>
        </w:r>
        <w:r w:rsidR="00C47B3D" w:rsidRPr="005B4A7C" w:rsidDel="009357D2">
          <w:rPr>
            <w:szCs w:val="28"/>
          </w:rPr>
          <w:delText>I TƯỢ</w:delText>
        </w:r>
        <w:r w:rsidR="00C47B3D" w:rsidRPr="00DA4EA2" w:rsidDel="009357D2">
          <w:rPr>
            <w:szCs w:val="28"/>
          </w:rPr>
          <w:delText>NG NGHIÊN CỨU, PHẠM VI NGHIÊN CỨU, ĐỐI TƯỢNG KHẢO SÁT</w:delText>
        </w:r>
      </w:del>
      <w:r w:rsidR="007D3BFF" w:rsidRPr="000E1921">
        <w:rPr>
          <w:vanish/>
          <w:szCs w:val="28"/>
        </w:rPr>
        <w:fldChar w:fldCharType="begin"/>
      </w:r>
      <w:r w:rsidR="007D3BFF" w:rsidRPr="000E1921">
        <w:rPr>
          <w:vanish/>
          <w:szCs w:val="28"/>
        </w:rPr>
        <w:instrText xml:space="preserve"> SEQ chap </w:instrText>
      </w:r>
      <w:r w:rsidR="007D3BFF" w:rsidRPr="000E1921">
        <w:rPr>
          <w:vanish/>
          <w:szCs w:val="28"/>
        </w:rPr>
        <w:fldChar w:fldCharType="separate"/>
      </w:r>
      <w:r w:rsidR="005663BE" w:rsidRPr="000E1921">
        <w:rPr>
          <w:vanish/>
          <w:szCs w:val="28"/>
        </w:rPr>
        <w:t>4</w:t>
      </w:r>
      <w:r w:rsidR="007D3BFF" w:rsidRPr="000E1921">
        <w:rPr>
          <w:vanish/>
          <w:szCs w:val="28"/>
        </w:rPr>
        <w:fldChar w:fldCharType="end"/>
      </w:r>
    </w:p>
    <w:p w14:paraId="30C80B2F" w14:textId="3E9F3A88" w:rsidR="00C47B3D" w:rsidRDefault="009357D2" w:rsidP="00B67489">
      <w:pPr>
        <w:pStyle w:val="Heading2"/>
      </w:pPr>
      <w:bookmarkStart w:id="936" w:name="_Toc234253175"/>
      <w:ins w:id="937" w:author="ACER" w:date="2026-07-05T23:30:00Z">
        <w:r w:rsidRPr="009357D2">
          <w:t>Đối tượng nghiên cứu</w:t>
        </w:r>
        <w:bookmarkEnd w:id="936"/>
        <w:r w:rsidRPr="009357D2" w:rsidDel="009357D2">
          <w:t xml:space="preserve"> </w:t>
        </w:r>
      </w:ins>
      <w:del w:id="938" w:author="ACER" w:date="2026-07-05T23:30:00Z">
        <w:r w:rsidR="00C47B3D" w:rsidRPr="00C47B3D" w:rsidDel="009357D2">
          <w:delText xml:space="preserve">Đối tượng nghiên </w:delText>
        </w:r>
        <w:r w:rsidR="00C47B3D" w:rsidDel="009357D2">
          <w:delText>cứu</w:delText>
        </w:r>
      </w:del>
    </w:p>
    <w:p w14:paraId="2494C817" w14:textId="5006634A" w:rsidR="00C47B3D" w:rsidRDefault="009357D2">
      <w:pPr>
        <w:ind w:firstLine="567"/>
        <w:pPrChange w:id="939" w:author="ACER" w:date="2026-07-05T23:30:00Z">
          <w:pPr/>
        </w:pPrChange>
      </w:pPr>
      <w:ins w:id="940" w:author="ACER" w:date="2026-07-05T23:30:00Z">
        <w:r>
          <w:t>Đối tượng nghiên cứu chính là nền tảng phần mềm cảnh báo ngập lụt đa kênh — bao gồm ứng dụng Web, ứng dụng Di động và hạ tầng backend/cơ sở dữ liệu dùng chung — cùng cơ chế dữ liệu cộng đồng tích hợp GIS. Bộ máy dự báo (mô hình ARIMAX, LSTM Encoder — Decoder và mô-đun xử lý ảnh YOLO Pose) là đối tượng phụ trợ, cung cấp dữ liệu đầu vào cho nền tảng.</w:t>
        </w:r>
      </w:ins>
      <w:del w:id="941" w:author="ACER" w:date="2026-07-05T23:30:00Z">
        <w:r w:rsidR="00C47B3D" w:rsidDel="009357D2">
          <w:delText>C</w:delText>
        </w:r>
        <w:r w:rsidR="00C47B3D" w:rsidRPr="00C47B3D" w:rsidDel="009357D2">
          <w:delText>ác mô hình học máy và học sâu dự báo lưu lượng nước đến hồ chứa (ARIMAX, LSTM Encoder–Decoder), khung tích hợp lai ghép hai mô hình, và hệ thống hỗ trợ ra quyết định – cảnh báo lũ lụt đa nền tảng.</w:delText>
        </w:r>
      </w:del>
    </w:p>
    <w:p w14:paraId="4A82839E" w14:textId="329D236C" w:rsidR="00C47B3D" w:rsidRDefault="00C47B3D" w:rsidP="00B67489">
      <w:pPr>
        <w:pStyle w:val="Heading2"/>
      </w:pPr>
      <w:bookmarkStart w:id="942" w:name="_Toc234253176"/>
      <w:r w:rsidRPr="00C47B3D">
        <w:t>Phạm vi nghiên cứu</w:t>
      </w:r>
      <w:bookmarkEnd w:id="942"/>
    </w:p>
    <w:p w14:paraId="5D71A2A4" w14:textId="0EC8C7C4" w:rsidR="00C47B3D" w:rsidRDefault="002728A9">
      <w:pPr>
        <w:ind w:firstLine="567"/>
        <w:pPrChange w:id="943" w:author="ACER" w:date="2026-07-05T23:32:00Z">
          <w:pPr/>
        </w:pPrChange>
      </w:pPr>
      <w:ins w:id="944" w:author="ACER" w:date="2026-07-05T23:31:00Z">
        <w:r>
          <w:t>Về không gian: lưu vực sông Vu Gia — Thu Bồn và vùng hạ du thành phố Đà Nẵng, với hệ thống 16 hồ chứa thủy điện. Về sản phẩm: đề tài tập trung phát triển và triển khai hoàn chỉnh ứng dụng Web và ứng dụng Di động trên hạ tầng thực tế. Về bộ máy dự báo (phần phụ trợ): phần so sánh chi tiết mô hình tập trung vào hồ Sông Tranh 2 — hồ có bản ghi vận hành liên tục dài nhất; giai đoạn dữ liệu từ 01/2022 đến 12/2025.</w:t>
        </w:r>
      </w:ins>
      <w:del w:id="945" w:author="ACER" w:date="2026-07-05T23:31:00Z">
        <w:r w:rsidR="00C47B3D" w:rsidDel="002728A9">
          <w:delText>L</w:delText>
        </w:r>
        <w:r w:rsidR="00C47B3D" w:rsidRPr="00C47B3D" w:rsidDel="002728A9">
          <w:delText xml:space="preserve">ưu vực sông Vu Gia – Thu Bồn, miền Trung Việt Nam, với hệ thống 16 hồ chứa thủy điện; phần so sánh chi tiết ARIMAX – LSTM tập trung vào hồ Sông Tranh 2 (diện tích lưu vực ≈ 1.100 km², dung tích hữu ích 521 × 10⁶ m³) </w:delText>
        </w:r>
        <w:r w:rsidR="00C47B3D" w:rsidDel="002728A9">
          <w:delText>-</w:delText>
        </w:r>
        <w:r w:rsidR="00C47B3D" w:rsidRPr="00C47B3D" w:rsidDel="002728A9">
          <w:delText xml:space="preserve"> hồ có bản ghi vận hành liên tục dài nhất và là mục tiêu dự báo thách thức nhất trên nhánh Thu Bồn. Giai đoạn dữ liệu từ 01/2022 đến 12/2025</w:delText>
        </w:r>
      </w:del>
      <w:del w:id="946" w:author="ACER" w:date="2026-07-05T23:32:00Z">
        <w:r w:rsidR="00C47B3D" w:rsidRPr="00C47B3D" w:rsidDel="002728A9">
          <w:delText>.</w:delText>
        </w:r>
      </w:del>
    </w:p>
    <w:p w14:paraId="7CAD23B0" w14:textId="0F898333" w:rsidR="00C47B3D" w:rsidRDefault="00C66F7D" w:rsidP="00B67489">
      <w:pPr>
        <w:pStyle w:val="Heading2"/>
      </w:pPr>
      <w:bookmarkStart w:id="947" w:name="_Toc234253177"/>
      <w:ins w:id="948" w:author="ACER" w:date="2026-07-05T23:32:00Z">
        <w:r w:rsidRPr="00C66F7D">
          <w:t>Đối tượng khảo sát</w:t>
        </w:r>
        <w:bookmarkEnd w:id="947"/>
        <w:r w:rsidRPr="00C66F7D" w:rsidDel="00C66F7D">
          <w:t xml:space="preserve"> </w:t>
        </w:r>
      </w:ins>
      <w:del w:id="949" w:author="ACER" w:date="2026-07-05T23:32:00Z">
        <w:r w:rsidR="00C47B3D" w:rsidRPr="00C47B3D" w:rsidDel="00C66F7D">
          <w:delText>Đối tượng khảo sát</w:delText>
        </w:r>
      </w:del>
    </w:p>
    <w:p w14:paraId="5CE2BF6F" w14:textId="26D62284" w:rsidR="00B67489" w:rsidRDefault="00C66F7D">
      <w:pPr>
        <w:ind w:firstLine="567"/>
        <w:pPrChange w:id="950" w:author="ACER" w:date="2026-07-05T23:33:00Z">
          <w:pPr/>
        </w:pPrChange>
      </w:pPr>
      <w:ins w:id="951" w:author="ACER" w:date="2026-07-05T23:32:00Z">
        <w:r>
          <w:t>Hệ thống hướng tới ba nhóm người dùng: (1) cơ quan quản lý nhà nước và Ban Chỉ huy Phòng chống thiên tai cấp tỉnh/huyện — người dùng chính của ứng dụng Web; (2) cộng đồng dân cư và lực lượng cứu hộ vùng hạ du — người dùng chính của ứng dụng Di động; (3) chủ hồ và đơn vị vận hành hồ chứa — người dùng của ứng dụng Desktop. Bên cạnh đó, đối tượng khảo sát còn bao gồm dữ liệu thủy văn — khí tượng theo giờ (lưu lượng đến hồ, mưa, mực nước, lưu lượng xả) phục vụ vận hành nền tảng.</w:t>
        </w:r>
      </w:ins>
      <w:del w:id="952" w:author="ACER" w:date="2026-07-05T23:32:00Z">
        <w:r w:rsidR="00C47B3D" w:rsidDel="00C66F7D">
          <w:delText>D</w:delText>
        </w:r>
        <w:r w:rsidR="00C47B3D" w:rsidRPr="00C47B3D" w:rsidDel="00C66F7D">
          <w:delText>ữ liệu thủy văn – khí tượng hàng giờ (lưu lượng đến hồ, mưa, mực nước, lưu lượng xả); và ba nhóm người dùng của hệ thống gồm chủ hồ/người quản lý vận hành, cơ quan nhà nước và Ban Chỉ huy Phòng chống Thiên tai cấp tỉnh/huyện, cùng cộng đồng dân cư và lực lượng cứu hộ vùng hạ du.</w:delText>
        </w:r>
      </w:del>
      <w:r w:rsidR="00B67489">
        <w:br w:type="page"/>
      </w:r>
    </w:p>
    <w:p w14:paraId="0E9CBB01" w14:textId="278D598D" w:rsidR="00C47B3D" w:rsidRPr="000E1921" w:rsidRDefault="00A463E5" w:rsidP="00B67489">
      <w:pPr>
        <w:pStyle w:val="Heading1"/>
        <w:rPr>
          <w:szCs w:val="28"/>
        </w:rPr>
      </w:pPr>
      <w:bookmarkStart w:id="953" w:name="_Toc234253178"/>
      <w:ins w:id="954" w:author="ACER" w:date="2026-07-05T23:33:00Z">
        <w:r w:rsidRPr="00A463E5">
          <w:rPr>
            <w:szCs w:val="28"/>
          </w:rPr>
          <w:lastRenderedPageBreak/>
          <w:t>KẾT QUẢ PHÁT TRIỂN VÀ TRIỂN KHAI HỆ THỐNG</w:t>
        </w:r>
        <w:bookmarkEnd w:id="953"/>
        <w:r w:rsidRPr="00A463E5" w:rsidDel="00A463E5">
          <w:rPr>
            <w:szCs w:val="28"/>
          </w:rPr>
          <w:t xml:space="preserve"> </w:t>
        </w:r>
      </w:ins>
      <w:del w:id="955" w:author="ACER" w:date="2026-07-05T23:33:00Z">
        <w:r w:rsidR="00B67489" w:rsidRPr="000E1921" w:rsidDel="00A463E5">
          <w:rPr>
            <w:szCs w:val="28"/>
          </w:rPr>
          <w:delText>K</w:delText>
        </w:r>
        <w:r w:rsidR="00B67489" w:rsidRPr="005B4A7C" w:rsidDel="00A463E5">
          <w:rPr>
            <w:szCs w:val="28"/>
          </w:rPr>
          <w:delText>Ế</w:delText>
        </w:r>
        <w:r w:rsidR="00B67489" w:rsidRPr="00DA4EA2" w:rsidDel="00A463E5">
          <w:rPr>
            <w:szCs w:val="28"/>
          </w:rPr>
          <w:delText>T QUẢ NGHIÊN CỨU VÀ THẢO LUẬN</w:delText>
        </w:r>
      </w:del>
      <w:r w:rsidR="007D3BFF" w:rsidRPr="005B4A7C">
        <w:rPr>
          <w:vanish/>
          <w:szCs w:val="28"/>
        </w:rPr>
        <w:fldChar w:fldCharType="begin"/>
      </w:r>
      <w:r w:rsidR="007D3BFF" w:rsidRPr="005B4A7C">
        <w:rPr>
          <w:vanish/>
          <w:szCs w:val="28"/>
        </w:rPr>
        <w:instrText xml:space="preserve"> SEQ chap </w:instrText>
      </w:r>
      <w:r w:rsidR="007D3BFF" w:rsidRPr="005B4A7C">
        <w:rPr>
          <w:vanish/>
          <w:szCs w:val="28"/>
        </w:rPr>
        <w:fldChar w:fldCharType="separate"/>
      </w:r>
      <w:r w:rsidR="005663BE" w:rsidRPr="005B4A7C">
        <w:rPr>
          <w:vanish/>
          <w:szCs w:val="28"/>
        </w:rPr>
        <w:t>5</w:t>
      </w:r>
      <w:r w:rsidR="007D3BFF" w:rsidRPr="005B4A7C">
        <w:rPr>
          <w:vanish/>
          <w:szCs w:val="28"/>
        </w:rPr>
        <w:fldChar w:fldCharType="end"/>
      </w:r>
    </w:p>
    <w:p w14:paraId="5013840E" w14:textId="12AB5C11" w:rsidR="00B67489" w:rsidRPr="00DA4EA2" w:rsidDel="00306730" w:rsidRDefault="00B67489" w:rsidP="00B67489">
      <w:pPr>
        <w:rPr>
          <w:del w:id="956" w:author="ACER" w:date="2026-07-05T23:35:00Z"/>
          <w:szCs w:val="26"/>
        </w:rPr>
      </w:pPr>
      <w:del w:id="957" w:author="ACER" w:date="2026-07-05T23:35:00Z">
        <w:r w:rsidRPr="00B67489" w:rsidDel="00306730">
          <w:delText xml:space="preserve">Chuỗi lưu lượng đến hàng giờ ban đầu thể hiện tự tương quan mạnh (ACF ở độ trễ 1 = </w:delText>
        </w:r>
        <w:r w:rsidRPr="000E1921" w:rsidDel="00306730">
          <w:rPr>
            <w:szCs w:val="26"/>
          </w:rPr>
          <w:delText>0,92) và không vượt qua kiểm định tính dừng ADF + KPSS; sau sai phân bậc một, chuỗi trở</w:delText>
        </w:r>
        <w:r w:rsidRPr="005B4A7C" w:rsidDel="00306730">
          <w:rPr>
            <w:szCs w:val="26"/>
          </w:rPr>
          <w:delText xml:space="preserve"> nên dừng, xác nhận d = 1. Các hệ số của ARIMAX(3, 1, 0) đã huấn luyện diễn giải được về mặt vật lý: bốn hệ số l</w:delText>
        </w:r>
        <w:r w:rsidRPr="00DA4EA2" w:rsidDel="00306730">
          <w:rPr>
            <w:szCs w:val="26"/>
          </w:rPr>
          <w:delText>ượng mưa β xen kẽ dấu theo mẫu phù hợp với phản ứng “sóng” của một lưu vực nhỏ có tính lũ quét. Trên tập kiểm tra, mô hình đạt NSE ≈ 0,96–0,97 ở mốc dự báo 1 giờ, giảm dần xuống NSE ≈ 0,77–0,86 ở mốc 6 giờ. Kiểm định Diebold–Mariano xác nhận ARIMAX vượt trội so với ARIMA thuần túy ở mức ý nghĩa 5% tại các mốc 3 và 6 giờ (DM = 4,37 tại 6 giờ), chứng minh giá trị gia tăng của thông tin mưa ngoại sinh.</w:delText>
        </w:r>
        <w:bookmarkStart w:id="958" w:name="_Toc234189753"/>
        <w:bookmarkStart w:id="959" w:name="_Toc234189927"/>
        <w:bookmarkStart w:id="960" w:name="_Toc234253180"/>
        <w:bookmarkEnd w:id="958"/>
        <w:bookmarkEnd w:id="959"/>
        <w:bookmarkEnd w:id="960"/>
      </w:del>
    </w:p>
    <w:p w14:paraId="0CB0A66C" w14:textId="355BAB44" w:rsidR="007F1FB9" w:rsidRPr="005B4A7C" w:rsidDel="00306730" w:rsidRDefault="007F1FB9" w:rsidP="007F1FB9">
      <w:pPr>
        <w:pStyle w:val="Caption"/>
        <w:keepNext/>
        <w:rPr>
          <w:del w:id="961" w:author="ACER" w:date="2026-07-05T23:35:00Z"/>
          <w:szCs w:val="26"/>
        </w:rPr>
      </w:pPr>
      <w:del w:id="962" w:author="ACER" w:date="2026-07-05T23:35:00Z">
        <w:r w:rsidRPr="00DA4EA2" w:rsidDel="00306730">
          <w:rPr>
            <w:szCs w:val="26"/>
          </w:rPr>
          <w:delText xml:space="preserve">Bảng </w:delText>
        </w:r>
        <w:r w:rsidR="00867247" w:rsidRPr="005B4A7C" w:rsidDel="00306730">
          <w:rPr>
            <w:szCs w:val="26"/>
          </w:rPr>
          <w:fldChar w:fldCharType="begin"/>
        </w:r>
        <w:r w:rsidR="00867247" w:rsidRPr="00DA4EA2" w:rsidDel="00306730">
          <w:rPr>
            <w:szCs w:val="26"/>
          </w:rPr>
          <w:delInstrText xml:space="preserve"> </w:delInstrText>
        </w:r>
        <w:r w:rsidR="005663BE" w:rsidRPr="00DA4EA2" w:rsidDel="00306730">
          <w:rPr>
            <w:szCs w:val="26"/>
          </w:rPr>
          <w:delInstrText>SEQ chap \c</w:delInstrText>
        </w:r>
        <w:r w:rsidR="00867247" w:rsidRPr="00DA4EA2" w:rsidDel="00306730">
          <w:rPr>
            <w:szCs w:val="26"/>
          </w:rPr>
          <w:delInstrText xml:space="preserve"> </w:delInstrText>
        </w:r>
        <w:r w:rsidR="00867247" w:rsidRPr="005B4A7C" w:rsidDel="00306730">
          <w:rPr>
            <w:szCs w:val="26"/>
          </w:rPr>
          <w:fldChar w:fldCharType="separate"/>
        </w:r>
        <w:r w:rsidR="005663BE" w:rsidRPr="005B4A7C" w:rsidDel="00306730">
          <w:rPr>
            <w:szCs w:val="26"/>
          </w:rPr>
          <w:delText>5</w:delText>
        </w:r>
        <w:r w:rsidR="00867247" w:rsidRPr="005B4A7C" w:rsidDel="00306730">
          <w:rPr>
            <w:szCs w:val="26"/>
          </w:rPr>
          <w:fldChar w:fldCharType="end"/>
        </w:r>
        <w:r w:rsidR="00867247" w:rsidRPr="000E1921" w:rsidDel="00306730">
          <w:rPr>
            <w:szCs w:val="26"/>
          </w:rPr>
          <w:delText>.</w:delText>
        </w:r>
        <w:r w:rsidR="00867247" w:rsidRPr="005B4A7C" w:rsidDel="00306730">
          <w:rPr>
            <w:szCs w:val="26"/>
          </w:rPr>
          <w:fldChar w:fldCharType="begin"/>
        </w:r>
        <w:r w:rsidR="00867247" w:rsidRPr="00DA4EA2" w:rsidDel="00306730">
          <w:rPr>
            <w:szCs w:val="26"/>
          </w:rPr>
          <w:delInstrText xml:space="preserve"> SEQ Bảng \* ARABIC \s 1 </w:delInstrText>
        </w:r>
        <w:r w:rsidR="00867247" w:rsidRPr="005B4A7C" w:rsidDel="00306730">
          <w:rPr>
            <w:szCs w:val="26"/>
          </w:rPr>
          <w:fldChar w:fldCharType="separate"/>
        </w:r>
        <w:r w:rsidR="005663BE" w:rsidRPr="005B4A7C" w:rsidDel="00306730">
          <w:rPr>
            <w:szCs w:val="26"/>
          </w:rPr>
          <w:delText>1</w:delText>
        </w:r>
        <w:r w:rsidR="00867247" w:rsidRPr="005B4A7C" w:rsidDel="00306730">
          <w:rPr>
            <w:szCs w:val="26"/>
          </w:rPr>
          <w:fldChar w:fldCharType="end"/>
        </w:r>
        <w:r w:rsidRPr="000E1921" w:rsidDel="00306730">
          <w:rPr>
            <w:szCs w:val="26"/>
          </w:rPr>
          <w:delText xml:space="preserve"> Chỉ số đánh giá mô hình ARIMAX theo thời gian dự báo trước (hồ Sông Tranh 2)</w:delText>
        </w:r>
        <w:bookmarkStart w:id="963" w:name="_Toc234189754"/>
        <w:bookmarkStart w:id="964" w:name="_Toc234189928"/>
        <w:bookmarkStart w:id="965" w:name="_Toc234253181"/>
        <w:bookmarkEnd w:id="963"/>
        <w:bookmarkEnd w:id="964"/>
        <w:bookmarkEnd w:id="965"/>
      </w:de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66"/>
        <w:gridCol w:w="2133"/>
        <w:gridCol w:w="1098"/>
        <w:gridCol w:w="1017"/>
        <w:gridCol w:w="1247"/>
      </w:tblGrid>
      <w:tr w:rsidR="00B67489" w:rsidRPr="00584F59" w:rsidDel="00306730" w14:paraId="577ACB15" w14:textId="7CFCB677" w:rsidTr="00B67489">
        <w:trPr>
          <w:trHeight w:val="20"/>
          <w:del w:id="966" w:author="ACER" w:date="2026-07-05T23:35:00Z"/>
        </w:trPr>
        <w:tc>
          <w:tcPr>
            <w:tcW w:w="1968" w:type="pct"/>
            <w:vAlign w:val="center"/>
          </w:tcPr>
          <w:p w14:paraId="31BF0C43" w14:textId="18C612FE" w:rsidR="00B67489" w:rsidRPr="00DA4EA2" w:rsidDel="00306730" w:rsidRDefault="00B67489" w:rsidP="00B67489">
            <w:pPr>
              <w:ind w:firstLine="0"/>
              <w:jc w:val="center"/>
              <w:rPr>
                <w:del w:id="967" w:author="ACER" w:date="2026-07-05T23:35:00Z"/>
                <w:b/>
                <w:bCs/>
                <w:szCs w:val="26"/>
              </w:rPr>
            </w:pPr>
            <w:del w:id="968" w:author="ACER" w:date="2026-07-05T23:35:00Z">
              <w:r w:rsidRPr="00DA4EA2" w:rsidDel="00306730">
                <w:rPr>
                  <w:b/>
                  <w:bCs/>
                  <w:szCs w:val="26"/>
                </w:rPr>
                <w:delText>Thời gian dự báo trước</w:delText>
              </w:r>
              <w:bookmarkStart w:id="969" w:name="_Toc234189755"/>
              <w:bookmarkStart w:id="970" w:name="_Toc234189929"/>
              <w:bookmarkStart w:id="971" w:name="_Toc234253182"/>
              <w:bookmarkEnd w:id="969"/>
              <w:bookmarkEnd w:id="970"/>
              <w:bookmarkEnd w:id="971"/>
            </w:del>
          </w:p>
        </w:tc>
        <w:tc>
          <w:tcPr>
            <w:tcW w:w="1177" w:type="pct"/>
            <w:vAlign w:val="center"/>
          </w:tcPr>
          <w:p w14:paraId="0946231C" w14:textId="0357564A" w:rsidR="00B67489" w:rsidRPr="00DA4EA2" w:rsidDel="00306730" w:rsidRDefault="00B67489" w:rsidP="00B67489">
            <w:pPr>
              <w:ind w:firstLine="0"/>
              <w:jc w:val="center"/>
              <w:rPr>
                <w:del w:id="972" w:author="ACER" w:date="2026-07-05T23:35:00Z"/>
                <w:b/>
                <w:bCs/>
                <w:szCs w:val="26"/>
              </w:rPr>
            </w:pPr>
            <w:del w:id="973" w:author="ACER" w:date="2026-07-05T23:35:00Z">
              <w:r w:rsidRPr="00DA4EA2" w:rsidDel="00306730">
                <w:rPr>
                  <w:b/>
                  <w:bCs/>
                  <w:szCs w:val="26"/>
                </w:rPr>
                <w:delText>RMSE (m</w:delText>
              </w:r>
              <w:r w:rsidRPr="00DA4EA2" w:rsidDel="00306730">
                <w:rPr>
                  <w:b/>
                  <w:bCs/>
                  <w:szCs w:val="26"/>
                  <w:vertAlign w:val="superscript"/>
                </w:rPr>
                <w:delText>3</w:delText>
              </w:r>
              <w:r w:rsidRPr="00DA4EA2" w:rsidDel="00306730">
                <w:rPr>
                  <w:b/>
                  <w:bCs/>
                  <w:szCs w:val="26"/>
                </w:rPr>
                <w:delText>/s)</w:delText>
              </w:r>
              <w:bookmarkStart w:id="974" w:name="_Toc234189756"/>
              <w:bookmarkStart w:id="975" w:name="_Toc234189930"/>
              <w:bookmarkStart w:id="976" w:name="_Toc234253183"/>
              <w:bookmarkEnd w:id="974"/>
              <w:bookmarkEnd w:id="975"/>
              <w:bookmarkEnd w:id="976"/>
            </w:del>
          </w:p>
        </w:tc>
        <w:tc>
          <w:tcPr>
            <w:tcW w:w="606" w:type="pct"/>
            <w:vAlign w:val="center"/>
          </w:tcPr>
          <w:p w14:paraId="62BDA88F" w14:textId="793014C2" w:rsidR="00B67489" w:rsidRPr="00DA4EA2" w:rsidDel="00306730" w:rsidRDefault="00B67489" w:rsidP="00B67489">
            <w:pPr>
              <w:ind w:firstLine="0"/>
              <w:jc w:val="center"/>
              <w:rPr>
                <w:del w:id="977" w:author="ACER" w:date="2026-07-05T23:35:00Z"/>
                <w:b/>
                <w:bCs/>
                <w:szCs w:val="26"/>
              </w:rPr>
            </w:pPr>
            <w:del w:id="978" w:author="ACER" w:date="2026-07-05T23:35:00Z">
              <w:r w:rsidRPr="00DA4EA2" w:rsidDel="00306730">
                <w:rPr>
                  <w:b/>
                  <w:bCs/>
                  <w:szCs w:val="26"/>
                </w:rPr>
                <w:delText xml:space="preserve">MAE </w:delText>
              </w:r>
              <w:r w:rsidRPr="00DA4EA2" w:rsidDel="00306730">
                <w:rPr>
                  <w:b/>
                  <w:bCs/>
                  <w:szCs w:val="26"/>
                </w:rPr>
                <w:br/>
                <w:delText>(m</w:delText>
              </w:r>
              <w:r w:rsidRPr="00DA4EA2" w:rsidDel="00306730">
                <w:rPr>
                  <w:b/>
                  <w:bCs/>
                  <w:szCs w:val="26"/>
                  <w:vertAlign w:val="superscript"/>
                </w:rPr>
                <w:delText>3</w:delText>
              </w:r>
              <w:r w:rsidRPr="00DA4EA2" w:rsidDel="00306730">
                <w:rPr>
                  <w:b/>
                  <w:bCs/>
                  <w:szCs w:val="26"/>
                </w:rPr>
                <w:delText>/s)</w:delText>
              </w:r>
              <w:bookmarkStart w:id="979" w:name="_Toc234189757"/>
              <w:bookmarkStart w:id="980" w:name="_Toc234189931"/>
              <w:bookmarkStart w:id="981" w:name="_Toc234253184"/>
              <w:bookmarkEnd w:id="979"/>
              <w:bookmarkEnd w:id="980"/>
              <w:bookmarkEnd w:id="981"/>
            </w:del>
          </w:p>
        </w:tc>
        <w:tc>
          <w:tcPr>
            <w:tcW w:w="561" w:type="pct"/>
            <w:vAlign w:val="center"/>
          </w:tcPr>
          <w:p w14:paraId="20F8696A" w14:textId="44995734" w:rsidR="00B67489" w:rsidRPr="00DA4EA2" w:rsidDel="00306730" w:rsidRDefault="00B67489" w:rsidP="00B67489">
            <w:pPr>
              <w:ind w:firstLine="0"/>
              <w:jc w:val="center"/>
              <w:rPr>
                <w:del w:id="982" w:author="ACER" w:date="2026-07-05T23:35:00Z"/>
                <w:b/>
                <w:bCs/>
                <w:szCs w:val="26"/>
              </w:rPr>
            </w:pPr>
            <w:del w:id="983" w:author="ACER" w:date="2026-07-05T23:35:00Z">
              <w:r w:rsidRPr="00DA4EA2" w:rsidDel="00306730">
                <w:rPr>
                  <w:b/>
                  <w:bCs/>
                  <w:szCs w:val="26"/>
                </w:rPr>
                <w:delText>NSE</w:delText>
              </w:r>
              <w:bookmarkStart w:id="984" w:name="_Toc234189758"/>
              <w:bookmarkStart w:id="985" w:name="_Toc234189932"/>
              <w:bookmarkStart w:id="986" w:name="_Toc234253185"/>
              <w:bookmarkEnd w:id="984"/>
              <w:bookmarkEnd w:id="985"/>
              <w:bookmarkEnd w:id="986"/>
            </w:del>
          </w:p>
        </w:tc>
        <w:tc>
          <w:tcPr>
            <w:tcW w:w="688" w:type="pct"/>
            <w:vAlign w:val="center"/>
          </w:tcPr>
          <w:p w14:paraId="74F0DDD3" w14:textId="49B34221" w:rsidR="00B67489" w:rsidRPr="00DA4EA2" w:rsidDel="00306730" w:rsidRDefault="00B67489" w:rsidP="00B67489">
            <w:pPr>
              <w:ind w:firstLine="0"/>
              <w:jc w:val="center"/>
              <w:rPr>
                <w:del w:id="987" w:author="ACER" w:date="2026-07-05T23:35:00Z"/>
                <w:b/>
                <w:bCs/>
                <w:szCs w:val="26"/>
              </w:rPr>
            </w:pPr>
            <w:del w:id="988" w:author="ACER" w:date="2026-07-05T23:35:00Z">
              <w:r w:rsidRPr="00DA4EA2" w:rsidDel="00306730">
                <w:rPr>
                  <w:b/>
                  <w:bCs/>
                  <w:szCs w:val="26"/>
                </w:rPr>
                <w:delText>MAPE</w:delText>
              </w:r>
              <w:r w:rsidRPr="00DA4EA2" w:rsidDel="00306730">
                <w:rPr>
                  <w:b/>
                  <w:bCs/>
                  <w:szCs w:val="26"/>
                </w:rPr>
                <w:br/>
                <w:delText>(%)</w:delText>
              </w:r>
              <w:bookmarkStart w:id="989" w:name="_Toc234189759"/>
              <w:bookmarkStart w:id="990" w:name="_Toc234189933"/>
              <w:bookmarkStart w:id="991" w:name="_Toc234253186"/>
              <w:bookmarkEnd w:id="989"/>
              <w:bookmarkEnd w:id="990"/>
              <w:bookmarkEnd w:id="991"/>
            </w:del>
          </w:p>
        </w:tc>
        <w:bookmarkStart w:id="992" w:name="_Toc234189760"/>
        <w:bookmarkStart w:id="993" w:name="_Toc234189934"/>
        <w:bookmarkStart w:id="994" w:name="_Toc234253187"/>
        <w:bookmarkEnd w:id="992"/>
        <w:bookmarkEnd w:id="993"/>
        <w:bookmarkEnd w:id="994"/>
      </w:tr>
      <w:tr w:rsidR="00B67489" w:rsidRPr="00584F59" w:rsidDel="00306730" w14:paraId="3542A43B" w14:textId="1606B32B" w:rsidTr="00B67489">
        <w:trPr>
          <w:trHeight w:val="20"/>
          <w:del w:id="995" w:author="ACER" w:date="2026-07-05T23:35:00Z"/>
        </w:trPr>
        <w:tc>
          <w:tcPr>
            <w:tcW w:w="1968" w:type="pct"/>
            <w:vAlign w:val="center"/>
          </w:tcPr>
          <w:p w14:paraId="1CCDBFF8" w14:textId="052298D2" w:rsidR="00B67489" w:rsidRPr="005B4A7C" w:rsidDel="00306730" w:rsidRDefault="00B67489" w:rsidP="00B67489">
            <w:pPr>
              <w:ind w:firstLine="0"/>
              <w:jc w:val="center"/>
              <w:rPr>
                <w:del w:id="996" w:author="ACER" w:date="2026-07-05T23:35:00Z"/>
                <w:szCs w:val="26"/>
              </w:rPr>
            </w:pPr>
            <w:del w:id="997" w:author="ACER" w:date="2026-07-05T23:35:00Z">
              <w:r w:rsidRPr="000E1921" w:rsidDel="00306730">
                <w:rPr>
                  <w:szCs w:val="26"/>
                </w:rPr>
                <w:delText>1 giờ</w:delText>
              </w:r>
              <w:bookmarkStart w:id="998" w:name="_Toc234189761"/>
              <w:bookmarkStart w:id="999" w:name="_Toc234189935"/>
              <w:bookmarkStart w:id="1000" w:name="_Toc234253188"/>
              <w:bookmarkEnd w:id="998"/>
              <w:bookmarkEnd w:id="999"/>
              <w:bookmarkEnd w:id="1000"/>
            </w:del>
          </w:p>
        </w:tc>
        <w:tc>
          <w:tcPr>
            <w:tcW w:w="1177" w:type="pct"/>
            <w:vAlign w:val="center"/>
          </w:tcPr>
          <w:p w14:paraId="1C4A50AE" w14:textId="082786A8" w:rsidR="00B67489" w:rsidRPr="00DA4EA2" w:rsidDel="00306730" w:rsidRDefault="00B67489" w:rsidP="00B67489">
            <w:pPr>
              <w:ind w:firstLine="0"/>
              <w:jc w:val="center"/>
              <w:rPr>
                <w:del w:id="1001" w:author="ACER" w:date="2026-07-05T23:35:00Z"/>
                <w:szCs w:val="26"/>
              </w:rPr>
            </w:pPr>
            <w:del w:id="1002" w:author="ACER" w:date="2026-07-05T23:35:00Z">
              <w:r w:rsidRPr="00DA4EA2" w:rsidDel="00306730">
                <w:rPr>
                  <w:szCs w:val="26"/>
                </w:rPr>
                <w:delText>100</w:delText>
              </w:r>
              <w:r w:rsidR="00FE54F1" w:rsidRPr="00DA4EA2" w:rsidDel="00306730">
                <w:rPr>
                  <w:szCs w:val="26"/>
                </w:rPr>
                <w:delText>,</w:delText>
              </w:r>
              <w:r w:rsidRPr="00DA4EA2" w:rsidDel="00306730">
                <w:rPr>
                  <w:szCs w:val="26"/>
                </w:rPr>
                <w:delText>2</w:delText>
              </w:r>
              <w:bookmarkStart w:id="1003" w:name="_Toc234189762"/>
              <w:bookmarkStart w:id="1004" w:name="_Toc234189936"/>
              <w:bookmarkStart w:id="1005" w:name="_Toc234253189"/>
              <w:bookmarkEnd w:id="1003"/>
              <w:bookmarkEnd w:id="1004"/>
              <w:bookmarkEnd w:id="1005"/>
            </w:del>
          </w:p>
        </w:tc>
        <w:tc>
          <w:tcPr>
            <w:tcW w:w="606" w:type="pct"/>
            <w:vAlign w:val="center"/>
          </w:tcPr>
          <w:p w14:paraId="6A05F6E7" w14:textId="3EC4E6B6" w:rsidR="00B67489" w:rsidRPr="00DA4EA2" w:rsidDel="00306730" w:rsidRDefault="00B67489" w:rsidP="00B67489">
            <w:pPr>
              <w:ind w:firstLine="0"/>
              <w:jc w:val="center"/>
              <w:rPr>
                <w:del w:id="1006" w:author="ACER" w:date="2026-07-05T23:35:00Z"/>
                <w:szCs w:val="26"/>
              </w:rPr>
            </w:pPr>
            <w:del w:id="1007" w:author="ACER" w:date="2026-07-05T23:35:00Z">
              <w:r w:rsidRPr="00DA4EA2" w:rsidDel="00306730">
                <w:rPr>
                  <w:szCs w:val="26"/>
                </w:rPr>
                <w:delText>41</w:delText>
              </w:r>
              <w:r w:rsidR="00FE54F1" w:rsidRPr="00DA4EA2" w:rsidDel="00306730">
                <w:rPr>
                  <w:szCs w:val="26"/>
                </w:rPr>
                <w:delText>,</w:delText>
              </w:r>
              <w:r w:rsidRPr="00DA4EA2" w:rsidDel="00306730">
                <w:rPr>
                  <w:szCs w:val="26"/>
                </w:rPr>
                <w:delText>9</w:delText>
              </w:r>
              <w:bookmarkStart w:id="1008" w:name="_Toc234189763"/>
              <w:bookmarkStart w:id="1009" w:name="_Toc234189937"/>
              <w:bookmarkStart w:id="1010" w:name="_Toc234253190"/>
              <w:bookmarkEnd w:id="1008"/>
              <w:bookmarkEnd w:id="1009"/>
              <w:bookmarkEnd w:id="1010"/>
            </w:del>
          </w:p>
        </w:tc>
        <w:tc>
          <w:tcPr>
            <w:tcW w:w="561" w:type="pct"/>
            <w:vAlign w:val="center"/>
          </w:tcPr>
          <w:p w14:paraId="01DDF801" w14:textId="764932E9" w:rsidR="00B67489" w:rsidRPr="00DA4EA2" w:rsidDel="00306730" w:rsidRDefault="00B67489" w:rsidP="00B67489">
            <w:pPr>
              <w:ind w:firstLine="0"/>
              <w:jc w:val="center"/>
              <w:rPr>
                <w:del w:id="1011" w:author="ACER" w:date="2026-07-05T23:35:00Z"/>
                <w:szCs w:val="26"/>
              </w:rPr>
            </w:pPr>
            <w:del w:id="1012" w:author="ACER" w:date="2026-07-05T23:35:00Z">
              <w:r w:rsidRPr="00DA4EA2" w:rsidDel="00306730">
                <w:rPr>
                  <w:szCs w:val="26"/>
                </w:rPr>
                <w:delText>0</w:delText>
              </w:r>
              <w:r w:rsidR="00FE54F1" w:rsidRPr="00DA4EA2" w:rsidDel="00306730">
                <w:rPr>
                  <w:szCs w:val="26"/>
                </w:rPr>
                <w:delText>,</w:delText>
              </w:r>
              <w:r w:rsidRPr="00DA4EA2" w:rsidDel="00306730">
                <w:rPr>
                  <w:szCs w:val="26"/>
                </w:rPr>
                <w:delText>961</w:delText>
              </w:r>
              <w:bookmarkStart w:id="1013" w:name="_Toc234189764"/>
              <w:bookmarkStart w:id="1014" w:name="_Toc234189938"/>
              <w:bookmarkStart w:id="1015" w:name="_Toc234253191"/>
              <w:bookmarkEnd w:id="1013"/>
              <w:bookmarkEnd w:id="1014"/>
              <w:bookmarkEnd w:id="1015"/>
            </w:del>
          </w:p>
        </w:tc>
        <w:tc>
          <w:tcPr>
            <w:tcW w:w="688" w:type="pct"/>
            <w:vAlign w:val="center"/>
          </w:tcPr>
          <w:p w14:paraId="3B7FEA0C" w14:textId="0CF10984" w:rsidR="00B67489" w:rsidRPr="00DA4EA2" w:rsidDel="00306730" w:rsidRDefault="00B67489" w:rsidP="00B67489">
            <w:pPr>
              <w:ind w:firstLine="0"/>
              <w:jc w:val="center"/>
              <w:rPr>
                <w:del w:id="1016" w:author="ACER" w:date="2026-07-05T23:35:00Z"/>
                <w:szCs w:val="26"/>
              </w:rPr>
            </w:pPr>
            <w:del w:id="1017" w:author="ACER" w:date="2026-07-05T23:35:00Z">
              <w:r w:rsidRPr="00DA4EA2" w:rsidDel="00306730">
                <w:rPr>
                  <w:szCs w:val="26"/>
                </w:rPr>
                <w:delText>25</w:delText>
              </w:r>
              <w:r w:rsidR="00FE54F1" w:rsidRPr="00DA4EA2" w:rsidDel="00306730">
                <w:rPr>
                  <w:szCs w:val="26"/>
                </w:rPr>
                <w:delText>,</w:delText>
              </w:r>
              <w:r w:rsidRPr="00DA4EA2" w:rsidDel="00306730">
                <w:rPr>
                  <w:szCs w:val="26"/>
                </w:rPr>
                <w:delText>4</w:delText>
              </w:r>
              <w:bookmarkStart w:id="1018" w:name="_Toc234189765"/>
              <w:bookmarkStart w:id="1019" w:name="_Toc234189939"/>
              <w:bookmarkStart w:id="1020" w:name="_Toc234253192"/>
              <w:bookmarkEnd w:id="1018"/>
              <w:bookmarkEnd w:id="1019"/>
              <w:bookmarkEnd w:id="1020"/>
            </w:del>
          </w:p>
        </w:tc>
        <w:bookmarkStart w:id="1021" w:name="_Toc234189766"/>
        <w:bookmarkStart w:id="1022" w:name="_Toc234189940"/>
        <w:bookmarkStart w:id="1023" w:name="_Toc234253193"/>
        <w:bookmarkEnd w:id="1021"/>
        <w:bookmarkEnd w:id="1022"/>
        <w:bookmarkEnd w:id="1023"/>
      </w:tr>
      <w:tr w:rsidR="00B67489" w:rsidRPr="00584F59" w:rsidDel="00306730" w14:paraId="65D45951" w14:textId="287C362F" w:rsidTr="00B67489">
        <w:trPr>
          <w:trHeight w:val="20"/>
          <w:del w:id="1024" w:author="ACER" w:date="2026-07-05T23:35:00Z"/>
        </w:trPr>
        <w:tc>
          <w:tcPr>
            <w:tcW w:w="1968" w:type="pct"/>
            <w:vAlign w:val="center"/>
          </w:tcPr>
          <w:p w14:paraId="58A33C0E" w14:textId="1695A299" w:rsidR="00B67489" w:rsidRPr="005B4A7C" w:rsidDel="00306730" w:rsidRDefault="00B67489" w:rsidP="00B67489">
            <w:pPr>
              <w:ind w:firstLine="0"/>
              <w:jc w:val="center"/>
              <w:rPr>
                <w:del w:id="1025" w:author="ACER" w:date="2026-07-05T23:35:00Z"/>
                <w:szCs w:val="26"/>
              </w:rPr>
            </w:pPr>
            <w:del w:id="1026" w:author="ACER" w:date="2026-07-05T23:35:00Z">
              <w:r w:rsidRPr="000E1921" w:rsidDel="00306730">
                <w:rPr>
                  <w:szCs w:val="26"/>
                </w:rPr>
                <w:delText>2 giờ</w:delText>
              </w:r>
              <w:bookmarkStart w:id="1027" w:name="_Toc234189767"/>
              <w:bookmarkStart w:id="1028" w:name="_Toc234189941"/>
              <w:bookmarkStart w:id="1029" w:name="_Toc234253194"/>
              <w:bookmarkEnd w:id="1027"/>
              <w:bookmarkEnd w:id="1028"/>
              <w:bookmarkEnd w:id="1029"/>
            </w:del>
          </w:p>
        </w:tc>
        <w:tc>
          <w:tcPr>
            <w:tcW w:w="1177" w:type="pct"/>
            <w:vAlign w:val="center"/>
          </w:tcPr>
          <w:p w14:paraId="0943D003" w14:textId="60FCA066" w:rsidR="00B67489" w:rsidRPr="00DA4EA2" w:rsidDel="00306730" w:rsidRDefault="00B67489" w:rsidP="00B67489">
            <w:pPr>
              <w:ind w:firstLine="0"/>
              <w:jc w:val="center"/>
              <w:rPr>
                <w:del w:id="1030" w:author="ACER" w:date="2026-07-05T23:35:00Z"/>
                <w:szCs w:val="26"/>
              </w:rPr>
            </w:pPr>
            <w:del w:id="1031" w:author="ACER" w:date="2026-07-05T23:35:00Z">
              <w:r w:rsidRPr="00DA4EA2" w:rsidDel="00306730">
                <w:rPr>
                  <w:szCs w:val="26"/>
                </w:rPr>
                <w:delText>100</w:delText>
              </w:r>
              <w:r w:rsidR="00FE54F1" w:rsidRPr="00DA4EA2" w:rsidDel="00306730">
                <w:rPr>
                  <w:szCs w:val="26"/>
                </w:rPr>
                <w:delText>,</w:delText>
              </w:r>
              <w:r w:rsidRPr="00DA4EA2" w:rsidDel="00306730">
                <w:rPr>
                  <w:szCs w:val="26"/>
                </w:rPr>
                <w:delText>1</w:delText>
              </w:r>
              <w:bookmarkStart w:id="1032" w:name="_Toc234189768"/>
              <w:bookmarkStart w:id="1033" w:name="_Toc234189942"/>
              <w:bookmarkStart w:id="1034" w:name="_Toc234253195"/>
              <w:bookmarkEnd w:id="1032"/>
              <w:bookmarkEnd w:id="1033"/>
              <w:bookmarkEnd w:id="1034"/>
            </w:del>
          </w:p>
        </w:tc>
        <w:tc>
          <w:tcPr>
            <w:tcW w:w="606" w:type="pct"/>
            <w:vAlign w:val="center"/>
          </w:tcPr>
          <w:p w14:paraId="098FBE49" w14:textId="5AA9B763" w:rsidR="00B67489" w:rsidRPr="00DA4EA2" w:rsidDel="00306730" w:rsidRDefault="00B67489" w:rsidP="00B67489">
            <w:pPr>
              <w:ind w:firstLine="0"/>
              <w:jc w:val="center"/>
              <w:rPr>
                <w:del w:id="1035" w:author="ACER" w:date="2026-07-05T23:35:00Z"/>
                <w:szCs w:val="26"/>
              </w:rPr>
            </w:pPr>
            <w:del w:id="1036" w:author="ACER" w:date="2026-07-05T23:35:00Z">
              <w:r w:rsidRPr="00DA4EA2" w:rsidDel="00306730">
                <w:rPr>
                  <w:szCs w:val="26"/>
                </w:rPr>
                <w:delText>41</w:delText>
              </w:r>
              <w:r w:rsidR="00FE54F1" w:rsidRPr="00DA4EA2" w:rsidDel="00306730">
                <w:rPr>
                  <w:szCs w:val="26"/>
                </w:rPr>
                <w:delText>,</w:delText>
              </w:r>
              <w:r w:rsidRPr="00DA4EA2" w:rsidDel="00306730">
                <w:rPr>
                  <w:szCs w:val="26"/>
                </w:rPr>
                <w:delText>8</w:delText>
              </w:r>
              <w:bookmarkStart w:id="1037" w:name="_Toc234189769"/>
              <w:bookmarkStart w:id="1038" w:name="_Toc234189943"/>
              <w:bookmarkStart w:id="1039" w:name="_Toc234253196"/>
              <w:bookmarkEnd w:id="1037"/>
              <w:bookmarkEnd w:id="1038"/>
              <w:bookmarkEnd w:id="1039"/>
            </w:del>
          </w:p>
        </w:tc>
        <w:tc>
          <w:tcPr>
            <w:tcW w:w="561" w:type="pct"/>
            <w:vAlign w:val="center"/>
          </w:tcPr>
          <w:p w14:paraId="6A83BD06" w14:textId="2E007418" w:rsidR="00B67489" w:rsidRPr="00DA4EA2" w:rsidDel="00306730" w:rsidRDefault="00B67489" w:rsidP="00B67489">
            <w:pPr>
              <w:ind w:firstLine="0"/>
              <w:jc w:val="center"/>
              <w:rPr>
                <w:del w:id="1040" w:author="ACER" w:date="2026-07-05T23:35:00Z"/>
                <w:szCs w:val="26"/>
              </w:rPr>
            </w:pPr>
            <w:del w:id="1041" w:author="ACER" w:date="2026-07-05T23:35:00Z">
              <w:r w:rsidRPr="00DA4EA2" w:rsidDel="00306730">
                <w:rPr>
                  <w:szCs w:val="26"/>
                </w:rPr>
                <w:delText>0</w:delText>
              </w:r>
              <w:r w:rsidR="00FE54F1" w:rsidRPr="00DA4EA2" w:rsidDel="00306730">
                <w:rPr>
                  <w:szCs w:val="26"/>
                </w:rPr>
                <w:delText>,</w:delText>
              </w:r>
              <w:r w:rsidRPr="00DA4EA2" w:rsidDel="00306730">
                <w:rPr>
                  <w:szCs w:val="26"/>
                </w:rPr>
                <w:delText>961</w:delText>
              </w:r>
              <w:bookmarkStart w:id="1042" w:name="_Toc234189770"/>
              <w:bookmarkStart w:id="1043" w:name="_Toc234189944"/>
              <w:bookmarkStart w:id="1044" w:name="_Toc234253197"/>
              <w:bookmarkEnd w:id="1042"/>
              <w:bookmarkEnd w:id="1043"/>
              <w:bookmarkEnd w:id="1044"/>
            </w:del>
          </w:p>
        </w:tc>
        <w:tc>
          <w:tcPr>
            <w:tcW w:w="688" w:type="pct"/>
            <w:vAlign w:val="center"/>
          </w:tcPr>
          <w:p w14:paraId="5AF78C75" w14:textId="2BA9B472" w:rsidR="00B67489" w:rsidRPr="00DA4EA2" w:rsidDel="00306730" w:rsidRDefault="00B67489" w:rsidP="00B67489">
            <w:pPr>
              <w:ind w:firstLine="0"/>
              <w:jc w:val="center"/>
              <w:rPr>
                <w:del w:id="1045" w:author="ACER" w:date="2026-07-05T23:35:00Z"/>
                <w:szCs w:val="26"/>
              </w:rPr>
            </w:pPr>
            <w:del w:id="1046" w:author="ACER" w:date="2026-07-05T23:35:00Z">
              <w:r w:rsidRPr="00DA4EA2" w:rsidDel="00306730">
                <w:rPr>
                  <w:szCs w:val="26"/>
                </w:rPr>
                <w:delText>25</w:delText>
              </w:r>
              <w:r w:rsidR="00FE54F1" w:rsidRPr="00DA4EA2" w:rsidDel="00306730">
                <w:rPr>
                  <w:szCs w:val="26"/>
                </w:rPr>
                <w:delText>,</w:delText>
              </w:r>
              <w:r w:rsidRPr="00DA4EA2" w:rsidDel="00306730">
                <w:rPr>
                  <w:szCs w:val="26"/>
                </w:rPr>
                <w:delText>3</w:delText>
              </w:r>
              <w:bookmarkStart w:id="1047" w:name="_Toc234189771"/>
              <w:bookmarkStart w:id="1048" w:name="_Toc234189945"/>
              <w:bookmarkStart w:id="1049" w:name="_Toc234253198"/>
              <w:bookmarkEnd w:id="1047"/>
              <w:bookmarkEnd w:id="1048"/>
              <w:bookmarkEnd w:id="1049"/>
            </w:del>
          </w:p>
        </w:tc>
        <w:bookmarkStart w:id="1050" w:name="_Toc234189772"/>
        <w:bookmarkStart w:id="1051" w:name="_Toc234189946"/>
        <w:bookmarkStart w:id="1052" w:name="_Toc234253199"/>
        <w:bookmarkEnd w:id="1050"/>
        <w:bookmarkEnd w:id="1051"/>
        <w:bookmarkEnd w:id="1052"/>
      </w:tr>
      <w:tr w:rsidR="00B67489" w:rsidRPr="00584F59" w:rsidDel="00306730" w14:paraId="291AD672" w14:textId="214D5C14" w:rsidTr="00B67489">
        <w:trPr>
          <w:trHeight w:val="419"/>
          <w:del w:id="1053" w:author="ACER" w:date="2026-07-05T23:35:00Z"/>
        </w:trPr>
        <w:tc>
          <w:tcPr>
            <w:tcW w:w="1968" w:type="pct"/>
            <w:vAlign w:val="center"/>
          </w:tcPr>
          <w:p w14:paraId="1E735916" w14:textId="28AF6A55" w:rsidR="00B67489" w:rsidRPr="005B4A7C" w:rsidDel="00306730" w:rsidRDefault="00B67489" w:rsidP="00B67489">
            <w:pPr>
              <w:ind w:firstLine="0"/>
              <w:jc w:val="center"/>
              <w:rPr>
                <w:del w:id="1054" w:author="ACER" w:date="2026-07-05T23:35:00Z"/>
                <w:szCs w:val="26"/>
              </w:rPr>
            </w:pPr>
            <w:del w:id="1055" w:author="ACER" w:date="2026-07-05T23:35:00Z">
              <w:r w:rsidRPr="000E1921" w:rsidDel="00306730">
                <w:rPr>
                  <w:szCs w:val="26"/>
                </w:rPr>
                <w:delText xml:space="preserve">3 </w:delText>
              </w:r>
              <w:r w:rsidRPr="005B4A7C" w:rsidDel="00306730">
                <w:rPr>
                  <w:szCs w:val="26"/>
                </w:rPr>
                <w:delText>giờ</w:delText>
              </w:r>
              <w:bookmarkStart w:id="1056" w:name="_Toc234189773"/>
              <w:bookmarkStart w:id="1057" w:name="_Toc234189947"/>
              <w:bookmarkStart w:id="1058" w:name="_Toc234253200"/>
              <w:bookmarkEnd w:id="1056"/>
              <w:bookmarkEnd w:id="1057"/>
              <w:bookmarkEnd w:id="1058"/>
            </w:del>
          </w:p>
        </w:tc>
        <w:tc>
          <w:tcPr>
            <w:tcW w:w="1177" w:type="pct"/>
            <w:vAlign w:val="center"/>
          </w:tcPr>
          <w:p w14:paraId="4A2D609B" w14:textId="01C95C8F" w:rsidR="00B67489" w:rsidRPr="00DA4EA2" w:rsidDel="00306730" w:rsidRDefault="00B67489" w:rsidP="00B67489">
            <w:pPr>
              <w:ind w:firstLine="0"/>
              <w:jc w:val="center"/>
              <w:rPr>
                <w:del w:id="1059" w:author="ACER" w:date="2026-07-05T23:35:00Z"/>
                <w:szCs w:val="26"/>
              </w:rPr>
            </w:pPr>
            <w:del w:id="1060" w:author="ACER" w:date="2026-07-05T23:35:00Z">
              <w:r w:rsidRPr="00DA4EA2" w:rsidDel="00306730">
                <w:rPr>
                  <w:szCs w:val="26"/>
                </w:rPr>
                <w:delText>174</w:delText>
              </w:r>
              <w:r w:rsidR="00FE54F1" w:rsidRPr="00DA4EA2" w:rsidDel="00306730">
                <w:rPr>
                  <w:szCs w:val="26"/>
                </w:rPr>
                <w:delText>,</w:delText>
              </w:r>
              <w:r w:rsidRPr="00DA4EA2" w:rsidDel="00306730">
                <w:rPr>
                  <w:szCs w:val="26"/>
                </w:rPr>
                <w:delText>5</w:delText>
              </w:r>
              <w:bookmarkStart w:id="1061" w:name="_Toc234189774"/>
              <w:bookmarkStart w:id="1062" w:name="_Toc234189948"/>
              <w:bookmarkStart w:id="1063" w:name="_Toc234253201"/>
              <w:bookmarkEnd w:id="1061"/>
              <w:bookmarkEnd w:id="1062"/>
              <w:bookmarkEnd w:id="1063"/>
            </w:del>
          </w:p>
        </w:tc>
        <w:tc>
          <w:tcPr>
            <w:tcW w:w="606" w:type="pct"/>
            <w:vAlign w:val="center"/>
          </w:tcPr>
          <w:p w14:paraId="49DFFC51" w14:textId="319315F4" w:rsidR="00B67489" w:rsidRPr="00DA4EA2" w:rsidDel="00306730" w:rsidRDefault="00B67489" w:rsidP="00B67489">
            <w:pPr>
              <w:ind w:firstLine="0"/>
              <w:jc w:val="center"/>
              <w:rPr>
                <w:del w:id="1064" w:author="ACER" w:date="2026-07-05T23:35:00Z"/>
                <w:szCs w:val="26"/>
              </w:rPr>
            </w:pPr>
            <w:del w:id="1065" w:author="ACER" w:date="2026-07-05T23:35:00Z">
              <w:r w:rsidRPr="00DA4EA2" w:rsidDel="00306730">
                <w:rPr>
                  <w:szCs w:val="26"/>
                </w:rPr>
                <w:delText>66</w:delText>
              </w:r>
              <w:r w:rsidR="00FE54F1" w:rsidRPr="00DA4EA2" w:rsidDel="00306730">
                <w:rPr>
                  <w:szCs w:val="26"/>
                </w:rPr>
                <w:delText>,</w:delText>
              </w:r>
              <w:r w:rsidRPr="00DA4EA2" w:rsidDel="00306730">
                <w:rPr>
                  <w:szCs w:val="26"/>
                </w:rPr>
                <w:delText>8</w:delText>
              </w:r>
              <w:bookmarkStart w:id="1066" w:name="_Toc234189775"/>
              <w:bookmarkStart w:id="1067" w:name="_Toc234189949"/>
              <w:bookmarkStart w:id="1068" w:name="_Toc234253202"/>
              <w:bookmarkEnd w:id="1066"/>
              <w:bookmarkEnd w:id="1067"/>
              <w:bookmarkEnd w:id="1068"/>
            </w:del>
          </w:p>
        </w:tc>
        <w:tc>
          <w:tcPr>
            <w:tcW w:w="561" w:type="pct"/>
            <w:vAlign w:val="center"/>
          </w:tcPr>
          <w:p w14:paraId="30DF7962" w14:textId="47674E20" w:rsidR="00B67489" w:rsidRPr="00DA4EA2" w:rsidDel="00306730" w:rsidRDefault="00B67489" w:rsidP="00B67489">
            <w:pPr>
              <w:ind w:firstLine="0"/>
              <w:jc w:val="center"/>
              <w:rPr>
                <w:del w:id="1069" w:author="ACER" w:date="2026-07-05T23:35:00Z"/>
                <w:szCs w:val="26"/>
              </w:rPr>
            </w:pPr>
            <w:del w:id="1070" w:author="ACER" w:date="2026-07-05T23:35:00Z">
              <w:r w:rsidRPr="00DA4EA2" w:rsidDel="00306730">
                <w:rPr>
                  <w:szCs w:val="26"/>
                </w:rPr>
                <w:delText>0</w:delText>
              </w:r>
              <w:r w:rsidR="00FE54F1" w:rsidRPr="00DA4EA2" w:rsidDel="00306730">
                <w:rPr>
                  <w:szCs w:val="26"/>
                </w:rPr>
                <w:delText>,</w:delText>
              </w:r>
              <w:r w:rsidRPr="00DA4EA2" w:rsidDel="00306730">
                <w:rPr>
                  <w:szCs w:val="26"/>
                </w:rPr>
                <w:delText>882</w:delText>
              </w:r>
              <w:bookmarkStart w:id="1071" w:name="_Toc234189776"/>
              <w:bookmarkStart w:id="1072" w:name="_Toc234189950"/>
              <w:bookmarkStart w:id="1073" w:name="_Toc234253203"/>
              <w:bookmarkEnd w:id="1071"/>
              <w:bookmarkEnd w:id="1072"/>
              <w:bookmarkEnd w:id="1073"/>
            </w:del>
          </w:p>
        </w:tc>
        <w:tc>
          <w:tcPr>
            <w:tcW w:w="688" w:type="pct"/>
            <w:vAlign w:val="center"/>
          </w:tcPr>
          <w:p w14:paraId="084062CC" w14:textId="0006D606" w:rsidR="00B67489" w:rsidRPr="00DA4EA2" w:rsidDel="00306730" w:rsidRDefault="00B67489" w:rsidP="00B67489">
            <w:pPr>
              <w:ind w:firstLine="0"/>
              <w:jc w:val="center"/>
              <w:rPr>
                <w:del w:id="1074" w:author="ACER" w:date="2026-07-05T23:35:00Z"/>
                <w:szCs w:val="26"/>
              </w:rPr>
            </w:pPr>
            <w:del w:id="1075" w:author="ACER" w:date="2026-07-05T23:35:00Z">
              <w:r w:rsidRPr="00DA4EA2" w:rsidDel="00306730">
                <w:rPr>
                  <w:szCs w:val="26"/>
                </w:rPr>
                <w:delText>32</w:delText>
              </w:r>
              <w:r w:rsidR="00FE54F1" w:rsidRPr="00DA4EA2" w:rsidDel="00306730">
                <w:rPr>
                  <w:szCs w:val="26"/>
                </w:rPr>
                <w:delText>,</w:delText>
              </w:r>
              <w:r w:rsidRPr="00DA4EA2" w:rsidDel="00306730">
                <w:rPr>
                  <w:szCs w:val="26"/>
                </w:rPr>
                <w:delText>7</w:delText>
              </w:r>
              <w:bookmarkStart w:id="1076" w:name="_Toc234189777"/>
              <w:bookmarkStart w:id="1077" w:name="_Toc234189951"/>
              <w:bookmarkStart w:id="1078" w:name="_Toc234253204"/>
              <w:bookmarkEnd w:id="1076"/>
              <w:bookmarkEnd w:id="1077"/>
              <w:bookmarkEnd w:id="1078"/>
            </w:del>
          </w:p>
        </w:tc>
        <w:bookmarkStart w:id="1079" w:name="_Toc234189778"/>
        <w:bookmarkStart w:id="1080" w:name="_Toc234189952"/>
        <w:bookmarkStart w:id="1081" w:name="_Toc234253205"/>
        <w:bookmarkEnd w:id="1079"/>
        <w:bookmarkEnd w:id="1080"/>
        <w:bookmarkEnd w:id="1081"/>
      </w:tr>
      <w:tr w:rsidR="00B67489" w:rsidRPr="00584F59" w:rsidDel="00306730" w14:paraId="0E272B0E" w14:textId="70731422" w:rsidTr="00B67489">
        <w:trPr>
          <w:trHeight w:val="20"/>
          <w:del w:id="1082" w:author="ACER" w:date="2026-07-05T23:35:00Z"/>
        </w:trPr>
        <w:tc>
          <w:tcPr>
            <w:tcW w:w="1968" w:type="pct"/>
            <w:vAlign w:val="center"/>
          </w:tcPr>
          <w:p w14:paraId="05A19EF2" w14:textId="2DD7DCF8" w:rsidR="00B67489" w:rsidRPr="005B4A7C" w:rsidDel="00306730" w:rsidRDefault="00B67489" w:rsidP="00B67489">
            <w:pPr>
              <w:ind w:firstLine="0"/>
              <w:jc w:val="center"/>
              <w:rPr>
                <w:del w:id="1083" w:author="ACER" w:date="2026-07-05T23:35:00Z"/>
                <w:szCs w:val="26"/>
              </w:rPr>
            </w:pPr>
            <w:del w:id="1084" w:author="ACER" w:date="2026-07-05T23:35:00Z">
              <w:r w:rsidRPr="000E1921" w:rsidDel="00306730">
                <w:rPr>
                  <w:szCs w:val="26"/>
                </w:rPr>
                <w:delText>4 giờ</w:delText>
              </w:r>
              <w:bookmarkStart w:id="1085" w:name="_Toc234189779"/>
              <w:bookmarkStart w:id="1086" w:name="_Toc234189953"/>
              <w:bookmarkStart w:id="1087" w:name="_Toc234253206"/>
              <w:bookmarkEnd w:id="1085"/>
              <w:bookmarkEnd w:id="1086"/>
              <w:bookmarkEnd w:id="1087"/>
            </w:del>
          </w:p>
        </w:tc>
        <w:tc>
          <w:tcPr>
            <w:tcW w:w="1177" w:type="pct"/>
            <w:vAlign w:val="center"/>
          </w:tcPr>
          <w:p w14:paraId="245B60FD" w14:textId="4257EBEB" w:rsidR="00B67489" w:rsidRPr="00DA4EA2" w:rsidDel="00306730" w:rsidRDefault="00B67489" w:rsidP="00B67489">
            <w:pPr>
              <w:ind w:firstLine="0"/>
              <w:jc w:val="center"/>
              <w:rPr>
                <w:del w:id="1088" w:author="ACER" w:date="2026-07-05T23:35:00Z"/>
                <w:szCs w:val="26"/>
              </w:rPr>
            </w:pPr>
            <w:del w:id="1089" w:author="ACER" w:date="2026-07-05T23:35:00Z">
              <w:r w:rsidRPr="00DA4EA2" w:rsidDel="00306730">
                <w:rPr>
                  <w:szCs w:val="26"/>
                </w:rPr>
                <w:delText>174</w:delText>
              </w:r>
              <w:r w:rsidR="00FE54F1" w:rsidRPr="00DA4EA2" w:rsidDel="00306730">
                <w:rPr>
                  <w:szCs w:val="26"/>
                </w:rPr>
                <w:delText>,</w:delText>
              </w:r>
              <w:r w:rsidRPr="00DA4EA2" w:rsidDel="00306730">
                <w:rPr>
                  <w:szCs w:val="26"/>
                </w:rPr>
                <w:delText>4</w:delText>
              </w:r>
              <w:bookmarkStart w:id="1090" w:name="_Toc234189780"/>
              <w:bookmarkStart w:id="1091" w:name="_Toc234189954"/>
              <w:bookmarkStart w:id="1092" w:name="_Toc234253207"/>
              <w:bookmarkEnd w:id="1090"/>
              <w:bookmarkEnd w:id="1091"/>
              <w:bookmarkEnd w:id="1092"/>
            </w:del>
          </w:p>
        </w:tc>
        <w:tc>
          <w:tcPr>
            <w:tcW w:w="606" w:type="pct"/>
            <w:vAlign w:val="center"/>
          </w:tcPr>
          <w:p w14:paraId="60A490CA" w14:textId="11363744" w:rsidR="00B67489" w:rsidRPr="00DA4EA2" w:rsidDel="00306730" w:rsidRDefault="00B67489" w:rsidP="00B67489">
            <w:pPr>
              <w:ind w:firstLine="0"/>
              <w:jc w:val="center"/>
              <w:rPr>
                <w:del w:id="1093" w:author="ACER" w:date="2026-07-05T23:35:00Z"/>
                <w:szCs w:val="26"/>
              </w:rPr>
            </w:pPr>
            <w:del w:id="1094" w:author="ACER" w:date="2026-07-05T23:35:00Z">
              <w:r w:rsidRPr="00DA4EA2" w:rsidDel="00306730">
                <w:rPr>
                  <w:szCs w:val="26"/>
                </w:rPr>
                <w:delText>66</w:delText>
              </w:r>
              <w:r w:rsidR="00FE54F1" w:rsidRPr="00DA4EA2" w:rsidDel="00306730">
                <w:rPr>
                  <w:szCs w:val="26"/>
                </w:rPr>
                <w:delText>,</w:delText>
              </w:r>
              <w:r w:rsidRPr="00DA4EA2" w:rsidDel="00306730">
                <w:rPr>
                  <w:szCs w:val="26"/>
                </w:rPr>
                <w:delText>5</w:delText>
              </w:r>
              <w:bookmarkStart w:id="1095" w:name="_Toc234189781"/>
              <w:bookmarkStart w:id="1096" w:name="_Toc234189955"/>
              <w:bookmarkStart w:id="1097" w:name="_Toc234253208"/>
              <w:bookmarkEnd w:id="1095"/>
              <w:bookmarkEnd w:id="1096"/>
              <w:bookmarkEnd w:id="1097"/>
            </w:del>
          </w:p>
        </w:tc>
        <w:tc>
          <w:tcPr>
            <w:tcW w:w="561" w:type="pct"/>
            <w:vAlign w:val="center"/>
          </w:tcPr>
          <w:p w14:paraId="24538F25" w14:textId="7FD352DF" w:rsidR="00B67489" w:rsidRPr="00DA4EA2" w:rsidDel="00306730" w:rsidRDefault="00B67489" w:rsidP="00B67489">
            <w:pPr>
              <w:ind w:firstLine="0"/>
              <w:jc w:val="center"/>
              <w:rPr>
                <w:del w:id="1098" w:author="ACER" w:date="2026-07-05T23:35:00Z"/>
                <w:szCs w:val="26"/>
              </w:rPr>
            </w:pPr>
            <w:del w:id="1099" w:author="ACER" w:date="2026-07-05T23:35:00Z">
              <w:r w:rsidRPr="00DA4EA2" w:rsidDel="00306730">
                <w:rPr>
                  <w:szCs w:val="26"/>
                </w:rPr>
                <w:delText>0</w:delText>
              </w:r>
              <w:r w:rsidR="00FE54F1" w:rsidRPr="00DA4EA2" w:rsidDel="00306730">
                <w:rPr>
                  <w:szCs w:val="26"/>
                </w:rPr>
                <w:delText>,</w:delText>
              </w:r>
              <w:r w:rsidRPr="00DA4EA2" w:rsidDel="00306730">
                <w:rPr>
                  <w:szCs w:val="26"/>
                </w:rPr>
                <w:delText>883</w:delText>
              </w:r>
              <w:bookmarkStart w:id="1100" w:name="_Toc234189782"/>
              <w:bookmarkStart w:id="1101" w:name="_Toc234189956"/>
              <w:bookmarkStart w:id="1102" w:name="_Toc234253209"/>
              <w:bookmarkEnd w:id="1100"/>
              <w:bookmarkEnd w:id="1101"/>
              <w:bookmarkEnd w:id="1102"/>
            </w:del>
          </w:p>
        </w:tc>
        <w:tc>
          <w:tcPr>
            <w:tcW w:w="688" w:type="pct"/>
            <w:vAlign w:val="center"/>
          </w:tcPr>
          <w:p w14:paraId="34A73849" w14:textId="65B87526" w:rsidR="00B67489" w:rsidRPr="00DA4EA2" w:rsidDel="00306730" w:rsidRDefault="00B67489" w:rsidP="00B67489">
            <w:pPr>
              <w:ind w:firstLine="0"/>
              <w:jc w:val="center"/>
              <w:rPr>
                <w:del w:id="1103" w:author="ACER" w:date="2026-07-05T23:35:00Z"/>
                <w:szCs w:val="26"/>
              </w:rPr>
            </w:pPr>
            <w:del w:id="1104" w:author="ACER" w:date="2026-07-05T23:35:00Z">
              <w:r w:rsidRPr="00DA4EA2" w:rsidDel="00306730">
                <w:rPr>
                  <w:szCs w:val="26"/>
                </w:rPr>
                <w:delText>32</w:delText>
              </w:r>
              <w:r w:rsidR="00FE54F1" w:rsidRPr="00DA4EA2" w:rsidDel="00306730">
                <w:rPr>
                  <w:szCs w:val="26"/>
                </w:rPr>
                <w:delText>,</w:delText>
              </w:r>
              <w:r w:rsidRPr="00DA4EA2" w:rsidDel="00306730">
                <w:rPr>
                  <w:szCs w:val="26"/>
                </w:rPr>
                <w:delText>4</w:delText>
              </w:r>
              <w:bookmarkStart w:id="1105" w:name="_Toc234189783"/>
              <w:bookmarkStart w:id="1106" w:name="_Toc234189957"/>
              <w:bookmarkStart w:id="1107" w:name="_Toc234253210"/>
              <w:bookmarkEnd w:id="1105"/>
              <w:bookmarkEnd w:id="1106"/>
              <w:bookmarkEnd w:id="1107"/>
            </w:del>
          </w:p>
        </w:tc>
        <w:bookmarkStart w:id="1108" w:name="_Toc234189784"/>
        <w:bookmarkStart w:id="1109" w:name="_Toc234189958"/>
        <w:bookmarkStart w:id="1110" w:name="_Toc234253211"/>
        <w:bookmarkEnd w:id="1108"/>
        <w:bookmarkEnd w:id="1109"/>
        <w:bookmarkEnd w:id="1110"/>
      </w:tr>
      <w:tr w:rsidR="00B67489" w:rsidRPr="00584F59" w:rsidDel="00306730" w14:paraId="48C33526" w14:textId="1F809809" w:rsidTr="00B67489">
        <w:trPr>
          <w:trHeight w:val="20"/>
          <w:del w:id="1111" w:author="ACER" w:date="2026-07-05T23:35:00Z"/>
        </w:trPr>
        <w:tc>
          <w:tcPr>
            <w:tcW w:w="1968" w:type="pct"/>
            <w:vAlign w:val="center"/>
          </w:tcPr>
          <w:p w14:paraId="0FAB6618" w14:textId="4C1BA8A4" w:rsidR="00B67489" w:rsidRPr="005B4A7C" w:rsidDel="00306730" w:rsidRDefault="00B67489" w:rsidP="00B67489">
            <w:pPr>
              <w:ind w:firstLine="0"/>
              <w:jc w:val="center"/>
              <w:rPr>
                <w:del w:id="1112" w:author="ACER" w:date="2026-07-05T23:35:00Z"/>
                <w:szCs w:val="26"/>
              </w:rPr>
            </w:pPr>
            <w:del w:id="1113" w:author="ACER" w:date="2026-07-05T23:35:00Z">
              <w:r w:rsidRPr="000E1921" w:rsidDel="00306730">
                <w:rPr>
                  <w:szCs w:val="26"/>
                </w:rPr>
                <w:delText>5 giờ</w:delText>
              </w:r>
              <w:bookmarkStart w:id="1114" w:name="_Toc234189785"/>
              <w:bookmarkStart w:id="1115" w:name="_Toc234189959"/>
              <w:bookmarkStart w:id="1116" w:name="_Toc234253212"/>
              <w:bookmarkEnd w:id="1114"/>
              <w:bookmarkEnd w:id="1115"/>
              <w:bookmarkEnd w:id="1116"/>
            </w:del>
          </w:p>
        </w:tc>
        <w:tc>
          <w:tcPr>
            <w:tcW w:w="1177" w:type="pct"/>
            <w:vAlign w:val="center"/>
          </w:tcPr>
          <w:p w14:paraId="3D786E6D" w14:textId="40D898CF" w:rsidR="00B67489" w:rsidRPr="00DA4EA2" w:rsidDel="00306730" w:rsidRDefault="00B67489" w:rsidP="00B67489">
            <w:pPr>
              <w:ind w:firstLine="0"/>
              <w:jc w:val="center"/>
              <w:rPr>
                <w:del w:id="1117" w:author="ACER" w:date="2026-07-05T23:35:00Z"/>
                <w:szCs w:val="26"/>
              </w:rPr>
            </w:pPr>
            <w:del w:id="1118" w:author="ACER" w:date="2026-07-05T23:35:00Z">
              <w:r w:rsidRPr="00DA4EA2" w:rsidDel="00306730">
                <w:rPr>
                  <w:szCs w:val="26"/>
                </w:rPr>
                <w:delText>243</w:delText>
              </w:r>
              <w:r w:rsidR="00FE54F1" w:rsidRPr="00DA4EA2" w:rsidDel="00306730">
                <w:rPr>
                  <w:szCs w:val="26"/>
                </w:rPr>
                <w:delText>,</w:delText>
              </w:r>
              <w:r w:rsidRPr="00DA4EA2" w:rsidDel="00306730">
                <w:rPr>
                  <w:szCs w:val="26"/>
                </w:rPr>
                <w:delText>4</w:delText>
              </w:r>
              <w:bookmarkStart w:id="1119" w:name="_Toc234189786"/>
              <w:bookmarkStart w:id="1120" w:name="_Toc234189960"/>
              <w:bookmarkStart w:id="1121" w:name="_Toc234253213"/>
              <w:bookmarkEnd w:id="1119"/>
              <w:bookmarkEnd w:id="1120"/>
              <w:bookmarkEnd w:id="1121"/>
            </w:del>
          </w:p>
        </w:tc>
        <w:tc>
          <w:tcPr>
            <w:tcW w:w="606" w:type="pct"/>
            <w:vAlign w:val="center"/>
          </w:tcPr>
          <w:p w14:paraId="50311EEB" w14:textId="13E1344A" w:rsidR="00B67489" w:rsidRPr="00DA4EA2" w:rsidDel="00306730" w:rsidRDefault="00B67489" w:rsidP="00B67489">
            <w:pPr>
              <w:ind w:firstLine="0"/>
              <w:jc w:val="center"/>
              <w:rPr>
                <w:del w:id="1122" w:author="ACER" w:date="2026-07-05T23:35:00Z"/>
                <w:szCs w:val="26"/>
              </w:rPr>
            </w:pPr>
            <w:del w:id="1123" w:author="ACER" w:date="2026-07-05T23:35:00Z">
              <w:r w:rsidRPr="00DA4EA2" w:rsidDel="00306730">
                <w:rPr>
                  <w:szCs w:val="26"/>
                </w:rPr>
                <w:delText>90</w:delText>
              </w:r>
              <w:r w:rsidR="00FE54F1" w:rsidRPr="00DA4EA2" w:rsidDel="00306730">
                <w:rPr>
                  <w:szCs w:val="26"/>
                </w:rPr>
                <w:delText>,</w:delText>
              </w:r>
              <w:r w:rsidRPr="00DA4EA2" w:rsidDel="00306730">
                <w:rPr>
                  <w:szCs w:val="26"/>
                </w:rPr>
                <w:delText>8</w:delText>
              </w:r>
              <w:bookmarkStart w:id="1124" w:name="_Toc234189787"/>
              <w:bookmarkStart w:id="1125" w:name="_Toc234189961"/>
              <w:bookmarkStart w:id="1126" w:name="_Toc234253214"/>
              <w:bookmarkEnd w:id="1124"/>
              <w:bookmarkEnd w:id="1125"/>
              <w:bookmarkEnd w:id="1126"/>
            </w:del>
          </w:p>
        </w:tc>
        <w:tc>
          <w:tcPr>
            <w:tcW w:w="561" w:type="pct"/>
            <w:vAlign w:val="center"/>
          </w:tcPr>
          <w:p w14:paraId="077BF69D" w14:textId="303FF2E1" w:rsidR="00B67489" w:rsidRPr="00DA4EA2" w:rsidDel="00306730" w:rsidRDefault="00B67489" w:rsidP="00B67489">
            <w:pPr>
              <w:ind w:firstLine="0"/>
              <w:jc w:val="center"/>
              <w:rPr>
                <w:del w:id="1127" w:author="ACER" w:date="2026-07-05T23:35:00Z"/>
                <w:szCs w:val="26"/>
              </w:rPr>
            </w:pPr>
            <w:del w:id="1128" w:author="ACER" w:date="2026-07-05T23:35:00Z">
              <w:r w:rsidRPr="00DA4EA2" w:rsidDel="00306730">
                <w:rPr>
                  <w:szCs w:val="26"/>
                </w:rPr>
                <w:delText>0</w:delText>
              </w:r>
              <w:r w:rsidR="00FE54F1" w:rsidRPr="00DA4EA2" w:rsidDel="00306730">
                <w:rPr>
                  <w:szCs w:val="26"/>
                </w:rPr>
                <w:delText>,</w:delText>
              </w:r>
              <w:r w:rsidRPr="00DA4EA2" w:rsidDel="00306730">
                <w:rPr>
                  <w:szCs w:val="26"/>
                </w:rPr>
                <w:delText>771</w:delText>
              </w:r>
              <w:bookmarkStart w:id="1129" w:name="_Toc234189788"/>
              <w:bookmarkStart w:id="1130" w:name="_Toc234189962"/>
              <w:bookmarkStart w:id="1131" w:name="_Toc234253215"/>
              <w:bookmarkEnd w:id="1129"/>
              <w:bookmarkEnd w:id="1130"/>
              <w:bookmarkEnd w:id="1131"/>
            </w:del>
          </w:p>
        </w:tc>
        <w:tc>
          <w:tcPr>
            <w:tcW w:w="688" w:type="pct"/>
            <w:vAlign w:val="center"/>
          </w:tcPr>
          <w:p w14:paraId="39B0A553" w14:textId="5F88D5D8" w:rsidR="00B67489" w:rsidRPr="00DA4EA2" w:rsidDel="00306730" w:rsidRDefault="00B67489" w:rsidP="00B67489">
            <w:pPr>
              <w:ind w:firstLine="0"/>
              <w:jc w:val="center"/>
              <w:rPr>
                <w:del w:id="1132" w:author="ACER" w:date="2026-07-05T23:35:00Z"/>
                <w:szCs w:val="26"/>
              </w:rPr>
            </w:pPr>
            <w:del w:id="1133" w:author="ACER" w:date="2026-07-05T23:35:00Z">
              <w:r w:rsidRPr="00DA4EA2" w:rsidDel="00306730">
                <w:rPr>
                  <w:szCs w:val="26"/>
                </w:rPr>
                <w:delText>37</w:delText>
              </w:r>
              <w:r w:rsidR="00FE54F1" w:rsidRPr="00DA4EA2" w:rsidDel="00306730">
                <w:rPr>
                  <w:szCs w:val="26"/>
                </w:rPr>
                <w:delText>,</w:delText>
              </w:r>
              <w:r w:rsidRPr="00DA4EA2" w:rsidDel="00306730">
                <w:rPr>
                  <w:szCs w:val="26"/>
                </w:rPr>
                <w:delText>2</w:delText>
              </w:r>
              <w:bookmarkStart w:id="1134" w:name="_Toc234189789"/>
              <w:bookmarkStart w:id="1135" w:name="_Toc234189963"/>
              <w:bookmarkStart w:id="1136" w:name="_Toc234253216"/>
              <w:bookmarkEnd w:id="1134"/>
              <w:bookmarkEnd w:id="1135"/>
              <w:bookmarkEnd w:id="1136"/>
            </w:del>
          </w:p>
        </w:tc>
        <w:bookmarkStart w:id="1137" w:name="_Toc234189790"/>
        <w:bookmarkStart w:id="1138" w:name="_Toc234189964"/>
        <w:bookmarkStart w:id="1139" w:name="_Toc234253217"/>
        <w:bookmarkEnd w:id="1137"/>
        <w:bookmarkEnd w:id="1138"/>
        <w:bookmarkEnd w:id="1139"/>
      </w:tr>
      <w:tr w:rsidR="00B67489" w:rsidRPr="00584F59" w:rsidDel="00306730" w14:paraId="510272C9" w14:textId="25B4F650" w:rsidTr="00B67489">
        <w:trPr>
          <w:trHeight w:val="20"/>
          <w:del w:id="1140" w:author="ACER" w:date="2026-07-05T23:35:00Z"/>
        </w:trPr>
        <w:tc>
          <w:tcPr>
            <w:tcW w:w="1968" w:type="pct"/>
            <w:vAlign w:val="center"/>
          </w:tcPr>
          <w:p w14:paraId="03DABE09" w14:textId="1D4036C3" w:rsidR="00B67489" w:rsidRPr="005B4A7C" w:rsidDel="00306730" w:rsidRDefault="00B67489" w:rsidP="00B67489">
            <w:pPr>
              <w:ind w:firstLine="0"/>
              <w:jc w:val="center"/>
              <w:rPr>
                <w:del w:id="1141" w:author="ACER" w:date="2026-07-05T23:35:00Z"/>
                <w:szCs w:val="26"/>
              </w:rPr>
            </w:pPr>
            <w:del w:id="1142" w:author="ACER" w:date="2026-07-05T23:35:00Z">
              <w:r w:rsidRPr="000E1921" w:rsidDel="00306730">
                <w:rPr>
                  <w:szCs w:val="26"/>
                </w:rPr>
                <w:delText>6 giờ</w:delText>
              </w:r>
              <w:bookmarkStart w:id="1143" w:name="_Toc234189791"/>
              <w:bookmarkStart w:id="1144" w:name="_Toc234189965"/>
              <w:bookmarkStart w:id="1145" w:name="_Toc234253218"/>
              <w:bookmarkEnd w:id="1143"/>
              <w:bookmarkEnd w:id="1144"/>
              <w:bookmarkEnd w:id="1145"/>
            </w:del>
          </w:p>
        </w:tc>
        <w:tc>
          <w:tcPr>
            <w:tcW w:w="1177" w:type="pct"/>
            <w:vAlign w:val="center"/>
          </w:tcPr>
          <w:p w14:paraId="79B920D4" w14:textId="6BE775BB" w:rsidR="00B67489" w:rsidRPr="00DA4EA2" w:rsidDel="00306730" w:rsidRDefault="00B67489" w:rsidP="00B67489">
            <w:pPr>
              <w:ind w:firstLine="0"/>
              <w:jc w:val="center"/>
              <w:rPr>
                <w:del w:id="1146" w:author="ACER" w:date="2026-07-05T23:35:00Z"/>
                <w:szCs w:val="26"/>
              </w:rPr>
            </w:pPr>
            <w:del w:id="1147" w:author="ACER" w:date="2026-07-05T23:35:00Z">
              <w:r w:rsidRPr="00DA4EA2" w:rsidDel="00306730">
                <w:rPr>
                  <w:szCs w:val="26"/>
                </w:rPr>
                <w:delText>242</w:delText>
              </w:r>
              <w:r w:rsidR="00FE54F1" w:rsidRPr="00DA4EA2" w:rsidDel="00306730">
                <w:rPr>
                  <w:szCs w:val="26"/>
                </w:rPr>
                <w:delText>,</w:delText>
              </w:r>
              <w:r w:rsidRPr="00DA4EA2" w:rsidDel="00306730">
                <w:rPr>
                  <w:szCs w:val="26"/>
                </w:rPr>
                <w:delText>9</w:delText>
              </w:r>
              <w:bookmarkStart w:id="1148" w:name="_Toc234189792"/>
              <w:bookmarkStart w:id="1149" w:name="_Toc234189966"/>
              <w:bookmarkStart w:id="1150" w:name="_Toc234253219"/>
              <w:bookmarkEnd w:id="1148"/>
              <w:bookmarkEnd w:id="1149"/>
              <w:bookmarkEnd w:id="1150"/>
            </w:del>
          </w:p>
        </w:tc>
        <w:tc>
          <w:tcPr>
            <w:tcW w:w="606" w:type="pct"/>
            <w:vAlign w:val="center"/>
          </w:tcPr>
          <w:p w14:paraId="4E2D62BF" w14:textId="7E91948B" w:rsidR="00B67489" w:rsidRPr="00DA4EA2" w:rsidDel="00306730" w:rsidRDefault="00B67489" w:rsidP="00B67489">
            <w:pPr>
              <w:ind w:firstLine="0"/>
              <w:jc w:val="center"/>
              <w:rPr>
                <w:del w:id="1151" w:author="ACER" w:date="2026-07-05T23:35:00Z"/>
                <w:szCs w:val="26"/>
              </w:rPr>
            </w:pPr>
            <w:del w:id="1152" w:author="ACER" w:date="2026-07-05T23:35:00Z">
              <w:r w:rsidRPr="00DA4EA2" w:rsidDel="00306730">
                <w:rPr>
                  <w:szCs w:val="26"/>
                </w:rPr>
                <w:delText>90</w:delText>
              </w:r>
              <w:r w:rsidR="00FE54F1" w:rsidRPr="00DA4EA2" w:rsidDel="00306730">
                <w:rPr>
                  <w:szCs w:val="26"/>
                </w:rPr>
                <w:delText>,</w:delText>
              </w:r>
              <w:r w:rsidRPr="00DA4EA2" w:rsidDel="00306730">
                <w:rPr>
                  <w:szCs w:val="26"/>
                </w:rPr>
                <w:delText>2</w:delText>
              </w:r>
              <w:bookmarkStart w:id="1153" w:name="_Toc234189793"/>
              <w:bookmarkStart w:id="1154" w:name="_Toc234189967"/>
              <w:bookmarkStart w:id="1155" w:name="_Toc234253220"/>
              <w:bookmarkEnd w:id="1153"/>
              <w:bookmarkEnd w:id="1154"/>
              <w:bookmarkEnd w:id="1155"/>
            </w:del>
          </w:p>
        </w:tc>
        <w:tc>
          <w:tcPr>
            <w:tcW w:w="561" w:type="pct"/>
            <w:vAlign w:val="center"/>
          </w:tcPr>
          <w:p w14:paraId="3E320B6F" w14:textId="53A3F607" w:rsidR="00B67489" w:rsidRPr="00DA4EA2" w:rsidDel="00306730" w:rsidRDefault="00B67489" w:rsidP="00B67489">
            <w:pPr>
              <w:ind w:firstLine="0"/>
              <w:jc w:val="center"/>
              <w:rPr>
                <w:del w:id="1156" w:author="ACER" w:date="2026-07-05T23:35:00Z"/>
                <w:szCs w:val="26"/>
              </w:rPr>
            </w:pPr>
            <w:del w:id="1157" w:author="ACER" w:date="2026-07-05T23:35:00Z">
              <w:r w:rsidRPr="00DA4EA2" w:rsidDel="00306730">
                <w:rPr>
                  <w:szCs w:val="26"/>
                </w:rPr>
                <w:delText>0</w:delText>
              </w:r>
              <w:r w:rsidR="00FE54F1" w:rsidRPr="00DA4EA2" w:rsidDel="00306730">
                <w:rPr>
                  <w:szCs w:val="26"/>
                </w:rPr>
                <w:delText>,</w:delText>
              </w:r>
              <w:r w:rsidRPr="00DA4EA2" w:rsidDel="00306730">
                <w:rPr>
                  <w:szCs w:val="26"/>
                </w:rPr>
                <w:delText>772</w:delText>
              </w:r>
              <w:bookmarkStart w:id="1158" w:name="_Toc234189794"/>
              <w:bookmarkStart w:id="1159" w:name="_Toc234189968"/>
              <w:bookmarkStart w:id="1160" w:name="_Toc234253221"/>
              <w:bookmarkEnd w:id="1158"/>
              <w:bookmarkEnd w:id="1159"/>
              <w:bookmarkEnd w:id="1160"/>
            </w:del>
          </w:p>
        </w:tc>
        <w:tc>
          <w:tcPr>
            <w:tcW w:w="688" w:type="pct"/>
            <w:vAlign w:val="center"/>
          </w:tcPr>
          <w:p w14:paraId="20ED7732" w14:textId="44E87A9F" w:rsidR="00B67489" w:rsidRPr="00DA4EA2" w:rsidDel="00306730" w:rsidRDefault="00B67489" w:rsidP="00B67489">
            <w:pPr>
              <w:ind w:firstLine="0"/>
              <w:jc w:val="center"/>
              <w:rPr>
                <w:del w:id="1161" w:author="ACER" w:date="2026-07-05T23:35:00Z"/>
                <w:szCs w:val="26"/>
              </w:rPr>
            </w:pPr>
            <w:del w:id="1162" w:author="ACER" w:date="2026-07-05T23:35:00Z">
              <w:r w:rsidRPr="00DA4EA2" w:rsidDel="00306730">
                <w:rPr>
                  <w:szCs w:val="26"/>
                </w:rPr>
                <w:delText>36</w:delText>
              </w:r>
              <w:r w:rsidR="00FE54F1" w:rsidRPr="00DA4EA2" w:rsidDel="00306730">
                <w:rPr>
                  <w:szCs w:val="26"/>
                </w:rPr>
                <w:delText>,</w:delText>
              </w:r>
              <w:r w:rsidRPr="00DA4EA2" w:rsidDel="00306730">
                <w:rPr>
                  <w:szCs w:val="26"/>
                </w:rPr>
                <w:delText>8</w:delText>
              </w:r>
              <w:bookmarkStart w:id="1163" w:name="_Toc234189795"/>
              <w:bookmarkStart w:id="1164" w:name="_Toc234189969"/>
              <w:bookmarkStart w:id="1165" w:name="_Toc234253222"/>
              <w:bookmarkEnd w:id="1163"/>
              <w:bookmarkEnd w:id="1164"/>
              <w:bookmarkEnd w:id="1165"/>
            </w:del>
          </w:p>
        </w:tc>
        <w:bookmarkStart w:id="1166" w:name="_Toc234189796"/>
        <w:bookmarkStart w:id="1167" w:name="_Toc234189970"/>
        <w:bookmarkStart w:id="1168" w:name="_Toc234253223"/>
        <w:bookmarkEnd w:id="1166"/>
        <w:bookmarkEnd w:id="1167"/>
        <w:bookmarkEnd w:id="1168"/>
      </w:tr>
    </w:tbl>
    <w:p w14:paraId="2309F219" w14:textId="455DB077" w:rsidR="00B67489" w:rsidRPr="00DA4EA2" w:rsidDel="00306730" w:rsidRDefault="00FE54F1">
      <w:pPr>
        <w:ind w:firstLine="0"/>
        <w:rPr>
          <w:del w:id="1169" w:author="ACER" w:date="2026-07-05T23:35:00Z"/>
          <w:szCs w:val="26"/>
        </w:rPr>
        <w:pPrChange w:id="1170" w:author="ACER" w:date="2026-07-05T23:35:00Z">
          <w:pPr/>
        </w:pPrChange>
      </w:pPr>
      <w:del w:id="1171" w:author="ACER" w:date="2026-07-05T23:35:00Z">
        <w:r w:rsidRPr="000E1921" w:rsidDel="00306730">
          <w:rPr>
            <w:szCs w:val="26"/>
          </w:rPr>
          <w:delText xml:space="preserve">Chỉ số MAPE ở mức 25–37% thoạt nhìn có vẻ cao, nhưng cần đặt trong bối cảnh đặc thù của chuỗi lưu lượng sông: trong các tháng mùa khô, lưu </w:delText>
        </w:r>
        <w:r w:rsidRPr="005B4A7C" w:rsidDel="00306730">
          <w:rPr>
            <w:szCs w:val="26"/>
          </w:rPr>
          <w:delText>lượng đến hồ thường rất thấp (Q &lt; 20 m³/s) khiến mẫu số của MAPE gần bằng không và chỉ số bị thổi phồng bởi các sai</w:delText>
        </w:r>
        <w:r w:rsidRPr="00DA4EA2" w:rsidDel="00306730">
          <w:rPr>
            <w:szCs w:val="26"/>
          </w:rPr>
          <w:delText xml:space="preserve"> số tuyệt đối nhỏ. Các chỉ số RMSE và NSE — vốn không nhạy cảm với hiện tượng này — phản ánh trung thực hơn hiệu năng thực tế và nên được ưu tiên khi đánh giá trong bối cảnh vận hành hồ chứa.</w:delText>
        </w:r>
        <w:bookmarkStart w:id="1172" w:name="_Toc234189797"/>
        <w:bookmarkStart w:id="1173" w:name="_Toc234189971"/>
        <w:bookmarkStart w:id="1174" w:name="_Toc234253224"/>
        <w:bookmarkEnd w:id="1172"/>
        <w:bookmarkEnd w:id="1173"/>
        <w:bookmarkEnd w:id="1174"/>
      </w:del>
    </w:p>
    <w:p w14:paraId="7C23EAE2" w14:textId="313522C2" w:rsidR="007F1FB9" w:rsidRPr="000E1921" w:rsidDel="00306730" w:rsidRDefault="00FE54F1">
      <w:pPr>
        <w:keepNext/>
        <w:ind w:firstLine="0"/>
        <w:rPr>
          <w:del w:id="1175" w:author="ACER" w:date="2026-07-05T23:35:00Z"/>
          <w:szCs w:val="26"/>
        </w:rPr>
        <w:pPrChange w:id="1176" w:author="ACER" w:date="2026-07-05T23:35:00Z">
          <w:pPr>
            <w:keepNext/>
          </w:pPr>
        </w:pPrChange>
      </w:pPr>
      <w:del w:id="1177" w:author="ACER" w:date="2026-07-05T23:35:00Z">
        <w:r w:rsidRPr="000E1921" w:rsidDel="00306730">
          <w:rPr>
            <w:szCs w:val="26"/>
            <w:lang w:val="en-US"/>
            <w14:ligatures w14:val="standardContextual"/>
          </w:rPr>
          <w:drawing>
            <wp:inline distT="0" distB="0" distL="0" distR="0" wp14:anchorId="0AA5804E" wp14:editId="5E833156">
              <wp:extent cx="5538718" cy="1714500"/>
              <wp:effectExtent l="0" t="0" r="5080" b="0"/>
              <wp:docPr id="20005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0547" name="Picture 20005905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44321" cy="1716234"/>
                      </a:xfrm>
                      <a:prstGeom prst="rect">
                        <a:avLst/>
                      </a:prstGeom>
                    </pic:spPr>
                  </pic:pic>
                </a:graphicData>
              </a:graphic>
            </wp:inline>
          </w:drawing>
        </w:r>
        <w:bookmarkStart w:id="1178" w:name="_Toc234189798"/>
        <w:bookmarkStart w:id="1179" w:name="_Toc234189972"/>
        <w:bookmarkStart w:id="1180" w:name="_Toc234253225"/>
        <w:bookmarkEnd w:id="1178"/>
        <w:bookmarkEnd w:id="1179"/>
        <w:bookmarkEnd w:id="1180"/>
      </w:del>
    </w:p>
    <w:p w14:paraId="02B1EC1C" w14:textId="60CDCCA3" w:rsidR="007F1FB9" w:rsidRPr="005B4A7C" w:rsidDel="00306730" w:rsidRDefault="007F1FB9">
      <w:pPr>
        <w:ind w:firstLine="0"/>
        <w:rPr>
          <w:del w:id="1181" w:author="ACER" w:date="2026-07-05T23:35:00Z"/>
        </w:rPr>
        <w:pPrChange w:id="1182" w:author="ACER" w:date="2026-07-05T23:35:00Z">
          <w:pPr>
            <w:pStyle w:val="Caption"/>
          </w:pPr>
        </w:pPrChange>
      </w:pPr>
      <w:del w:id="1183" w:author="ACER" w:date="2026-07-05T23:35:00Z">
        <w:r w:rsidRPr="005B4A7C" w:rsidDel="00306730">
          <w:delText xml:space="preserve">Hình </w:delText>
        </w:r>
        <w:r w:rsidR="00867247" w:rsidRPr="005B4A7C" w:rsidDel="00306730">
          <w:fldChar w:fldCharType="begin"/>
        </w:r>
        <w:r w:rsidR="00867247" w:rsidRPr="00DA4EA2" w:rsidDel="00306730">
          <w:delInstrText xml:space="preserve"> </w:delInstrText>
        </w:r>
        <w:r w:rsidR="005663BE" w:rsidRPr="00DA4EA2" w:rsidDel="00306730">
          <w:delInstrText>SEQ chap \c</w:delInstrText>
        </w:r>
        <w:r w:rsidR="00867247" w:rsidRPr="00DA4EA2" w:rsidDel="00306730">
          <w:delInstrText xml:space="preserve"> </w:delInstrText>
        </w:r>
        <w:r w:rsidR="00867247" w:rsidRPr="005B4A7C" w:rsidDel="00306730">
          <w:fldChar w:fldCharType="separate"/>
        </w:r>
        <w:r w:rsidR="005663BE" w:rsidRPr="005B4A7C" w:rsidDel="00306730">
          <w:delText>5</w:delText>
        </w:r>
        <w:r w:rsidR="00867247" w:rsidRPr="005B4A7C" w:rsidDel="00306730">
          <w:fldChar w:fldCharType="end"/>
        </w:r>
        <w:r w:rsidR="00867247" w:rsidRPr="000E1921" w:rsidDel="00306730">
          <w:delText>.</w:delText>
        </w:r>
        <w:r w:rsidR="00867247" w:rsidRPr="005B4A7C" w:rsidDel="00306730">
          <w:fldChar w:fldCharType="begin"/>
        </w:r>
        <w:r w:rsidR="00867247" w:rsidRPr="00DA4EA2" w:rsidDel="00306730">
          <w:delInstrText xml:space="preserve"> SEQ Hình \* ARABIC \s 1 </w:delInstrText>
        </w:r>
        <w:r w:rsidR="00867247" w:rsidRPr="005B4A7C" w:rsidDel="00306730">
          <w:fldChar w:fldCharType="separate"/>
        </w:r>
        <w:r w:rsidR="005663BE" w:rsidRPr="005B4A7C" w:rsidDel="00306730">
          <w:delText>1</w:delText>
        </w:r>
        <w:r w:rsidR="00867247" w:rsidRPr="005B4A7C" w:rsidDel="00306730">
          <w:fldChar w:fldCharType="end"/>
        </w:r>
        <w:r w:rsidRPr="000E1921" w:rsidDel="00306730">
          <w:delText xml:space="preserve"> Biểu đồ phân tán lưu lượng dự báo so với thực đo của mô hình ARIMAX tại các mốc 1, 3 và 6 giờ.</w:delText>
        </w:r>
        <w:bookmarkStart w:id="1184" w:name="_Toc234189799"/>
        <w:bookmarkStart w:id="1185" w:name="_Toc234189973"/>
        <w:bookmarkStart w:id="1186" w:name="_Toc234253226"/>
        <w:bookmarkEnd w:id="1184"/>
        <w:bookmarkEnd w:id="1185"/>
        <w:bookmarkEnd w:id="1186"/>
      </w:del>
    </w:p>
    <w:p w14:paraId="69BC016B" w14:textId="77777777" w:rsidR="009456C1" w:rsidRDefault="009F1566" w:rsidP="009F1566">
      <w:pPr>
        <w:pStyle w:val="Heading2"/>
        <w:rPr>
          <w:ins w:id="1187" w:author="ACER" w:date="2026-07-05T23:50:00Z"/>
          <w:rFonts w:eastAsia="Times New Roman" w:cs="Times New Roman"/>
          <w:szCs w:val="26"/>
        </w:rPr>
      </w:pPr>
      <w:bookmarkStart w:id="1188" w:name="_Toc234253227"/>
      <w:ins w:id="1189" w:author="ACER" w:date="2026-07-05T23:36:00Z">
        <w:r w:rsidRPr="009F1566">
          <w:rPr>
            <w:rFonts w:eastAsia="Times New Roman" w:cs="Times New Roman"/>
            <w:szCs w:val="26"/>
          </w:rPr>
          <w:t>Ứng dụng Web (React.js) — nền tảng giám sát và điều hành cho cơ quan nhà nước</w:t>
        </w:r>
      </w:ins>
      <w:bookmarkEnd w:id="1188"/>
    </w:p>
    <w:p w14:paraId="08663FB8" w14:textId="187635B9" w:rsidR="00526549" w:rsidRPr="00584F59" w:rsidRDefault="009456C1">
      <w:pPr>
        <w:pStyle w:val="Heading3"/>
        <w:rPr>
          <w:rPrChange w:id="1190" w:author="ACER" w:date="2026-07-04T14:39:00Z">
            <w:rPr>
              <w:rFonts w:eastAsia="Times New Roman"/>
            </w:rPr>
          </w:rPrChange>
        </w:rPr>
        <w:pPrChange w:id="1191" w:author="ACER" w:date="2026-07-05T23:51:00Z">
          <w:pPr>
            <w:pStyle w:val="Heading2"/>
          </w:pPr>
        </w:pPrChange>
      </w:pPr>
      <w:bookmarkStart w:id="1192" w:name="_Toc234253228"/>
      <w:ins w:id="1193" w:author="ACER" w:date="2026-07-05T23:51:00Z">
        <w:r w:rsidRPr="009456C1">
          <w:t>Mục tiêu và đối tượng người dùng</w:t>
        </w:r>
        <w:bookmarkEnd w:id="1192"/>
        <w:r w:rsidRPr="00DA4EA2" w:rsidDel="009F1566">
          <w:t xml:space="preserve"> </w:t>
        </w:r>
      </w:ins>
      <w:del w:id="1194" w:author="ACER" w:date="2026-07-05T23:36:00Z">
        <w:r w:rsidR="00526549" w:rsidRPr="00584F59" w:rsidDel="009F1566">
          <w:rPr>
            <w:rPrChange w:id="1195" w:author="ACER" w:date="2026-07-04T14:39:00Z">
              <w:rPr>
                <w:rFonts w:eastAsia="Times New Roman"/>
              </w:rPr>
            </w:rPrChange>
          </w:rPr>
          <w:delText>Kết quả dự báo của mô hình LSTM toàn cục</w:delText>
        </w:r>
      </w:del>
    </w:p>
    <w:p w14:paraId="5A912AEE" w14:textId="3B85FFD4" w:rsidR="009456C1" w:rsidRDefault="009456C1" w:rsidP="009456C1">
      <w:pPr>
        <w:ind w:firstLine="567"/>
        <w:rPr>
          <w:ins w:id="1196" w:author="ACER" w:date="2026-07-05T23:52:00Z"/>
        </w:rPr>
      </w:pPr>
      <w:ins w:id="1197" w:author="ACER" w:date="2026-07-05T23:52:00Z">
        <w:r>
          <w:t xml:space="preserve">Ứng dụng Web được xây dựng bằng React.js kết hợp </w:t>
        </w:r>
      </w:ins>
      <w:r w:rsidR="00E12779">
        <w:t xml:space="preserve">với </w:t>
      </w:r>
      <w:ins w:id="1198" w:author="ACER" w:date="2026-07-05T23:52:00Z">
        <w:r>
          <w:t>công cụ đóng gói Vite, phục vụ các cơ quan quản lý nhà nước, Ban Chỉ huy Phòng chống thiên tai (PCTT) cấp tỉnh/huyện và các đơn vị quản lý tài nguyên nước. Đây là nhóm người dùng cần cái nhìn tổng thể về tình hình thủy văn toàn lưu vực, quản lý thông tin ngập lụt do cộng đồng báo cáo và phối hợp ứng phó với các sự kiện thiên tai. Nền tảng Web được lựa chọn nhờ khả năng truy cập từ mọi thiết bị mà không cần cài đặt, phù hợp với môi trường công sở đa người dùng và thuận tiện cho việc trình chiếu, chia sẻ trong các cuộc họp điều hành.</w:t>
        </w:r>
      </w:ins>
    </w:p>
    <w:p w14:paraId="54A0AFB3" w14:textId="0EEBAAA7" w:rsidR="009456C1" w:rsidRDefault="009456C1">
      <w:pPr>
        <w:pStyle w:val="Heading3"/>
        <w:rPr>
          <w:ins w:id="1199" w:author="ACER" w:date="2026-07-05T23:53:00Z"/>
        </w:rPr>
        <w:pPrChange w:id="1200" w:author="ACER" w:date="2026-07-05T23:52:00Z">
          <w:pPr>
            <w:ind w:firstLine="567"/>
          </w:pPr>
        </w:pPrChange>
      </w:pPr>
      <w:bookmarkStart w:id="1201" w:name="_Toc234253229"/>
      <w:ins w:id="1202" w:author="ACER" w:date="2026-07-05T23:52:00Z">
        <w:r>
          <w:t>Bản đồ giám sát thời gian thực</w:t>
        </w:r>
      </w:ins>
      <w:bookmarkEnd w:id="1201"/>
    </w:p>
    <w:p w14:paraId="420DFCEB" w14:textId="77777777" w:rsidR="009456C1" w:rsidRDefault="009456C1" w:rsidP="009456C1">
      <w:pPr>
        <w:ind w:firstLine="567"/>
        <w:rPr>
          <w:ins w:id="1203" w:author="ACER" w:date="2026-07-05T23:53:00Z"/>
        </w:rPr>
      </w:pPr>
      <w:ins w:id="1204" w:author="ACER" w:date="2026-07-05T23:53:00Z">
        <w:r>
          <w:t>Trung tâm của giao diện Web là bản đồ tương tác xây dựng bằng thư viện React Leaflet, hỗ trợ bốn lớp nền để phục vụ các nhu cầu phân tích khác nhau: OpenStreetMap (bản đồ đường phố), Google Street, Google Hybrid (ảnh vệ tinh kèm nhãn) và Esri Ocean (phục vụ phân tích địa hình ven biển). Trên cùng một bản đồ, hệ thống hiển thị đồng thời nhiều lớp thông tin động:</w:t>
        </w:r>
      </w:ins>
    </w:p>
    <w:p w14:paraId="2DAC981E" w14:textId="77777777" w:rsidR="009456C1" w:rsidRDefault="009456C1" w:rsidP="009456C1">
      <w:pPr>
        <w:pStyle w:val="ListParagraph"/>
        <w:numPr>
          <w:ilvl w:val="0"/>
          <w:numId w:val="10"/>
        </w:numPr>
        <w:spacing w:before="0" w:after="90" w:line="340" w:lineRule="auto"/>
        <w:contextualSpacing w:val="0"/>
        <w:rPr>
          <w:ins w:id="1205" w:author="ACER" w:date="2026-07-05T23:53:00Z"/>
        </w:rPr>
      </w:pPr>
      <w:ins w:id="1206" w:author="ACER" w:date="2026-07-05T23:53:00Z">
        <w:r>
          <w:rPr>
            <w:b/>
            <w:bCs/>
          </w:rPr>
          <w:t xml:space="preserve">Các trạm đo mưa: </w:t>
        </w:r>
        <w:r>
          <w:t>hiển thị dưới dạng marker được tô màu theo cấp độ mưa (bình thường / vừa / to / rất to); khi nhấp vào, người dùng xem được chi tiết lượng mưa theo giờ tại trạm.</w:t>
        </w:r>
      </w:ins>
    </w:p>
    <w:p w14:paraId="51547B15" w14:textId="77777777" w:rsidR="009456C1" w:rsidRDefault="009456C1" w:rsidP="009456C1">
      <w:pPr>
        <w:pStyle w:val="ListParagraph"/>
        <w:numPr>
          <w:ilvl w:val="0"/>
          <w:numId w:val="10"/>
        </w:numPr>
        <w:spacing w:before="0" w:after="90" w:line="340" w:lineRule="auto"/>
        <w:contextualSpacing w:val="0"/>
        <w:rPr>
          <w:ins w:id="1207" w:author="ACER" w:date="2026-07-05T23:53:00Z"/>
        </w:rPr>
      </w:pPr>
      <w:ins w:id="1208" w:author="ACER" w:date="2026-07-05T23:53:00Z">
        <w:r>
          <w:rPr>
            <w:b/>
            <w:bCs/>
          </w:rPr>
          <w:t xml:space="preserve">Hệ thống hồ chứa: </w:t>
        </w:r>
        <w:r>
          <w:t>mỗi hồ là một marker kèm popup hiển thị mực nước hiện tại, dung tích, phần trăm tích đầy, cùng biểu đồ dự báo lưu lượng dựa trên mô hình LSTM và ARIMAX.</w:t>
        </w:r>
      </w:ins>
    </w:p>
    <w:p w14:paraId="3102B9B5" w14:textId="77777777" w:rsidR="009456C1" w:rsidRDefault="009456C1" w:rsidP="009456C1">
      <w:pPr>
        <w:pStyle w:val="ListParagraph"/>
        <w:numPr>
          <w:ilvl w:val="0"/>
          <w:numId w:val="10"/>
        </w:numPr>
        <w:spacing w:before="0" w:after="90" w:line="340" w:lineRule="auto"/>
        <w:contextualSpacing w:val="0"/>
        <w:rPr>
          <w:ins w:id="1209" w:author="ACER" w:date="2026-07-05T23:53:00Z"/>
        </w:rPr>
      </w:pPr>
      <w:ins w:id="1210" w:author="ACER" w:date="2026-07-05T23:53:00Z">
        <w:r>
          <w:rPr>
            <w:b/>
            <w:bCs/>
          </w:rPr>
          <w:t xml:space="preserve">Bài đăng cộng đồng: </w:t>
        </w:r>
        <w:r>
          <w:t>các điểm ngập lụt do người dùng ứng dụng di động báo cáo được hiển thị lên bản đồ sau khi được kiểm duyệt, giúp cơ quan chức năng nắm bắt tình hình thực địa.</w:t>
        </w:r>
      </w:ins>
    </w:p>
    <w:p w14:paraId="509B2FDE" w14:textId="77777777" w:rsidR="009456C1" w:rsidRDefault="009456C1" w:rsidP="009456C1">
      <w:pPr>
        <w:pStyle w:val="ListParagraph"/>
        <w:numPr>
          <w:ilvl w:val="0"/>
          <w:numId w:val="10"/>
        </w:numPr>
        <w:spacing w:before="0" w:after="90" w:line="340" w:lineRule="auto"/>
        <w:contextualSpacing w:val="0"/>
        <w:rPr>
          <w:ins w:id="1211" w:author="ACER" w:date="2026-07-05T23:53:00Z"/>
        </w:rPr>
      </w:pPr>
      <w:ins w:id="1212" w:author="ACER" w:date="2026-07-05T23:53:00Z">
        <w:r>
          <w:rPr>
            <w:b/>
            <w:bCs/>
          </w:rPr>
          <w:t xml:space="preserve">Thanh thời gian (timeline slider): </w:t>
        </w:r>
        <w:r>
          <w:t>cho phép điều hướng dữ liệu lịch sử theo thời gian kèm nút phát tự động, hỗ trợ phân tích diễn biến của một đợt mưa lũ.</w:t>
        </w:r>
      </w:ins>
    </w:p>
    <w:p w14:paraId="51A48280" w14:textId="77777777" w:rsidR="00225AFE" w:rsidRDefault="00225AFE">
      <w:pPr>
        <w:keepNext/>
        <w:ind w:firstLine="0"/>
        <w:jc w:val="center"/>
        <w:rPr>
          <w:ins w:id="1213" w:author="ACER" w:date="2026-07-05T23:54:00Z"/>
        </w:rPr>
        <w:pPrChange w:id="1214" w:author="ACER" w:date="2026-07-05T23:54:00Z">
          <w:pPr>
            <w:jc w:val="center"/>
          </w:pPr>
        </w:pPrChange>
      </w:pPr>
      <w:ins w:id="1215" w:author="ACER" w:date="2026-07-05T23:53:00Z">
        <w:r>
          <w:rPr>
            <w:lang w:val="en-US"/>
          </w:rPr>
          <w:lastRenderedPageBreak/>
          <w:drawing>
            <wp:inline distT="0" distB="0" distL="0" distR="0" wp14:anchorId="09D60D66" wp14:editId="73CCA9D7">
              <wp:extent cx="5429250"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3048000"/>
                      </a:xfrm>
                      <a:prstGeom prst="rect">
                        <a:avLst/>
                      </a:prstGeom>
                    </pic:spPr>
                  </pic:pic>
                </a:graphicData>
              </a:graphic>
            </wp:inline>
          </w:drawing>
        </w:r>
      </w:ins>
    </w:p>
    <w:p w14:paraId="01FE8E21" w14:textId="7D9397DE" w:rsidR="009456C1" w:rsidRPr="00E12779" w:rsidRDefault="00225AFE" w:rsidP="00E12779">
      <w:pPr>
        <w:pStyle w:val="Caption"/>
        <w:ind w:firstLine="0"/>
      </w:pPr>
      <w:bookmarkStart w:id="1216" w:name="_Toc234253305"/>
      <w:ins w:id="1217" w:author="ACER" w:date="2026-07-05T23:54:00Z">
        <w:r>
          <w:t xml:space="preserve">Hình </w:t>
        </w:r>
      </w:ins>
      <w:r w:rsidR="00DA4EA2">
        <w:fldChar w:fldCharType="begin"/>
      </w:r>
      <w:r w:rsidR="00DA4EA2">
        <w:instrText xml:space="preserve"> SEQ Hình \* ARABIC </w:instrText>
      </w:r>
      <w:r w:rsidR="00DA4EA2">
        <w:fldChar w:fldCharType="separate"/>
      </w:r>
      <w:r w:rsidR="002027C4">
        <w:t>2</w:t>
      </w:r>
      <w:r w:rsidR="00DA4EA2">
        <w:fldChar w:fldCharType="end"/>
      </w:r>
      <w:ins w:id="1218" w:author="ACER" w:date="2026-07-05T23:54:00Z">
        <w:r>
          <w:t xml:space="preserve">. Giao diện </w:t>
        </w:r>
      </w:ins>
      <w:r w:rsidR="00DA4EA2" w:rsidRPr="00E12779">
        <w:t xml:space="preserve">tổng quan </w:t>
      </w:r>
      <w:ins w:id="1219" w:author="ACER" w:date="2026-07-05T23:54:00Z">
        <w:r>
          <w:t xml:space="preserve">ứng dụng Web: bản đồ giám sát thời gian thực với các lớp trạm đo mưa, hồ chứa và điểm ngập cộng </w:t>
        </w:r>
        <w:r w:rsidR="000506F9">
          <w:t>đồng.</w:t>
        </w:r>
      </w:ins>
      <w:bookmarkEnd w:id="1216"/>
    </w:p>
    <w:p w14:paraId="306FDE2F" w14:textId="77777777" w:rsidR="00DA4EA2" w:rsidRDefault="00DA4EA2" w:rsidP="00E12779">
      <w:pPr>
        <w:keepNext/>
        <w:ind w:firstLine="0"/>
      </w:pPr>
      <w:r w:rsidRPr="00DA4EA2">
        <w:rPr>
          <w:lang w:val="en-US"/>
        </w:rPr>
        <w:drawing>
          <wp:inline distT="0" distB="0" distL="0" distR="0" wp14:anchorId="2E5E1DDF" wp14:editId="0157EF95">
            <wp:extent cx="5760085" cy="2598420"/>
            <wp:effectExtent l="0" t="0" r="0" b="0"/>
            <wp:docPr id="68164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8568" name=""/>
                    <pic:cNvPicPr/>
                  </pic:nvPicPr>
                  <pic:blipFill>
                    <a:blip r:embed="rId22"/>
                    <a:stretch>
                      <a:fillRect/>
                    </a:stretch>
                  </pic:blipFill>
                  <pic:spPr>
                    <a:xfrm>
                      <a:off x="0" y="0"/>
                      <a:ext cx="5760085" cy="2598420"/>
                    </a:xfrm>
                    <a:prstGeom prst="rect">
                      <a:avLst/>
                    </a:prstGeom>
                  </pic:spPr>
                </pic:pic>
              </a:graphicData>
            </a:graphic>
          </wp:inline>
        </w:drawing>
      </w:r>
    </w:p>
    <w:p w14:paraId="61728471" w14:textId="1D37CE19" w:rsidR="00DA4EA2" w:rsidRPr="00E12779" w:rsidRDefault="00DA4EA2" w:rsidP="00E12779">
      <w:pPr>
        <w:pStyle w:val="Caption"/>
        <w:ind w:firstLine="0"/>
      </w:pPr>
      <w:bookmarkStart w:id="1220" w:name="_Toc234253306"/>
      <w:r>
        <w:t xml:space="preserve">Hình </w:t>
      </w:r>
      <w:r>
        <w:fldChar w:fldCharType="begin"/>
      </w:r>
      <w:r>
        <w:instrText xml:space="preserve"> SEQ Hình \* ARABIC </w:instrText>
      </w:r>
      <w:r>
        <w:fldChar w:fldCharType="separate"/>
      </w:r>
      <w:r w:rsidR="002027C4">
        <w:t>3</w:t>
      </w:r>
      <w:r>
        <w:fldChar w:fldCharType="end"/>
      </w:r>
      <w:r w:rsidR="00E12779" w:rsidRPr="00CB6806">
        <w:t>.</w:t>
      </w:r>
      <w:r w:rsidRPr="00E12779">
        <w:t xml:space="preserve"> Trang vận hành hồ chứa tại khu vực hồ Sông Tranh 2</w:t>
      </w:r>
      <w:bookmarkEnd w:id="1220"/>
      <w:r w:rsidR="00E12779" w:rsidRPr="00E12779">
        <w:t>.</w:t>
      </w:r>
    </w:p>
    <w:p w14:paraId="37586257" w14:textId="77777777" w:rsidR="002027C4" w:rsidRDefault="002027C4" w:rsidP="00E12779">
      <w:pPr>
        <w:keepNext/>
        <w:ind w:firstLine="0"/>
      </w:pPr>
      <w:r w:rsidRPr="002027C4">
        <w:rPr>
          <w:lang w:val="en-US"/>
        </w:rPr>
        <w:lastRenderedPageBreak/>
        <w:drawing>
          <wp:inline distT="0" distB="0" distL="0" distR="0" wp14:anchorId="4B45F9E0" wp14:editId="43782AD8">
            <wp:extent cx="5760085" cy="2594610"/>
            <wp:effectExtent l="0" t="0" r="0" b="0"/>
            <wp:docPr id="55644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1154" name=""/>
                    <pic:cNvPicPr/>
                  </pic:nvPicPr>
                  <pic:blipFill>
                    <a:blip r:embed="rId23"/>
                    <a:stretch>
                      <a:fillRect/>
                    </a:stretch>
                  </pic:blipFill>
                  <pic:spPr>
                    <a:xfrm>
                      <a:off x="0" y="0"/>
                      <a:ext cx="5760085" cy="2594610"/>
                    </a:xfrm>
                    <a:prstGeom prst="rect">
                      <a:avLst/>
                    </a:prstGeom>
                  </pic:spPr>
                </pic:pic>
              </a:graphicData>
            </a:graphic>
          </wp:inline>
        </w:drawing>
      </w:r>
    </w:p>
    <w:p w14:paraId="7FD20367" w14:textId="25ED5738" w:rsidR="002027C4" w:rsidRPr="00E12779" w:rsidRDefault="002027C4" w:rsidP="00E12779">
      <w:pPr>
        <w:pStyle w:val="Caption"/>
        <w:ind w:firstLine="0"/>
      </w:pPr>
      <w:bookmarkStart w:id="1221" w:name="_Toc234253307"/>
      <w:r>
        <w:t xml:space="preserve">Hình </w:t>
      </w:r>
      <w:r>
        <w:fldChar w:fldCharType="begin"/>
      </w:r>
      <w:r>
        <w:instrText xml:space="preserve"> SEQ Hình \* ARABIC </w:instrText>
      </w:r>
      <w:r>
        <w:fldChar w:fldCharType="separate"/>
      </w:r>
      <w:r>
        <w:t>4</w:t>
      </w:r>
      <w:r>
        <w:fldChar w:fldCharType="end"/>
      </w:r>
      <w:r w:rsidR="00E12779" w:rsidRPr="00CB6806">
        <w:t>.</w:t>
      </w:r>
      <w:r w:rsidRPr="00E12779">
        <w:t xml:space="preserve"> Trang thông tin cơ bản của hồ chứa</w:t>
      </w:r>
      <w:bookmarkEnd w:id="1221"/>
      <w:r w:rsidR="00E12779" w:rsidRPr="00E12779">
        <w:t>.</w:t>
      </w:r>
    </w:p>
    <w:p w14:paraId="368F7F37" w14:textId="77777777" w:rsidR="002027C4" w:rsidRDefault="002027C4" w:rsidP="00E12779">
      <w:pPr>
        <w:keepNext/>
        <w:ind w:firstLine="0"/>
        <w:jc w:val="center"/>
      </w:pPr>
      <w:r w:rsidRPr="002027C4">
        <w:rPr>
          <w:lang w:val="en-US"/>
        </w:rPr>
        <w:lastRenderedPageBreak/>
        <w:drawing>
          <wp:inline distT="0" distB="0" distL="0" distR="0" wp14:anchorId="3E37D529" wp14:editId="7EF959BC">
            <wp:extent cx="3200847" cy="6192114"/>
            <wp:effectExtent l="0" t="0" r="0" b="0"/>
            <wp:docPr id="184902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8229" name=""/>
                    <pic:cNvPicPr/>
                  </pic:nvPicPr>
                  <pic:blipFill>
                    <a:blip r:embed="rId24"/>
                    <a:stretch>
                      <a:fillRect/>
                    </a:stretch>
                  </pic:blipFill>
                  <pic:spPr>
                    <a:xfrm>
                      <a:off x="0" y="0"/>
                      <a:ext cx="3200847" cy="6192114"/>
                    </a:xfrm>
                    <a:prstGeom prst="rect">
                      <a:avLst/>
                    </a:prstGeom>
                  </pic:spPr>
                </pic:pic>
              </a:graphicData>
            </a:graphic>
          </wp:inline>
        </w:drawing>
      </w:r>
    </w:p>
    <w:p w14:paraId="703BC447" w14:textId="568F42E1" w:rsidR="002027C4" w:rsidRPr="00E12779" w:rsidRDefault="002027C4" w:rsidP="00E12779">
      <w:pPr>
        <w:pStyle w:val="Caption"/>
        <w:ind w:firstLine="0"/>
        <w:rPr>
          <w:ins w:id="1222" w:author="ACER" w:date="2026-07-05T23:54:00Z"/>
        </w:rPr>
      </w:pPr>
      <w:bookmarkStart w:id="1223" w:name="_Toc234253308"/>
      <w:r>
        <w:t xml:space="preserve">Hình </w:t>
      </w:r>
      <w:r>
        <w:fldChar w:fldCharType="begin"/>
      </w:r>
      <w:r>
        <w:instrText xml:space="preserve"> SEQ Hình \* ARABIC </w:instrText>
      </w:r>
      <w:r>
        <w:fldChar w:fldCharType="separate"/>
      </w:r>
      <w:r>
        <w:t>5</w:t>
      </w:r>
      <w:r>
        <w:fldChar w:fldCharType="end"/>
      </w:r>
      <w:r w:rsidR="00E12779" w:rsidRPr="00CB6806">
        <w:t>.</w:t>
      </w:r>
      <w:r w:rsidRPr="00E12779">
        <w:t xml:space="preserve"> Bài đăng cảnh báo cho cộng đồng</w:t>
      </w:r>
      <w:bookmarkEnd w:id="1223"/>
      <w:r w:rsidR="00E12779" w:rsidRPr="00E12779">
        <w:t>.</w:t>
      </w:r>
    </w:p>
    <w:p w14:paraId="03A96474" w14:textId="767F214C" w:rsidR="000506F9" w:rsidRDefault="000506F9">
      <w:pPr>
        <w:pStyle w:val="Heading3"/>
        <w:rPr>
          <w:ins w:id="1224" w:author="ACER" w:date="2026-07-05T23:55:00Z"/>
        </w:rPr>
        <w:pPrChange w:id="1225" w:author="ACER" w:date="2026-07-05T23:54:00Z">
          <w:pPr>
            <w:ind w:firstLine="567"/>
          </w:pPr>
        </w:pPrChange>
      </w:pPr>
      <w:bookmarkStart w:id="1226" w:name="_Toc234253230"/>
      <w:ins w:id="1227" w:author="ACER" w:date="2026-07-05T23:54:00Z">
        <w:r>
          <w:t>Hệ thống cảnh báo và Dashboard quản trị</w:t>
        </w:r>
      </w:ins>
      <w:bookmarkEnd w:id="1226"/>
    </w:p>
    <w:p w14:paraId="58A9610F" w14:textId="77777777" w:rsidR="000506F9" w:rsidRDefault="000506F9" w:rsidP="000506F9">
      <w:pPr>
        <w:ind w:firstLine="567"/>
        <w:rPr>
          <w:ins w:id="1228" w:author="ACER" w:date="2026-07-05T23:55:00Z"/>
        </w:rPr>
      </w:pPr>
      <w:ins w:id="1229" w:author="ACER" w:date="2026-07-05T23:55:00Z">
        <w:r>
          <w:t>Panel cảnh báo bên trái giao diện hiển thị danh sách các sự kiện được tạo tự động khi lưu lượng xả hồ vượt 100 m³/s hoặc khi một trạm mưa ghi nhận trên 50 mm/h. Mỗi cảnh báo đi kèm thông tin hồ chứa liên quan, mức độ cảnh báo (bình thường / theo dõi / cảnh báo / nguy hiểm) và thời điểm dự báo hồ đạt mực nước nguy hiểm, được tính dựa trên cân bằng nước từ kết quả LSTM.</w:t>
        </w:r>
      </w:ins>
    </w:p>
    <w:p w14:paraId="74FD712F" w14:textId="08552DF2" w:rsidR="000506F9" w:rsidRDefault="000506F9" w:rsidP="000506F9">
      <w:pPr>
        <w:ind w:firstLine="567"/>
        <w:rPr>
          <w:ins w:id="1230" w:author="ACER" w:date="2026-07-05T23:55:00Z"/>
        </w:rPr>
      </w:pPr>
      <w:ins w:id="1231" w:author="ACER" w:date="2026-07-05T23:55:00Z">
        <w:r>
          <w:t>Dashboard quản trị dành cho cơ quan chức năng cung cấp bốn nhóm chức năng chính: quản lý bài đăng ngập lụt (duyệt hoặc từ chối kèm lý do), quản lý người dùng, xem log vận hành hồ chứa và xuất báo cáo định kỳ. Giao diện hỗ trợ đa ngôn ngữ (</w:t>
        </w:r>
      </w:ins>
      <w:r w:rsidR="00DA4EA2" w:rsidRPr="00E12779">
        <w:t>\</w:t>
      </w:r>
      <w:ins w:id="1232" w:author="ACER" w:date="2026-07-05T23:55:00Z">
        <w:r>
          <w:t xml:space="preserve"> tiếng Việt và tiếng Anh), giúp mở rộng khả năng phối hợp với các đối tác và tổ chức </w:t>
        </w:r>
        <w:r>
          <w:lastRenderedPageBreak/>
          <w:t>quốc tế. Nhờ tập trung toàn bộ thông tin và công cụ điều hành trên một nền tảng duy nhất, ứng dụng Web nâng cao đáng kể năng lực nhận thức tình huống, tính đồng bộ và minh bạch trong quản lý rủi ro thiên tai.</w:t>
        </w:r>
      </w:ins>
    </w:p>
    <w:p w14:paraId="75BF2784" w14:textId="77777777" w:rsidR="000506F9" w:rsidRDefault="000506F9">
      <w:pPr>
        <w:keepNext/>
        <w:ind w:firstLine="0"/>
        <w:jc w:val="center"/>
        <w:rPr>
          <w:ins w:id="1233" w:author="ACER" w:date="2026-07-05T23:56:00Z"/>
        </w:rPr>
        <w:pPrChange w:id="1234" w:author="ACER" w:date="2026-07-05T23:56:00Z">
          <w:pPr>
            <w:ind w:firstLine="567"/>
            <w:jc w:val="center"/>
          </w:pPr>
        </w:pPrChange>
      </w:pPr>
      <w:ins w:id="1235" w:author="ACER" w:date="2026-07-05T23:55:00Z">
        <w:r>
          <w:rPr>
            <w:lang w:val="en-US"/>
          </w:rPr>
          <w:drawing>
            <wp:inline distT="0" distB="0" distL="0" distR="0" wp14:anchorId="6A5B803B" wp14:editId="5353511E">
              <wp:extent cx="5429250" cy="2533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2533650"/>
                      </a:xfrm>
                      <a:prstGeom prst="rect">
                        <a:avLst/>
                      </a:prstGeom>
                    </pic:spPr>
                  </pic:pic>
                </a:graphicData>
              </a:graphic>
            </wp:inline>
          </w:drawing>
        </w:r>
      </w:ins>
    </w:p>
    <w:p w14:paraId="5D7B47F1" w14:textId="0EBB313F" w:rsidR="000506F9" w:rsidRPr="00E12779" w:rsidRDefault="000506F9" w:rsidP="00E12779">
      <w:pPr>
        <w:pStyle w:val="Caption"/>
        <w:ind w:firstLine="0"/>
      </w:pPr>
      <w:bookmarkStart w:id="1236" w:name="_Toc234253309"/>
      <w:ins w:id="1237" w:author="ACER" w:date="2026-07-05T23:56:00Z">
        <w:r>
          <w:t xml:space="preserve">Hình </w:t>
        </w:r>
      </w:ins>
      <w:r w:rsidR="00DA4EA2">
        <w:fldChar w:fldCharType="begin"/>
      </w:r>
      <w:r w:rsidR="00DA4EA2">
        <w:instrText xml:space="preserve"> SEQ Hình \* ARABIC </w:instrText>
      </w:r>
      <w:r w:rsidR="00DA4EA2">
        <w:fldChar w:fldCharType="separate"/>
      </w:r>
      <w:r w:rsidR="002027C4">
        <w:t>6</w:t>
      </w:r>
      <w:r w:rsidR="00DA4EA2">
        <w:fldChar w:fldCharType="end"/>
      </w:r>
      <w:ins w:id="1238" w:author="ACER" w:date="2026-07-05T23:56:00Z">
        <w:r>
          <w:t xml:space="preserve">. </w:t>
        </w:r>
        <w:bookmarkStart w:id="1239" w:name="_Toc234182135"/>
        <w:r>
          <w:t>Dashboard quản trị của ứng dụng Web: duyệt bài đăng ngập lụt, xem kết quả AI và nhật ký vận hành hồ chứa.</w:t>
        </w:r>
      </w:ins>
      <w:bookmarkEnd w:id="1236"/>
      <w:bookmarkEnd w:id="1239"/>
    </w:p>
    <w:p w14:paraId="0FA8F537" w14:textId="77777777" w:rsidR="002027C4" w:rsidRDefault="002027C4" w:rsidP="00E12779">
      <w:pPr>
        <w:keepNext/>
        <w:ind w:firstLine="0"/>
      </w:pPr>
      <w:r w:rsidRPr="002027C4">
        <w:rPr>
          <w:lang w:val="en-US"/>
        </w:rPr>
        <w:drawing>
          <wp:inline distT="0" distB="0" distL="0" distR="0" wp14:anchorId="45EA216E" wp14:editId="1F3FF223">
            <wp:extent cx="5760085" cy="2802890"/>
            <wp:effectExtent l="0" t="0" r="0" b="0"/>
            <wp:docPr id="11851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88050" name=""/>
                    <pic:cNvPicPr/>
                  </pic:nvPicPr>
                  <pic:blipFill>
                    <a:blip r:embed="rId26"/>
                    <a:stretch>
                      <a:fillRect/>
                    </a:stretch>
                  </pic:blipFill>
                  <pic:spPr>
                    <a:xfrm>
                      <a:off x="0" y="0"/>
                      <a:ext cx="5760085" cy="2802890"/>
                    </a:xfrm>
                    <a:prstGeom prst="rect">
                      <a:avLst/>
                    </a:prstGeom>
                  </pic:spPr>
                </pic:pic>
              </a:graphicData>
            </a:graphic>
          </wp:inline>
        </w:drawing>
      </w:r>
    </w:p>
    <w:p w14:paraId="616B8280" w14:textId="4145E530" w:rsidR="002027C4" w:rsidRPr="00E12779" w:rsidRDefault="002027C4" w:rsidP="00E12779">
      <w:pPr>
        <w:pStyle w:val="Caption"/>
        <w:ind w:firstLine="0"/>
        <w:rPr>
          <w:ins w:id="1240" w:author="ACER" w:date="2026-07-05T23:56:00Z"/>
        </w:rPr>
      </w:pPr>
      <w:bookmarkStart w:id="1241" w:name="_Toc234253310"/>
      <w:r>
        <w:t xml:space="preserve">Hình </w:t>
      </w:r>
      <w:r>
        <w:fldChar w:fldCharType="begin"/>
      </w:r>
      <w:r>
        <w:instrText xml:space="preserve"> SEQ Hình \* ARABIC </w:instrText>
      </w:r>
      <w:r>
        <w:fldChar w:fldCharType="separate"/>
      </w:r>
      <w:r>
        <w:t>7</w:t>
      </w:r>
      <w:r>
        <w:fldChar w:fldCharType="end"/>
      </w:r>
      <w:r w:rsidR="00E12779" w:rsidRPr="00E12779">
        <w:t>.</w:t>
      </w:r>
      <w:r w:rsidRPr="00E12779">
        <w:t xml:space="preserve"> Trang danh sách các cảnh báo chờ hỗ </w:t>
      </w:r>
      <w:r w:rsidR="00E12779">
        <w:t>trợ</w:t>
      </w:r>
      <w:r w:rsidRPr="00E12779">
        <w:t xml:space="preserve"> từ người dân</w:t>
      </w:r>
      <w:bookmarkEnd w:id="1241"/>
      <w:r w:rsidR="00E12779" w:rsidRPr="00E12779">
        <w:t>.</w:t>
      </w:r>
    </w:p>
    <w:p w14:paraId="37F7A5C3" w14:textId="1025A6DF" w:rsidR="005E10DC" w:rsidRDefault="005E10DC">
      <w:pPr>
        <w:pStyle w:val="Heading3"/>
        <w:rPr>
          <w:ins w:id="1242" w:author="ACER" w:date="2026-07-05T23:57:00Z"/>
        </w:rPr>
        <w:pPrChange w:id="1243" w:author="ACER" w:date="2026-07-05T23:56:00Z">
          <w:pPr>
            <w:ind w:firstLine="567"/>
          </w:pPr>
        </w:pPrChange>
      </w:pPr>
      <w:bookmarkStart w:id="1244" w:name="_Toc234253231"/>
      <w:ins w:id="1245" w:author="ACER" w:date="2026-07-05T23:56:00Z">
        <w:r>
          <w:t>Động cơ cảnh báo lũ (Flood Alert Engine)</w:t>
        </w:r>
      </w:ins>
      <w:bookmarkEnd w:id="1244"/>
    </w:p>
    <w:p w14:paraId="0F7F74CF" w14:textId="4A2F89A7" w:rsidR="005E10DC" w:rsidRDefault="005E10DC">
      <w:pPr>
        <w:ind w:firstLine="567"/>
        <w:rPr>
          <w:ins w:id="1246" w:author="ACER" w:date="2026-07-05T23:58:00Z"/>
        </w:rPr>
      </w:pPr>
      <w:ins w:id="1247" w:author="ACER" w:date="2026-07-05T23:57:00Z">
        <w:r>
          <w:t>Trái tim của năng lực cảnh báo tự động là động cơ cảnh báo lũ — tác vụ nền floodAlert chạy mỗi 15 phút, thực hiện thuật toán cân bằng nước cho từng hồ chứa theo bốn bước: (1) lấy dữ liệu hồ hiện tại (mực nước hồ HTL, lưu lượng xả thực tế); (2) lấy dự báo LSTM phân vị P50 cho 24 giờ tới; (3) tính mực nước dự báo cực đại theo phương trình cân bằng nước tích phân kết hợp nội suy đường cong quan hệ mực nước — dung tích (Z — V); (4) so sánh với các ngưỡng cảnh báo để tạo hoặc cập nhật bản ghi cảnh báo. Bốn mức cảnh báo và điều kiện kích hoạt được trình bày trong Bảng 3.</w:t>
        </w:r>
      </w:ins>
    </w:p>
    <w:p w14:paraId="1CC0AD01" w14:textId="2ADCEDAD" w:rsidR="005E10DC" w:rsidRPr="00DA4EA2" w:rsidRDefault="005E10DC">
      <w:pPr>
        <w:pStyle w:val="Caption"/>
        <w:rPr>
          <w:ins w:id="1248" w:author="ACER" w:date="2026-07-05T23:57:00Z"/>
        </w:rPr>
        <w:pPrChange w:id="1249" w:author="ACER" w:date="2026-07-06T00:03:00Z">
          <w:pPr>
            <w:ind w:firstLine="567"/>
          </w:pPr>
        </w:pPrChange>
      </w:pPr>
      <w:bookmarkStart w:id="1250" w:name="_Toc234253317"/>
      <w:bookmarkStart w:id="1251" w:name="_Toc234253380"/>
      <w:bookmarkStart w:id="1252" w:name="_Toc234253482"/>
      <w:ins w:id="1253" w:author="ACER" w:date="2026-07-05T23:58:00Z">
        <w:r w:rsidRPr="00DA4EA2">
          <w:lastRenderedPageBreak/>
          <w:t xml:space="preserve">Bảng </w:t>
        </w:r>
        <w:r w:rsidRPr="00DA4EA2">
          <w:fldChar w:fldCharType="begin"/>
        </w:r>
        <w:r w:rsidRPr="00DA4EA2">
          <w:instrText>SEQ Bảng \* ARABIC</w:instrText>
        </w:r>
        <w:r w:rsidRPr="00DA4EA2">
          <w:fldChar w:fldCharType="separate"/>
        </w:r>
      </w:ins>
      <w:r w:rsidR="00795D9A">
        <w:t>3</w:t>
      </w:r>
      <w:ins w:id="1254" w:author="ACER" w:date="2026-07-05T23:58:00Z">
        <w:r w:rsidRPr="00DA4EA2">
          <w:fldChar w:fldCharType="end"/>
        </w:r>
        <w:r w:rsidRPr="00DA4EA2">
          <w:t>. Các mức cảnh báo lũ và điều kiện kích hoạt trên nền tảng Web.</w:t>
        </w:r>
      </w:ins>
      <w:bookmarkEnd w:id="1250"/>
      <w:bookmarkEnd w:id="1251"/>
      <w:bookmarkEnd w:id="1252"/>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5E10DC" w:rsidRPr="005E10DC" w14:paraId="29291FA0" w14:textId="77777777" w:rsidTr="005E10DC">
        <w:trPr>
          <w:tblHeader/>
          <w:jc w:val="center"/>
          <w:ins w:id="1255"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5F9FE5DD" w14:textId="77777777" w:rsidR="005E10DC" w:rsidRPr="005E10DC" w:rsidRDefault="005E10DC" w:rsidP="00EB4592">
            <w:pPr>
              <w:pStyle w:val="TableText"/>
              <w:jc w:val="center"/>
              <w:rPr>
                <w:ins w:id="1256" w:author="ACER" w:date="2026-07-05T23:58:00Z"/>
                <w:color w:val="000000" w:themeColor="text1"/>
                <w:sz w:val="24"/>
                <w:szCs w:val="24"/>
                <w:rPrChange w:id="1257" w:author="ACER" w:date="2026-07-05T23:58:00Z">
                  <w:rPr>
                    <w:ins w:id="1258" w:author="ACER" w:date="2026-07-05T23:58:00Z"/>
                  </w:rPr>
                </w:rPrChange>
              </w:rPr>
            </w:pPr>
            <w:ins w:id="1259" w:author="ACER" w:date="2026-07-05T23:58:00Z">
              <w:r w:rsidRPr="005E10DC">
                <w:rPr>
                  <w:b/>
                  <w:bCs/>
                  <w:color w:val="000000" w:themeColor="text1"/>
                  <w:sz w:val="24"/>
                  <w:szCs w:val="24"/>
                  <w:rPrChange w:id="1260" w:author="ACER" w:date="2026-07-05T23:58:00Z">
                    <w:rPr>
                      <w:b/>
                      <w:bCs/>
                      <w:color w:val="1F3864"/>
                    </w:rPr>
                  </w:rPrChange>
                </w:rPr>
                <w:t>Mức cảnh báo</w:t>
              </w:r>
            </w:ins>
          </w:p>
        </w:tc>
        <w:tc>
          <w:tcPr>
            <w:tcW w:w="32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14424839" w14:textId="77777777" w:rsidR="005E10DC" w:rsidRPr="005E10DC" w:rsidRDefault="005E10DC" w:rsidP="00EB4592">
            <w:pPr>
              <w:pStyle w:val="TableText"/>
              <w:jc w:val="center"/>
              <w:rPr>
                <w:ins w:id="1261" w:author="ACER" w:date="2026-07-05T23:58:00Z"/>
                <w:color w:val="000000" w:themeColor="text1"/>
                <w:sz w:val="24"/>
                <w:szCs w:val="24"/>
                <w:rPrChange w:id="1262" w:author="ACER" w:date="2026-07-05T23:58:00Z">
                  <w:rPr>
                    <w:ins w:id="1263" w:author="ACER" w:date="2026-07-05T23:58:00Z"/>
                  </w:rPr>
                </w:rPrChange>
              </w:rPr>
            </w:pPr>
            <w:ins w:id="1264" w:author="ACER" w:date="2026-07-05T23:58:00Z">
              <w:r w:rsidRPr="005E10DC">
                <w:rPr>
                  <w:b/>
                  <w:bCs/>
                  <w:color w:val="000000" w:themeColor="text1"/>
                  <w:sz w:val="24"/>
                  <w:szCs w:val="24"/>
                  <w:rPrChange w:id="1265" w:author="ACER" w:date="2026-07-05T23:58:00Z">
                    <w:rPr>
                      <w:b/>
                      <w:bCs/>
                      <w:color w:val="1F3864"/>
                    </w:rPr>
                  </w:rPrChange>
                </w:rPr>
                <w:t>Điều kiện</w:t>
              </w:r>
            </w:ins>
          </w:p>
        </w:tc>
        <w:tc>
          <w:tcPr>
            <w:tcW w:w="3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4DD96CA0" w14:textId="77777777" w:rsidR="005E10DC" w:rsidRPr="005E10DC" w:rsidRDefault="005E10DC" w:rsidP="00EB4592">
            <w:pPr>
              <w:pStyle w:val="TableText"/>
              <w:jc w:val="center"/>
              <w:rPr>
                <w:ins w:id="1266" w:author="ACER" w:date="2026-07-05T23:58:00Z"/>
                <w:color w:val="000000" w:themeColor="text1"/>
                <w:sz w:val="24"/>
                <w:szCs w:val="24"/>
                <w:rPrChange w:id="1267" w:author="ACER" w:date="2026-07-05T23:58:00Z">
                  <w:rPr>
                    <w:ins w:id="1268" w:author="ACER" w:date="2026-07-05T23:58:00Z"/>
                  </w:rPr>
                </w:rPrChange>
              </w:rPr>
            </w:pPr>
            <w:ins w:id="1269" w:author="ACER" w:date="2026-07-05T23:58:00Z">
              <w:r w:rsidRPr="005E10DC">
                <w:rPr>
                  <w:b/>
                  <w:bCs/>
                  <w:color w:val="000000" w:themeColor="text1"/>
                  <w:sz w:val="24"/>
                  <w:szCs w:val="24"/>
                  <w:rPrChange w:id="1270" w:author="ACER" w:date="2026-07-05T23:58:00Z">
                    <w:rPr>
                      <w:b/>
                      <w:bCs/>
                      <w:color w:val="1F3864"/>
                    </w:rPr>
                  </w:rPrChange>
                </w:rPr>
                <w:t>Hành động</w:t>
              </w:r>
            </w:ins>
          </w:p>
        </w:tc>
      </w:tr>
      <w:tr w:rsidR="005E10DC" w:rsidRPr="005E10DC" w14:paraId="4BF68C78" w14:textId="77777777" w:rsidTr="005E10DC">
        <w:trPr>
          <w:jc w:val="center"/>
          <w:ins w:id="1271"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9AF0D60" w14:textId="77777777" w:rsidR="005E10DC" w:rsidRPr="005E10DC" w:rsidRDefault="005E10DC" w:rsidP="00EB4592">
            <w:pPr>
              <w:pStyle w:val="TableText"/>
              <w:rPr>
                <w:ins w:id="1272" w:author="ACER" w:date="2026-07-05T23:58:00Z"/>
                <w:color w:val="000000" w:themeColor="text1"/>
                <w:sz w:val="24"/>
                <w:szCs w:val="24"/>
                <w:rPrChange w:id="1273" w:author="ACER" w:date="2026-07-05T23:58:00Z">
                  <w:rPr>
                    <w:ins w:id="1274" w:author="ACER" w:date="2026-07-05T23:58:00Z"/>
                  </w:rPr>
                </w:rPrChange>
              </w:rPr>
            </w:pPr>
            <w:ins w:id="1275" w:author="ACER" w:date="2026-07-05T23:58:00Z">
              <w:r w:rsidRPr="005E10DC">
                <w:rPr>
                  <w:b/>
                  <w:bCs/>
                  <w:color w:val="000000" w:themeColor="text1"/>
                  <w:sz w:val="24"/>
                  <w:szCs w:val="24"/>
                  <w:rPrChange w:id="1276" w:author="ACER" w:date="2026-07-05T23:58:00Z">
                    <w:rPr>
                      <w:b/>
                      <w:bCs/>
                    </w:rPr>
                  </w:rPrChange>
                </w:rPr>
                <w:t>Bình thường</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BA0E3F5" w14:textId="77777777" w:rsidR="005E10DC" w:rsidRPr="005E10DC" w:rsidRDefault="005E10DC" w:rsidP="00EB4592">
            <w:pPr>
              <w:pStyle w:val="TableText"/>
              <w:rPr>
                <w:ins w:id="1277" w:author="ACER" w:date="2026-07-05T23:58:00Z"/>
                <w:color w:val="000000" w:themeColor="text1"/>
                <w:sz w:val="24"/>
                <w:szCs w:val="24"/>
                <w:rPrChange w:id="1278" w:author="ACER" w:date="2026-07-05T23:58:00Z">
                  <w:rPr>
                    <w:ins w:id="1279" w:author="ACER" w:date="2026-07-05T23:58:00Z"/>
                  </w:rPr>
                </w:rPrChange>
              </w:rPr>
            </w:pPr>
            <w:ins w:id="1280" w:author="ACER" w:date="2026-07-05T23:58:00Z">
              <w:r w:rsidRPr="005E10DC">
                <w:rPr>
                  <w:color w:val="000000" w:themeColor="text1"/>
                  <w:sz w:val="24"/>
                  <w:szCs w:val="24"/>
                  <w:rPrChange w:id="1281" w:author="ACER" w:date="2026-07-05T23:58:00Z">
                    <w:rPr/>
                  </w:rPrChange>
                </w:rPr>
                <w:t>HTL &lt; MNDBT − 1,0 m</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655FDCE" w14:textId="77777777" w:rsidR="005E10DC" w:rsidRPr="005E10DC" w:rsidRDefault="005E10DC" w:rsidP="00EB4592">
            <w:pPr>
              <w:pStyle w:val="TableText"/>
              <w:rPr>
                <w:ins w:id="1282" w:author="ACER" w:date="2026-07-05T23:58:00Z"/>
                <w:color w:val="000000" w:themeColor="text1"/>
                <w:sz w:val="24"/>
                <w:szCs w:val="24"/>
                <w:rPrChange w:id="1283" w:author="ACER" w:date="2026-07-05T23:58:00Z">
                  <w:rPr>
                    <w:ins w:id="1284" w:author="ACER" w:date="2026-07-05T23:58:00Z"/>
                  </w:rPr>
                </w:rPrChange>
              </w:rPr>
            </w:pPr>
            <w:ins w:id="1285" w:author="ACER" w:date="2026-07-05T23:58:00Z">
              <w:r w:rsidRPr="005E10DC">
                <w:rPr>
                  <w:color w:val="000000" w:themeColor="text1"/>
                  <w:sz w:val="24"/>
                  <w:szCs w:val="24"/>
                  <w:rPrChange w:id="1286" w:author="ACER" w:date="2026-07-05T23:58:00Z">
                    <w:rPr/>
                  </w:rPrChange>
                </w:rPr>
                <w:t>Không phát cảnh báo</w:t>
              </w:r>
            </w:ins>
          </w:p>
        </w:tc>
      </w:tr>
      <w:tr w:rsidR="005E10DC" w:rsidRPr="005E10DC" w14:paraId="500CD282" w14:textId="77777777" w:rsidTr="005E10DC">
        <w:trPr>
          <w:jc w:val="center"/>
          <w:ins w:id="1287"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C77C01E" w14:textId="77777777" w:rsidR="005E10DC" w:rsidRPr="005E10DC" w:rsidRDefault="005E10DC" w:rsidP="00EB4592">
            <w:pPr>
              <w:pStyle w:val="TableText"/>
              <w:rPr>
                <w:ins w:id="1288" w:author="ACER" w:date="2026-07-05T23:58:00Z"/>
                <w:color w:val="000000" w:themeColor="text1"/>
                <w:sz w:val="24"/>
                <w:szCs w:val="24"/>
                <w:rPrChange w:id="1289" w:author="ACER" w:date="2026-07-05T23:58:00Z">
                  <w:rPr>
                    <w:ins w:id="1290" w:author="ACER" w:date="2026-07-05T23:58:00Z"/>
                  </w:rPr>
                </w:rPrChange>
              </w:rPr>
            </w:pPr>
            <w:ins w:id="1291" w:author="ACER" w:date="2026-07-05T23:58:00Z">
              <w:r w:rsidRPr="005E10DC">
                <w:rPr>
                  <w:b/>
                  <w:bCs/>
                  <w:color w:val="000000" w:themeColor="text1"/>
                  <w:sz w:val="24"/>
                  <w:szCs w:val="24"/>
                  <w:rPrChange w:id="1292" w:author="ACER" w:date="2026-07-05T23:58:00Z">
                    <w:rPr>
                      <w:b/>
                      <w:bCs/>
                    </w:rPr>
                  </w:rPrChange>
                </w:rPr>
                <w:t>Theo dõi</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91227A6" w14:textId="77777777" w:rsidR="005E10DC" w:rsidRPr="005E10DC" w:rsidRDefault="005E10DC" w:rsidP="00EB4592">
            <w:pPr>
              <w:pStyle w:val="TableText"/>
              <w:rPr>
                <w:ins w:id="1293" w:author="ACER" w:date="2026-07-05T23:58:00Z"/>
                <w:color w:val="000000" w:themeColor="text1"/>
                <w:sz w:val="24"/>
                <w:szCs w:val="24"/>
                <w:rPrChange w:id="1294" w:author="ACER" w:date="2026-07-05T23:58:00Z">
                  <w:rPr>
                    <w:ins w:id="1295" w:author="ACER" w:date="2026-07-05T23:58:00Z"/>
                  </w:rPr>
                </w:rPrChange>
              </w:rPr>
            </w:pPr>
            <w:ins w:id="1296" w:author="ACER" w:date="2026-07-05T23:58:00Z">
              <w:r w:rsidRPr="005E10DC">
                <w:rPr>
                  <w:color w:val="000000" w:themeColor="text1"/>
                  <w:sz w:val="24"/>
                  <w:szCs w:val="24"/>
                  <w:rPrChange w:id="1297" w:author="ACER" w:date="2026-07-05T23:58:00Z">
                    <w:rPr/>
                  </w:rPrChange>
                </w:rPr>
                <w:t>MNDBT − 1,0 m ≤ HTL &lt; MNDBT</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887E299" w14:textId="77777777" w:rsidR="005E10DC" w:rsidRPr="005E10DC" w:rsidRDefault="005E10DC" w:rsidP="00EB4592">
            <w:pPr>
              <w:pStyle w:val="TableText"/>
              <w:rPr>
                <w:ins w:id="1298" w:author="ACER" w:date="2026-07-05T23:58:00Z"/>
                <w:color w:val="000000" w:themeColor="text1"/>
                <w:sz w:val="24"/>
                <w:szCs w:val="24"/>
                <w:rPrChange w:id="1299" w:author="ACER" w:date="2026-07-05T23:58:00Z">
                  <w:rPr>
                    <w:ins w:id="1300" w:author="ACER" w:date="2026-07-05T23:58:00Z"/>
                  </w:rPr>
                </w:rPrChange>
              </w:rPr>
            </w:pPr>
            <w:ins w:id="1301" w:author="ACER" w:date="2026-07-05T23:58:00Z">
              <w:r w:rsidRPr="005E10DC">
                <w:rPr>
                  <w:color w:val="000000" w:themeColor="text1"/>
                  <w:sz w:val="24"/>
                  <w:szCs w:val="24"/>
                  <w:rPrChange w:id="1302" w:author="ACER" w:date="2026-07-05T23:58:00Z">
                    <w:rPr/>
                  </w:rPrChange>
                </w:rPr>
                <w:t>Thông báo trong hệ thống</w:t>
              </w:r>
            </w:ins>
          </w:p>
        </w:tc>
      </w:tr>
      <w:tr w:rsidR="005E10DC" w:rsidRPr="005E10DC" w14:paraId="06036172" w14:textId="77777777" w:rsidTr="005E10DC">
        <w:trPr>
          <w:jc w:val="center"/>
          <w:ins w:id="1303"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16F4B7A5" w14:textId="77777777" w:rsidR="005E10DC" w:rsidRPr="005E10DC" w:rsidRDefault="005E10DC" w:rsidP="00EB4592">
            <w:pPr>
              <w:pStyle w:val="TableText"/>
              <w:rPr>
                <w:ins w:id="1304" w:author="ACER" w:date="2026-07-05T23:58:00Z"/>
                <w:color w:val="000000" w:themeColor="text1"/>
                <w:sz w:val="24"/>
                <w:szCs w:val="24"/>
                <w:rPrChange w:id="1305" w:author="ACER" w:date="2026-07-05T23:58:00Z">
                  <w:rPr>
                    <w:ins w:id="1306" w:author="ACER" w:date="2026-07-05T23:58:00Z"/>
                  </w:rPr>
                </w:rPrChange>
              </w:rPr>
            </w:pPr>
            <w:ins w:id="1307" w:author="ACER" w:date="2026-07-05T23:58:00Z">
              <w:r w:rsidRPr="005E10DC">
                <w:rPr>
                  <w:b/>
                  <w:bCs/>
                  <w:color w:val="000000" w:themeColor="text1"/>
                  <w:sz w:val="24"/>
                  <w:szCs w:val="24"/>
                  <w:rPrChange w:id="1308" w:author="ACER" w:date="2026-07-05T23:58:00Z">
                    <w:rPr>
                      <w:b/>
                      <w:bCs/>
                    </w:rPr>
                  </w:rPrChange>
                </w:rPr>
                <w:t>Cảnh báo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535F66E" w14:textId="77777777" w:rsidR="005E10DC" w:rsidRPr="005E10DC" w:rsidRDefault="005E10DC" w:rsidP="00EB4592">
            <w:pPr>
              <w:pStyle w:val="TableText"/>
              <w:rPr>
                <w:ins w:id="1309" w:author="ACER" w:date="2026-07-05T23:58:00Z"/>
                <w:color w:val="000000" w:themeColor="text1"/>
                <w:sz w:val="24"/>
                <w:szCs w:val="24"/>
                <w:rPrChange w:id="1310" w:author="ACER" w:date="2026-07-05T23:58:00Z">
                  <w:rPr>
                    <w:ins w:id="1311" w:author="ACER" w:date="2026-07-05T23:58:00Z"/>
                  </w:rPr>
                </w:rPrChange>
              </w:rPr>
            </w:pPr>
            <w:ins w:id="1312" w:author="ACER" w:date="2026-07-05T23:58:00Z">
              <w:r w:rsidRPr="005E10DC">
                <w:rPr>
                  <w:color w:val="000000" w:themeColor="text1"/>
                  <w:sz w:val="24"/>
                  <w:szCs w:val="24"/>
                  <w:rPrChange w:id="1313" w:author="ACER" w:date="2026-07-05T23:58:00Z">
                    <w:rPr/>
                  </w:rPrChange>
                </w:rPr>
                <w:t>MNDBT ≤ HTL &lt; MNGC</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23BAA5C" w14:textId="77777777" w:rsidR="005E10DC" w:rsidRPr="005E10DC" w:rsidRDefault="005E10DC" w:rsidP="00EB4592">
            <w:pPr>
              <w:pStyle w:val="TableText"/>
              <w:rPr>
                <w:ins w:id="1314" w:author="ACER" w:date="2026-07-05T23:58:00Z"/>
                <w:color w:val="000000" w:themeColor="text1"/>
                <w:sz w:val="24"/>
                <w:szCs w:val="24"/>
                <w:rPrChange w:id="1315" w:author="ACER" w:date="2026-07-05T23:58:00Z">
                  <w:rPr>
                    <w:ins w:id="1316" w:author="ACER" w:date="2026-07-05T23:58:00Z"/>
                  </w:rPr>
                </w:rPrChange>
              </w:rPr>
            </w:pPr>
            <w:ins w:id="1317" w:author="ACER" w:date="2026-07-05T23:58:00Z">
              <w:r w:rsidRPr="005E10DC">
                <w:rPr>
                  <w:color w:val="000000" w:themeColor="text1"/>
                  <w:sz w:val="24"/>
                  <w:szCs w:val="24"/>
                  <w:rPrChange w:id="1318" w:author="ACER" w:date="2026-07-05T23:58:00Z">
                    <w:rPr/>
                  </w:rPrChange>
                </w:rPr>
                <w:t>Gửi thông báo đẩy + ghi OperationLog</w:t>
              </w:r>
            </w:ins>
          </w:p>
        </w:tc>
      </w:tr>
      <w:tr w:rsidR="005E10DC" w:rsidRPr="005E10DC" w14:paraId="26AD07A8" w14:textId="77777777" w:rsidTr="005E10DC">
        <w:trPr>
          <w:jc w:val="center"/>
          <w:ins w:id="1319"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ABDF39B" w14:textId="77777777" w:rsidR="005E10DC" w:rsidRPr="005E10DC" w:rsidRDefault="005E10DC" w:rsidP="00EB4592">
            <w:pPr>
              <w:pStyle w:val="TableText"/>
              <w:rPr>
                <w:ins w:id="1320" w:author="ACER" w:date="2026-07-05T23:58:00Z"/>
                <w:color w:val="000000" w:themeColor="text1"/>
                <w:sz w:val="24"/>
                <w:szCs w:val="24"/>
                <w:rPrChange w:id="1321" w:author="ACER" w:date="2026-07-05T23:58:00Z">
                  <w:rPr>
                    <w:ins w:id="1322" w:author="ACER" w:date="2026-07-05T23:58:00Z"/>
                  </w:rPr>
                </w:rPrChange>
              </w:rPr>
            </w:pPr>
            <w:ins w:id="1323" w:author="ACER" w:date="2026-07-05T23:58:00Z">
              <w:r w:rsidRPr="005E10DC">
                <w:rPr>
                  <w:b/>
                  <w:bCs/>
                  <w:color w:val="000000" w:themeColor="text1"/>
                  <w:sz w:val="24"/>
                  <w:szCs w:val="24"/>
                  <w:rPrChange w:id="1324" w:author="ACER" w:date="2026-07-05T23:58:00Z">
                    <w:rPr>
                      <w:b/>
                      <w:bCs/>
                    </w:rPr>
                  </w:rPrChange>
                </w:rPr>
                <w:t>Nguy hiểm</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4376D0D" w14:textId="77777777" w:rsidR="005E10DC" w:rsidRPr="005E10DC" w:rsidRDefault="005E10DC" w:rsidP="00EB4592">
            <w:pPr>
              <w:pStyle w:val="TableText"/>
              <w:rPr>
                <w:ins w:id="1325" w:author="ACER" w:date="2026-07-05T23:58:00Z"/>
                <w:color w:val="000000" w:themeColor="text1"/>
                <w:sz w:val="24"/>
                <w:szCs w:val="24"/>
                <w:rPrChange w:id="1326" w:author="ACER" w:date="2026-07-05T23:58:00Z">
                  <w:rPr>
                    <w:ins w:id="1327" w:author="ACER" w:date="2026-07-05T23:58:00Z"/>
                  </w:rPr>
                </w:rPrChange>
              </w:rPr>
            </w:pPr>
            <w:ins w:id="1328" w:author="ACER" w:date="2026-07-05T23:58:00Z">
              <w:r w:rsidRPr="005E10DC">
                <w:rPr>
                  <w:color w:val="000000" w:themeColor="text1"/>
                  <w:sz w:val="24"/>
                  <w:szCs w:val="24"/>
                  <w:rPrChange w:id="1329" w:author="ACER" w:date="2026-07-05T23:58:00Z">
                    <w:rPr/>
                  </w:rPrChange>
                </w:rPr>
                <w:t>HTL ≥ MNGC</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0D5F9392" w14:textId="77777777" w:rsidR="005E10DC" w:rsidRPr="005E10DC" w:rsidRDefault="005E10DC" w:rsidP="00EB4592">
            <w:pPr>
              <w:pStyle w:val="TableText"/>
              <w:rPr>
                <w:ins w:id="1330" w:author="ACER" w:date="2026-07-05T23:58:00Z"/>
                <w:color w:val="000000" w:themeColor="text1"/>
                <w:sz w:val="24"/>
                <w:szCs w:val="24"/>
                <w:rPrChange w:id="1331" w:author="ACER" w:date="2026-07-05T23:58:00Z">
                  <w:rPr>
                    <w:ins w:id="1332" w:author="ACER" w:date="2026-07-05T23:58:00Z"/>
                  </w:rPr>
                </w:rPrChange>
              </w:rPr>
            </w:pPr>
            <w:ins w:id="1333" w:author="ACER" w:date="2026-07-05T23:58:00Z">
              <w:r w:rsidRPr="005E10DC">
                <w:rPr>
                  <w:color w:val="000000" w:themeColor="text1"/>
                  <w:sz w:val="24"/>
                  <w:szCs w:val="24"/>
                  <w:rPrChange w:id="1334" w:author="ACER" w:date="2026-07-05T23:58:00Z">
                    <w:rPr/>
                  </w:rPrChange>
                </w:rPr>
                <w:t>Cảnh báo khẩn cấp + thông báo đẩy toàn hệ thống</w:t>
              </w:r>
            </w:ins>
          </w:p>
        </w:tc>
      </w:tr>
    </w:tbl>
    <w:p w14:paraId="012EE101" w14:textId="73E53D14" w:rsidR="005E10DC" w:rsidRPr="005E10DC" w:rsidRDefault="00204A2E">
      <w:pPr>
        <w:ind w:firstLine="567"/>
        <w:rPr>
          <w:ins w:id="1335" w:author="ACER" w:date="2026-07-05T23:55:00Z"/>
        </w:rPr>
      </w:pPr>
      <w:ins w:id="1336" w:author="ACER" w:date="2026-07-05T23:59:00Z">
        <w:r>
          <w:t>Cơ chế này cho phép hệ thống chủ động phát hiện nguy cơ trước khi sự cố xảy ra, thay vì chỉ ghi nhận trạng thái hiện tại. Kết quả cảnh báo được đồng bộ tức thời tới cả ứng dụng Web (cho cơ quan chức năng) và ứng dụng Di động (cho người dân), bảo đảm mọi bên liên quan cùng nhận được thông tin nhất quán trong thời gian thực.</w:t>
        </w:r>
      </w:ins>
    </w:p>
    <w:p w14:paraId="49BA0656" w14:textId="3BECA1B6" w:rsidR="00526549" w:rsidRPr="00DA4EA2" w:rsidDel="009456C1" w:rsidRDefault="00526549" w:rsidP="00526549">
      <w:pPr>
        <w:rPr>
          <w:del w:id="1337" w:author="ACER" w:date="2026-07-05T23:52:00Z"/>
          <w:szCs w:val="26"/>
        </w:rPr>
      </w:pPr>
      <w:del w:id="1338" w:author="ACER" w:date="2026-07-05T23:52:00Z">
        <w:r w:rsidRPr="00DA4EA2" w:rsidDel="009456C1">
          <w:rPr>
            <w:szCs w:val="26"/>
          </w:rPr>
          <w:delText>Mô hình LSTM toàn cục được huấn luyện trên khoảng 197.000 mẫu hàng giờ trải rộng trên 16 hồ chứa, sử dụng hàm mất mát lai ghép với dừng sớm để tránh quá khớp. Sau khi tinh chỉnh cho từng hồ và đánh giá trên mùa lũ 2025 (tập kiểm tra độc lập), mô hình đạt NSE trung bình toàn lưu vực trong khoảng 0,63–0,70, với nhiều hồ đạt mức tốt đến rất tốt (Đắk Mi 4 0,868; Sông Tranh 3 0,856; Sông Bung 2 0,839; A Vương 0,804). Riêng hồ Sông Tranh 2 — trường hợp so sánh với ARIMAX — LSTM đạt NSE từ 0,66 đến 0,85 tùy cấu hình và mùa đánh giá. Đây là kết quả đạt được ở một chân trời khó hơn nhiều: dự báo LSTM là đa bước (12–24 giờ) và mang tính xác suất (P10/P50/P90), trong khi con số của ARIMAX là dự báo đệ quy một bước.</w:delText>
        </w:r>
        <w:bookmarkStart w:id="1339" w:name="_Toc234189805"/>
        <w:bookmarkStart w:id="1340" w:name="_Toc234189979"/>
        <w:bookmarkStart w:id="1341" w:name="_Toc234253232"/>
        <w:bookmarkEnd w:id="1339"/>
        <w:bookmarkEnd w:id="1340"/>
        <w:bookmarkEnd w:id="1341"/>
      </w:del>
    </w:p>
    <w:p w14:paraId="5CDA67C0" w14:textId="3ED2B40B" w:rsidR="007F1FB9" w:rsidRPr="005B4A7C" w:rsidDel="00204A2E" w:rsidRDefault="007F1FB9" w:rsidP="007F1FB9">
      <w:pPr>
        <w:pStyle w:val="Caption"/>
        <w:keepNext/>
        <w:rPr>
          <w:del w:id="1342" w:author="ACER" w:date="2026-07-05T23:59:00Z"/>
          <w:szCs w:val="26"/>
        </w:rPr>
      </w:pPr>
      <w:del w:id="1343" w:author="ACER" w:date="2026-07-05T23:59:00Z">
        <w:r w:rsidRPr="00DA4EA2" w:rsidDel="00204A2E">
          <w:rPr>
            <w:szCs w:val="26"/>
          </w:rPr>
          <w:delText xml:space="preserve">Bảng </w:delText>
        </w:r>
        <w:r w:rsidR="00867247" w:rsidRPr="005B4A7C" w:rsidDel="00204A2E">
          <w:rPr>
            <w:szCs w:val="26"/>
          </w:rPr>
          <w:fldChar w:fldCharType="begin"/>
        </w:r>
        <w:r w:rsidR="00867247" w:rsidRPr="00DA4EA2" w:rsidDel="00204A2E">
          <w:rPr>
            <w:szCs w:val="26"/>
          </w:rPr>
          <w:delInstrText xml:space="preserve"> </w:delInstrText>
        </w:r>
        <w:r w:rsidR="005663BE" w:rsidRPr="00DA4EA2" w:rsidDel="00204A2E">
          <w:rPr>
            <w:szCs w:val="26"/>
          </w:rPr>
          <w:delInstrText>SEQ chap \c</w:delInstrText>
        </w:r>
        <w:r w:rsidR="00867247" w:rsidRPr="00DA4EA2" w:rsidDel="00204A2E">
          <w:rPr>
            <w:szCs w:val="26"/>
          </w:rPr>
          <w:delInstrText xml:space="preserve"> </w:delInstrText>
        </w:r>
        <w:r w:rsidR="00867247" w:rsidRPr="005B4A7C" w:rsidDel="00204A2E">
          <w:rPr>
            <w:szCs w:val="26"/>
          </w:rPr>
          <w:fldChar w:fldCharType="separate"/>
        </w:r>
        <w:r w:rsidR="005663BE" w:rsidRPr="005B4A7C" w:rsidDel="00204A2E">
          <w:rPr>
            <w:szCs w:val="26"/>
          </w:rPr>
          <w:delText>5</w:delText>
        </w:r>
        <w:r w:rsidR="00867247" w:rsidRPr="005B4A7C" w:rsidDel="00204A2E">
          <w:rPr>
            <w:szCs w:val="26"/>
          </w:rPr>
          <w:fldChar w:fldCharType="end"/>
        </w:r>
        <w:r w:rsidR="00867247" w:rsidRPr="000E1921" w:rsidDel="00204A2E">
          <w:rPr>
            <w:szCs w:val="26"/>
          </w:rPr>
          <w:delText>.</w:delText>
        </w:r>
        <w:r w:rsidR="00867247" w:rsidRPr="005B4A7C" w:rsidDel="00204A2E">
          <w:rPr>
            <w:szCs w:val="26"/>
          </w:rPr>
          <w:fldChar w:fldCharType="begin"/>
        </w:r>
        <w:r w:rsidR="00867247" w:rsidRPr="00DA4EA2" w:rsidDel="00204A2E">
          <w:rPr>
            <w:szCs w:val="26"/>
          </w:rPr>
          <w:delInstrText xml:space="preserve"> SEQ Bảng \* ARABIC \s 1 </w:delInstrText>
        </w:r>
        <w:r w:rsidR="00867247" w:rsidRPr="005B4A7C" w:rsidDel="00204A2E">
          <w:rPr>
            <w:szCs w:val="26"/>
          </w:rPr>
          <w:fldChar w:fldCharType="separate"/>
        </w:r>
        <w:r w:rsidR="005663BE" w:rsidRPr="005B4A7C" w:rsidDel="00204A2E">
          <w:rPr>
            <w:szCs w:val="26"/>
          </w:rPr>
          <w:delText>2</w:delText>
        </w:r>
        <w:r w:rsidR="00867247" w:rsidRPr="005B4A7C" w:rsidDel="00204A2E">
          <w:rPr>
            <w:szCs w:val="26"/>
          </w:rPr>
          <w:fldChar w:fldCharType="end"/>
        </w:r>
        <w:r w:rsidRPr="000E1921" w:rsidDel="00204A2E">
          <w:rPr>
            <w:szCs w:val="26"/>
          </w:rPr>
          <w:delText xml:space="preserve"> Chỉ số NSE </w:delText>
        </w:r>
        <w:r w:rsidRPr="005B4A7C" w:rsidDel="00204A2E">
          <w:rPr>
            <w:szCs w:val="26"/>
          </w:rPr>
          <w:delText>của mô hình LSTM trên một số hồ chứa lưu vực Vu Gia – Thu Bồn</w:delText>
        </w:r>
        <w:bookmarkStart w:id="1344" w:name="_Toc234189806"/>
        <w:bookmarkStart w:id="1345" w:name="_Toc234189980"/>
        <w:bookmarkStart w:id="1346" w:name="_Toc234253233"/>
        <w:bookmarkEnd w:id="1344"/>
        <w:bookmarkEnd w:id="1345"/>
        <w:bookmarkEnd w:id="1346"/>
      </w:del>
    </w:p>
    <w:tbl>
      <w:tblPr>
        <w:tblW w:w="8600" w:type="dxa"/>
        <w:tblBorders>
          <w:top w:val="single" w:sz="4" w:space="0" w:color="8090B0"/>
          <w:left w:val="single" w:sz="4" w:space="0" w:color="8090B0"/>
          <w:bottom w:val="single" w:sz="4" w:space="0" w:color="8090B0"/>
          <w:right w:val="single" w:sz="4" w:space="0" w:color="8090B0"/>
          <w:insideH w:val="single" w:sz="2" w:space="0" w:color="AAB4C8"/>
          <w:insideV w:val="single" w:sz="2" w:space="0" w:color="AAB4C8"/>
        </w:tblBorders>
        <w:tblCellMar>
          <w:left w:w="10" w:type="dxa"/>
          <w:right w:w="10" w:type="dxa"/>
        </w:tblCellMar>
        <w:tblLook w:val="04A0" w:firstRow="1" w:lastRow="0" w:firstColumn="1" w:lastColumn="0" w:noHBand="0" w:noVBand="1"/>
      </w:tblPr>
      <w:tblGrid>
        <w:gridCol w:w="3200"/>
        <w:gridCol w:w="2400"/>
        <w:gridCol w:w="3000"/>
      </w:tblGrid>
      <w:tr w:rsidR="00526549" w:rsidRPr="00584F59" w:rsidDel="00204A2E" w14:paraId="1C6D96FF" w14:textId="67A90A37" w:rsidTr="00811BC2">
        <w:trPr>
          <w:tblHeader/>
          <w:del w:id="1347" w:author="ACER" w:date="2026-07-05T23:59:00Z"/>
        </w:trPr>
        <w:tc>
          <w:tcPr>
            <w:tcW w:w="3200" w:type="dxa"/>
            <w:tcMar>
              <w:top w:w="60" w:type="dxa"/>
              <w:left w:w="90" w:type="dxa"/>
              <w:bottom w:w="60" w:type="dxa"/>
              <w:right w:w="90" w:type="dxa"/>
            </w:tcMar>
            <w:vAlign w:val="center"/>
          </w:tcPr>
          <w:p w14:paraId="3EA03F39" w14:textId="31172065" w:rsidR="00526549" w:rsidRPr="00584F59" w:rsidDel="00204A2E" w:rsidRDefault="00526549">
            <w:pPr>
              <w:spacing w:line="264" w:lineRule="auto"/>
              <w:rPr>
                <w:del w:id="1348" w:author="ACER" w:date="2026-07-05T23:59:00Z"/>
                <w:szCs w:val="26"/>
              </w:rPr>
              <w:pPrChange w:id="1349" w:author="ACER" w:date="2026-07-05T23:59:00Z">
                <w:pPr>
                  <w:spacing w:line="264" w:lineRule="auto"/>
                  <w:jc w:val="center"/>
                </w:pPr>
              </w:pPrChange>
            </w:pPr>
            <w:del w:id="1350" w:author="ACER" w:date="2026-07-05T23:59:00Z">
              <w:r w:rsidRPr="00584F59" w:rsidDel="00204A2E">
                <w:rPr>
                  <w:b/>
                  <w:bCs/>
                  <w:szCs w:val="26"/>
                </w:rPr>
                <w:delText>Hồ chứa</w:delText>
              </w:r>
              <w:bookmarkStart w:id="1351" w:name="_Toc234189807"/>
              <w:bookmarkStart w:id="1352" w:name="_Toc234189981"/>
              <w:bookmarkStart w:id="1353" w:name="_Toc234253234"/>
              <w:bookmarkEnd w:id="1351"/>
              <w:bookmarkEnd w:id="1352"/>
              <w:bookmarkEnd w:id="1353"/>
            </w:del>
          </w:p>
        </w:tc>
        <w:tc>
          <w:tcPr>
            <w:tcW w:w="2400" w:type="dxa"/>
            <w:tcMar>
              <w:top w:w="60" w:type="dxa"/>
              <w:left w:w="90" w:type="dxa"/>
              <w:bottom w:w="60" w:type="dxa"/>
              <w:right w:w="90" w:type="dxa"/>
            </w:tcMar>
            <w:vAlign w:val="center"/>
          </w:tcPr>
          <w:p w14:paraId="24A63D22" w14:textId="5F429808" w:rsidR="00526549" w:rsidRPr="00584F59" w:rsidDel="00204A2E" w:rsidRDefault="00526549" w:rsidP="00526549">
            <w:pPr>
              <w:spacing w:line="264" w:lineRule="auto"/>
              <w:jc w:val="center"/>
              <w:rPr>
                <w:del w:id="1354" w:author="ACER" w:date="2026-07-05T23:59:00Z"/>
                <w:szCs w:val="26"/>
              </w:rPr>
            </w:pPr>
            <w:del w:id="1355" w:author="ACER" w:date="2026-07-05T23:59:00Z">
              <w:r w:rsidRPr="00584F59" w:rsidDel="00204A2E">
                <w:rPr>
                  <w:b/>
                  <w:bCs/>
                  <w:szCs w:val="26"/>
                </w:rPr>
                <w:delText>NSE</w:delText>
              </w:r>
              <w:bookmarkStart w:id="1356" w:name="_Toc234189808"/>
              <w:bookmarkStart w:id="1357" w:name="_Toc234189982"/>
              <w:bookmarkStart w:id="1358" w:name="_Toc234253235"/>
              <w:bookmarkEnd w:id="1356"/>
              <w:bookmarkEnd w:id="1357"/>
              <w:bookmarkEnd w:id="1358"/>
            </w:del>
          </w:p>
        </w:tc>
        <w:tc>
          <w:tcPr>
            <w:tcW w:w="3000" w:type="dxa"/>
            <w:tcMar>
              <w:top w:w="60" w:type="dxa"/>
              <w:left w:w="90" w:type="dxa"/>
              <w:bottom w:w="60" w:type="dxa"/>
              <w:right w:w="90" w:type="dxa"/>
            </w:tcMar>
            <w:vAlign w:val="center"/>
          </w:tcPr>
          <w:p w14:paraId="18840983" w14:textId="18CF66D7" w:rsidR="00526549" w:rsidRPr="00584F59" w:rsidDel="00204A2E" w:rsidRDefault="00526549" w:rsidP="00526549">
            <w:pPr>
              <w:spacing w:line="264" w:lineRule="auto"/>
              <w:jc w:val="center"/>
              <w:rPr>
                <w:del w:id="1359" w:author="ACER" w:date="2026-07-05T23:59:00Z"/>
                <w:szCs w:val="26"/>
              </w:rPr>
            </w:pPr>
            <w:del w:id="1360" w:author="ACER" w:date="2026-07-05T23:59:00Z">
              <w:r w:rsidRPr="00584F59" w:rsidDel="00204A2E">
                <w:rPr>
                  <w:b/>
                  <w:bCs/>
                  <w:szCs w:val="26"/>
                </w:rPr>
                <w:delText>Đánh giá</w:delText>
              </w:r>
              <w:bookmarkStart w:id="1361" w:name="_Toc234189809"/>
              <w:bookmarkStart w:id="1362" w:name="_Toc234189983"/>
              <w:bookmarkStart w:id="1363" w:name="_Toc234253236"/>
              <w:bookmarkEnd w:id="1361"/>
              <w:bookmarkEnd w:id="1362"/>
              <w:bookmarkEnd w:id="1363"/>
            </w:del>
          </w:p>
        </w:tc>
        <w:bookmarkStart w:id="1364" w:name="_Toc234189810"/>
        <w:bookmarkStart w:id="1365" w:name="_Toc234189984"/>
        <w:bookmarkStart w:id="1366" w:name="_Toc234253237"/>
        <w:bookmarkEnd w:id="1364"/>
        <w:bookmarkEnd w:id="1365"/>
        <w:bookmarkEnd w:id="1366"/>
      </w:tr>
      <w:tr w:rsidR="00526549" w:rsidRPr="00584F59" w:rsidDel="00204A2E" w14:paraId="41A96F73" w14:textId="724DC842" w:rsidTr="00526549">
        <w:trPr>
          <w:del w:id="1367" w:author="ACER" w:date="2026-07-05T23:59:00Z"/>
        </w:trPr>
        <w:tc>
          <w:tcPr>
            <w:tcW w:w="3200" w:type="dxa"/>
            <w:tcMar>
              <w:top w:w="60" w:type="dxa"/>
              <w:left w:w="90" w:type="dxa"/>
              <w:bottom w:w="60" w:type="dxa"/>
              <w:right w:w="90" w:type="dxa"/>
            </w:tcMar>
            <w:vAlign w:val="center"/>
          </w:tcPr>
          <w:p w14:paraId="33467527" w14:textId="5AF9BE17" w:rsidR="00526549" w:rsidRPr="00584F59" w:rsidDel="00204A2E" w:rsidRDefault="00526549" w:rsidP="00526549">
            <w:pPr>
              <w:spacing w:line="264" w:lineRule="auto"/>
              <w:jc w:val="center"/>
              <w:rPr>
                <w:del w:id="1368" w:author="ACER" w:date="2026-07-05T23:59:00Z"/>
                <w:szCs w:val="26"/>
              </w:rPr>
            </w:pPr>
            <w:del w:id="1369" w:author="ACER" w:date="2026-07-05T23:59:00Z">
              <w:r w:rsidRPr="00584F59" w:rsidDel="00204A2E">
                <w:rPr>
                  <w:szCs w:val="26"/>
                </w:rPr>
                <w:delText>Đắk Mi 4</w:delText>
              </w:r>
              <w:bookmarkStart w:id="1370" w:name="_Toc234189811"/>
              <w:bookmarkStart w:id="1371" w:name="_Toc234189985"/>
              <w:bookmarkStart w:id="1372" w:name="_Toc234253238"/>
              <w:bookmarkEnd w:id="1370"/>
              <w:bookmarkEnd w:id="1371"/>
              <w:bookmarkEnd w:id="1372"/>
            </w:del>
          </w:p>
        </w:tc>
        <w:tc>
          <w:tcPr>
            <w:tcW w:w="2400" w:type="dxa"/>
            <w:tcMar>
              <w:top w:w="60" w:type="dxa"/>
              <w:left w:w="90" w:type="dxa"/>
              <w:bottom w:w="60" w:type="dxa"/>
              <w:right w:w="90" w:type="dxa"/>
            </w:tcMar>
            <w:vAlign w:val="center"/>
          </w:tcPr>
          <w:p w14:paraId="31091BB5" w14:textId="39FE5797" w:rsidR="00526549" w:rsidRPr="00584F59" w:rsidDel="00204A2E" w:rsidRDefault="00526549" w:rsidP="00526549">
            <w:pPr>
              <w:spacing w:line="264" w:lineRule="auto"/>
              <w:jc w:val="center"/>
              <w:rPr>
                <w:del w:id="1373" w:author="ACER" w:date="2026-07-05T23:59:00Z"/>
                <w:szCs w:val="26"/>
              </w:rPr>
            </w:pPr>
            <w:del w:id="1374" w:author="ACER" w:date="2026-07-05T23:59:00Z">
              <w:r w:rsidRPr="00584F59" w:rsidDel="00204A2E">
                <w:rPr>
                  <w:szCs w:val="26"/>
                </w:rPr>
                <w:delText>0,868</w:delText>
              </w:r>
              <w:bookmarkStart w:id="1375" w:name="_Toc234189812"/>
              <w:bookmarkStart w:id="1376" w:name="_Toc234189986"/>
              <w:bookmarkStart w:id="1377" w:name="_Toc234253239"/>
              <w:bookmarkEnd w:id="1375"/>
              <w:bookmarkEnd w:id="1376"/>
              <w:bookmarkEnd w:id="1377"/>
            </w:del>
          </w:p>
        </w:tc>
        <w:tc>
          <w:tcPr>
            <w:tcW w:w="3000" w:type="dxa"/>
            <w:tcMar>
              <w:top w:w="60" w:type="dxa"/>
              <w:left w:w="90" w:type="dxa"/>
              <w:bottom w:w="60" w:type="dxa"/>
              <w:right w:w="90" w:type="dxa"/>
            </w:tcMar>
            <w:vAlign w:val="center"/>
          </w:tcPr>
          <w:p w14:paraId="4578AD9E" w14:textId="6D731086" w:rsidR="00526549" w:rsidRPr="00584F59" w:rsidDel="00204A2E" w:rsidRDefault="00526549" w:rsidP="00526549">
            <w:pPr>
              <w:spacing w:line="264" w:lineRule="auto"/>
              <w:jc w:val="center"/>
              <w:rPr>
                <w:del w:id="1378" w:author="ACER" w:date="2026-07-05T23:59:00Z"/>
                <w:szCs w:val="26"/>
              </w:rPr>
            </w:pPr>
            <w:del w:id="1379" w:author="ACER" w:date="2026-07-05T23:59:00Z">
              <w:r w:rsidRPr="00584F59" w:rsidDel="00204A2E">
                <w:rPr>
                  <w:szCs w:val="26"/>
                </w:rPr>
                <w:delText>Rất tốt</w:delText>
              </w:r>
              <w:bookmarkStart w:id="1380" w:name="_Toc234189813"/>
              <w:bookmarkStart w:id="1381" w:name="_Toc234189987"/>
              <w:bookmarkStart w:id="1382" w:name="_Toc234253240"/>
              <w:bookmarkEnd w:id="1380"/>
              <w:bookmarkEnd w:id="1381"/>
              <w:bookmarkEnd w:id="1382"/>
            </w:del>
          </w:p>
        </w:tc>
        <w:bookmarkStart w:id="1383" w:name="_Toc234189814"/>
        <w:bookmarkStart w:id="1384" w:name="_Toc234189988"/>
        <w:bookmarkStart w:id="1385" w:name="_Toc234253241"/>
        <w:bookmarkEnd w:id="1383"/>
        <w:bookmarkEnd w:id="1384"/>
        <w:bookmarkEnd w:id="1385"/>
      </w:tr>
      <w:tr w:rsidR="00526549" w:rsidRPr="00584F59" w:rsidDel="00204A2E" w14:paraId="00FF3369" w14:textId="13D47459" w:rsidTr="00526549">
        <w:trPr>
          <w:del w:id="1386" w:author="ACER" w:date="2026-07-05T23:59:00Z"/>
        </w:trPr>
        <w:tc>
          <w:tcPr>
            <w:tcW w:w="3200" w:type="dxa"/>
            <w:tcMar>
              <w:top w:w="60" w:type="dxa"/>
              <w:left w:w="90" w:type="dxa"/>
              <w:bottom w:w="60" w:type="dxa"/>
              <w:right w:w="90" w:type="dxa"/>
            </w:tcMar>
            <w:vAlign w:val="center"/>
          </w:tcPr>
          <w:p w14:paraId="1C255B95" w14:textId="2D087541" w:rsidR="00526549" w:rsidRPr="00584F59" w:rsidDel="00204A2E" w:rsidRDefault="00526549" w:rsidP="00526549">
            <w:pPr>
              <w:spacing w:line="264" w:lineRule="auto"/>
              <w:jc w:val="center"/>
              <w:rPr>
                <w:del w:id="1387" w:author="ACER" w:date="2026-07-05T23:59:00Z"/>
                <w:szCs w:val="26"/>
              </w:rPr>
            </w:pPr>
            <w:del w:id="1388" w:author="ACER" w:date="2026-07-05T23:59:00Z">
              <w:r w:rsidRPr="00584F59" w:rsidDel="00204A2E">
                <w:rPr>
                  <w:szCs w:val="26"/>
                </w:rPr>
                <w:delText>Sông Tranh 3</w:delText>
              </w:r>
              <w:bookmarkStart w:id="1389" w:name="_Toc234189815"/>
              <w:bookmarkStart w:id="1390" w:name="_Toc234189989"/>
              <w:bookmarkStart w:id="1391" w:name="_Toc234253242"/>
              <w:bookmarkEnd w:id="1389"/>
              <w:bookmarkEnd w:id="1390"/>
              <w:bookmarkEnd w:id="1391"/>
            </w:del>
          </w:p>
        </w:tc>
        <w:tc>
          <w:tcPr>
            <w:tcW w:w="2400" w:type="dxa"/>
            <w:tcMar>
              <w:top w:w="60" w:type="dxa"/>
              <w:left w:w="90" w:type="dxa"/>
              <w:bottom w:w="60" w:type="dxa"/>
              <w:right w:w="90" w:type="dxa"/>
            </w:tcMar>
            <w:vAlign w:val="center"/>
          </w:tcPr>
          <w:p w14:paraId="60371D92" w14:textId="3886FA08" w:rsidR="00526549" w:rsidRPr="00584F59" w:rsidDel="00204A2E" w:rsidRDefault="00526549" w:rsidP="00526549">
            <w:pPr>
              <w:spacing w:line="264" w:lineRule="auto"/>
              <w:jc w:val="center"/>
              <w:rPr>
                <w:del w:id="1392" w:author="ACER" w:date="2026-07-05T23:59:00Z"/>
                <w:szCs w:val="26"/>
              </w:rPr>
            </w:pPr>
            <w:del w:id="1393" w:author="ACER" w:date="2026-07-05T23:59:00Z">
              <w:r w:rsidRPr="00584F59" w:rsidDel="00204A2E">
                <w:rPr>
                  <w:szCs w:val="26"/>
                </w:rPr>
                <w:delText>0,856</w:delText>
              </w:r>
              <w:bookmarkStart w:id="1394" w:name="_Toc234189816"/>
              <w:bookmarkStart w:id="1395" w:name="_Toc234189990"/>
              <w:bookmarkStart w:id="1396" w:name="_Toc234253243"/>
              <w:bookmarkEnd w:id="1394"/>
              <w:bookmarkEnd w:id="1395"/>
              <w:bookmarkEnd w:id="1396"/>
            </w:del>
          </w:p>
        </w:tc>
        <w:tc>
          <w:tcPr>
            <w:tcW w:w="3000" w:type="dxa"/>
            <w:tcMar>
              <w:top w:w="60" w:type="dxa"/>
              <w:left w:w="90" w:type="dxa"/>
              <w:bottom w:w="60" w:type="dxa"/>
              <w:right w:w="90" w:type="dxa"/>
            </w:tcMar>
            <w:vAlign w:val="center"/>
          </w:tcPr>
          <w:p w14:paraId="3D765DF4" w14:textId="2D32E052" w:rsidR="00526549" w:rsidRPr="00584F59" w:rsidDel="00204A2E" w:rsidRDefault="00526549" w:rsidP="00526549">
            <w:pPr>
              <w:spacing w:line="264" w:lineRule="auto"/>
              <w:jc w:val="center"/>
              <w:rPr>
                <w:del w:id="1397" w:author="ACER" w:date="2026-07-05T23:59:00Z"/>
                <w:szCs w:val="26"/>
              </w:rPr>
            </w:pPr>
            <w:del w:id="1398" w:author="ACER" w:date="2026-07-05T23:59:00Z">
              <w:r w:rsidRPr="00584F59" w:rsidDel="00204A2E">
                <w:rPr>
                  <w:szCs w:val="26"/>
                </w:rPr>
                <w:delText>Rất tốt</w:delText>
              </w:r>
              <w:bookmarkStart w:id="1399" w:name="_Toc234189817"/>
              <w:bookmarkStart w:id="1400" w:name="_Toc234189991"/>
              <w:bookmarkStart w:id="1401" w:name="_Toc234253244"/>
              <w:bookmarkEnd w:id="1399"/>
              <w:bookmarkEnd w:id="1400"/>
              <w:bookmarkEnd w:id="1401"/>
            </w:del>
          </w:p>
        </w:tc>
        <w:bookmarkStart w:id="1402" w:name="_Toc234189818"/>
        <w:bookmarkStart w:id="1403" w:name="_Toc234189992"/>
        <w:bookmarkStart w:id="1404" w:name="_Toc234253245"/>
        <w:bookmarkEnd w:id="1402"/>
        <w:bookmarkEnd w:id="1403"/>
        <w:bookmarkEnd w:id="1404"/>
      </w:tr>
      <w:tr w:rsidR="00526549" w:rsidRPr="00584F59" w:rsidDel="00204A2E" w14:paraId="4E5AC7F6" w14:textId="663DECDD" w:rsidTr="00526549">
        <w:trPr>
          <w:del w:id="1405" w:author="ACER" w:date="2026-07-05T23:59:00Z"/>
        </w:trPr>
        <w:tc>
          <w:tcPr>
            <w:tcW w:w="3200" w:type="dxa"/>
            <w:tcMar>
              <w:top w:w="60" w:type="dxa"/>
              <w:left w:w="90" w:type="dxa"/>
              <w:bottom w:w="60" w:type="dxa"/>
              <w:right w:w="90" w:type="dxa"/>
            </w:tcMar>
            <w:vAlign w:val="center"/>
          </w:tcPr>
          <w:p w14:paraId="5963E77C" w14:textId="5880238B" w:rsidR="00526549" w:rsidRPr="00584F59" w:rsidDel="00204A2E" w:rsidRDefault="00526549" w:rsidP="00526549">
            <w:pPr>
              <w:spacing w:line="264" w:lineRule="auto"/>
              <w:jc w:val="center"/>
              <w:rPr>
                <w:del w:id="1406" w:author="ACER" w:date="2026-07-05T23:59:00Z"/>
                <w:szCs w:val="26"/>
              </w:rPr>
            </w:pPr>
            <w:del w:id="1407" w:author="ACER" w:date="2026-07-05T23:59:00Z">
              <w:r w:rsidRPr="00584F59" w:rsidDel="00204A2E">
                <w:rPr>
                  <w:szCs w:val="26"/>
                </w:rPr>
                <w:delText>Sông Bung 2</w:delText>
              </w:r>
              <w:bookmarkStart w:id="1408" w:name="_Toc234189819"/>
              <w:bookmarkStart w:id="1409" w:name="_Toc234189993"/>
              <w:bookmarkStart w:id="1410" w:name="_Toc234253246"/>
              <w:bookmarkEnd w:id="1408"/>
              <w:bookmarkEnd w:id="1409"/>
              <w:bookmarkEnd w:id="1410"/>
            </w:del>
          </w:p>
        </w:tc>
        <w:tc>
          <w:tcPr>
            <w:tcW w:w="2400" w:type="dxa"/>
            <w:tcMar>
              <w:top w:w="60" w:type="dxa"/>
              <w:left w:w="90" w:type="dxa"/>
              <w:bottom w:w="60" w:type="dxa"/>
              <w:right w:w="90" w:type="dxa"/>
            </w:tcMar>
            <w:vAlign w:val="center"/>
          </w:tcPr>
          <w:p w14:paraId="68B45D8E" w14:textId="46E06197" w:rsidR="00526549" w:rsidRPr="00584F59" w:rsidDel="00204A2E" w:rsidRDefault="00526549" w:rsidP="00526549">
            <w:pPr>
              <w:spacing w:line="264" w:lineRule="auto"/>
              <w:jc w:val="center"/>
              <w:rPr>
                <w:del w:id="1411" w:author="ACER" w:date="2026-07-05T23:59:00Z"/>
                <w:szCs w:val="26"/>
              </w:rPr>
            </w:pPr>
            <w:del w:id="1412" w:author="ACER" w:date="2026-07-05T23:59:00Z">
              <w:r w:rsidRPr="00584F59" w:rsidDel="00204A2E">
                <w:rPr>
                  <w:szCs w:val="26"/>
                </w:rPr>
                <w:delText>0,839</w:delText>
              </w:r>
              <w:bookmarkStart w:id="1413" w:name="_Toc234189820"/>
              <w:bookmarkStart w:id="1414" w:name="_Toc234189994"/>
              <w:bookmarkStart w:id="1415" w:name="_Toc234253247"/>
              <w:bookmarkEnd w:id="1413"/>
              <w:bookmarkEnd w:id="1414"/>
              <w:bookmarkEnd w:id="1415"/>
            </w:del>
          </w:p>
        </w:tc>
        <w:tc>
          <w:tcPr>
            <w:tcW w:w="3000" w:type="dxa"/>
            <w:tcMar>
              <w:top w:w="60" w:type="dxa"/>
              <w:left w:w="90" w:type="dxa"/>
              <w:bottom w:w="60" w:type="dxa"/>
              <w:right w:w="90" w:type="dxa"/>
            </w:tcMar>
            <w:vAlign w:val="center"/>
          </w:tcPr>
          <w:p w14:paraId="6A761043" w14:textId="290CAC62" w:rsidR="00526549" w:rsidRPr="00584F59" w:rsidDel="00204A2E" w:rsidRDefault="00526549" w:rsidP="00526549">
            <w:pPr>
              <w:spacing w:line="264" w:lineRule="auto"/>
              <w:jc w:val="center"/>
              <w:rPr>
                <w:del w:id="1416" w:author="ACER" w:date="2026-07-05T23:59:00Z"/>
                <w:szCs w:val="26"/>
              </w:rPr>
            </w:pPr>
            <w:del w:id="1417" w:author="ACER" w:date="2026-07-05T23:59:00Z">
              <w:r w:rsidRPr="00584F59" w:rsidDel="00204A2E">
                <w:rPr>
                  <w:szCs w:val="26"/>
                </w:rPr>
                <w:delText>Rất tốt</w:delText>
              </w:r>
              <w:bookmarkStart w:id="1418" w:name="_Toc234189821"/>
              <w:bookmarkStart w:id="1419" w:name="_Toc234189995"/>
              <w:bookmarkStart w:id="1420" w:name="_Toc234253248"/>
              <w:bookmarkEnd w:id="1418"/>
              <w:bookmarkEnd w:id="1419"/>
              <w:bookmarkEnd w:id="1420"/>
            </w:del>
          </w:p>
        </w:tc>
        <w:bookmarkStart w:id="1421" w:name="_Toc234189822"/>
        <w:bookmarkStart w:id="1422" w:name="_Toc234189996"/>
        <w:bookmarkStart w:id="1423" w:name="_Toc234253249"/>
        <w:bookmarkEnd w:id="1421"/>
        <w:bookmarkEnd w:id="1422"/>
        <w:bookmarkEnd w:id="1423"/>
      </w:tr>
      <w:tr w:rsidR="00526549" w:rsidRPr="00584F59" w:rsidDel="00204A2E" w14:paraId="597E03AB" w14:textId="0DB625CC" w:rsidTr="00526549">
        <w:trPr>
          <w:del w:id="1424" w:author="ACER" w:date="2026-07-05T23:59:00Z"/>
        </w:trPr>
        <w:tc>
          <w:tcPr>
            <w:tcW w:w="3200" w:type="dxa"/>
            <w:tcMar>
              <w:top w:w="60" w:type="dxa"/>
              <w:left w:w="90" w:type="dxa"/>
              <w:bottom w:w="60" w:type="dxa"/>
              <w:right w:w="90" w:type="dxa"/>
            </w:tcMar>
            <w:vAlign w:val="center"/>
          </w:tcPr>
          <w:p w14:paraId="0BB5F83F" w14:textId="70B4BC24" w:rsidR="00526549" w:rsidRPr="00584F59" w:rsidDel="00204A2E" w:rsidRDefault="00526549" w:rsidP="00526549">
            <w:pPr>
              <w:spacing w:line="264" w:lineRule="auto"/>
              <w:jc w:val="center"/>
              <w:rPr>
                <w:del w:id="1425" w:author="ACER" w:date="2026-07-05T23:59:00Z"/>
                <w:szCs w:val="26"/>
              </w:rPr>
            </w:pPr>
            <w:del w:id="1426" w:author="ACER" w:date="2026-07-05T23:59:00Z">
              <w:r w:rsidRPr="00584F59" w:rsidDel="00204A2E">
                <w:rPr>
                  <w:szCs w:val="26"/>
                </w:rPr>
                <w:delText>A Vương</w:delText>
              </w:r>
              <w:bookmarkStart w:id="1427" w:name="_Toc234189823"/>
              <w:bookmarkStart w:id="1428" w:name="_Toc234189997"/>
              <w:bookmarkStart w:id="1429" w:name="_Toc234253250"/>
              <w:bookmarkEnd w:id="1427"/>
              <w:bookmarkEnd w:id="1428"/>
              <w:bookmarkEnd w:id="1429"/>
            </w:del>
          </w:p>
        </w:tc>
        <w:tc>
          <w:tcPr>
            <w:tcW w:w="2400" w:type="dxa"/>
            <w:tcMar>
              <w:top w:w="60" w:type="dxa"/>
              <w:left w:w="90" w:type="dxa"/>
              <w:bottom w:w="60" w:type="dxa"/>
              <w:right w:w="90" w:type="dxa"/>
            </w:tcMar>
            <w:vAlign w:val="center"/>
          </w:tcPr>
          <w:p w14:paraId="5F012E20" w14:textId="60A29375" w:rsidR="00526549" w:rsidRPr="00584F59" w:rsidDel="00204A2E" w:rsidRDefault="00526549" w:rsidP="00526549">
            <w:pPr>
              <w:spacing w:line="264" w:lineRule="auto"/>
              <w:jc w:val="center"/>
              <w:rPr>
                <w:del w:id="1430" w:author="ACER" w:date="2026-07-05T23:59:00Z"/>
                <w:szCs w:val="26"/>
              </w:rPr>
            </w:pPr>
            <w:del w:id="1431" w:author="ACER" w:date="2026-07-05T23:59:00Z">
              <w:r w:rsidRPr="00584F59" w:rsidDel="00204A2E">
                <w:rPr>
                  <w:szCs w:val="26"/>
                </w:rPr>
                <w:delText>0,804</w:delText>
              </w:r>
              <w:bookmarkStart w:id="1432" w:name="_Toc234189824"/>
              <w:bookmarkStart w:id="1433" w:name="_Toc234189998"/>
              <w:bookmarkStart w:id="1434" w:name="_Toc234253251"/>
              <w:bookmarkEnd w:id="1432"/>
              <w:bookmarkEnd w:id="1433"/>
              <w:bookmarkEnd w:id="1434"/>
            </w:del>
          </w:p>
        </w:tc>
        <w:tc>
          <w:tcPr>
            <w:tcW w:w="3000" w:type="dxa"/>
            <w:tcMar>
              <w:top w:w="60" w:type="dxa"/>
              <w:left w:w="90" w:type="dxa"/>
              <w:bottom w:w="60" w:type="dxa"/>
              <w:right w:w="90" w:type="dxa"/>
            </w:tcMar>
            <w:vAlign w:val="center"/>
          </w:tcPr>
          <w:p w14:paraId="4B536607" w14:textId="57FFDC60" w:rsidR="00526549" w:rsidRPr="00584F59" w:rsidDel="00204A2E" w:rsidRDefault="00526549" w:rsidP="00526549">
            <w:pPr>
              <w:spacing w:line="264" w:lineRule="auto"/>
              <w:jc w:val="center"/>
              <w:rPr>
                <w:del w:id="1435" w:author="ACER" w:date="2026-07-05T23:59:00Z"/>
                <w:szCs w:val="26"/>
              </w:rPr>
            </w:pPr>
            <w:del w:id="1436" w:author="ACER" w:date="2026-07-05T23:59:00Z">
              <w:r w:rsidRPr="00584F59" w:rsidDel="00204A2E">
                <w:rPr>
                  <w:szCs w:val="26"/>
                </w:rPr>
                <w:delText>Tốt</w:delText>
              </w:r>
              <w:bookmarkStart w:id="1437" w:name="_Toc234189825"/>
              <w:bookmarkStart w:id="1438" w:name="_Toc234189999"/>
              <w:bookmarkStart w:id="1439" w:name="_Toc234253252"/>
              <w:bookmarkEnd w:id="1437"/>
              <w:bookmarkEnd w:id="1438"/>
              <w:bookmarkEnd w:id="1439"/>
            </w:del>
          </w:p>
        </w:tc>
        <w:bookmarkStart w:id="1440" w:name="_Toc234189826"/>
        <w:bookmarkStart w:id="1441" w:name="_Toc234190000"/>
        <w:bookmarkStart w:id="1442" w:name="_Toc234253253"/>
        <w:bookmarkEnd w:id="1440"/>
        <w:bookmarkEnd w:id="1441"/>
        <w:bookmarkEnd w:id="1442"/>
      </w:tr>
      <w:tr w:rsidR="00526549" w:rsidRPr="00584F59" w:rsidDel="00204A2E" w14:paraId="12E7DFFC" w14:textId="344C5DB6" w:rsidTr="00526549">
        <w:trPr>
          <w:del w:id="1443" w:author="ACER" w:date="2026-07-05T23:59:00Z"/>
        </w:trPr>
        <w:tc>
          <w:tcPr>
            <w:tcW w:w="3200" w:type="dxa"/>
            <w:tcMar>
              <w:top w:w="60" w:type="dxa"/>
              <w:left w:w="90" w:type="dxa"/>
              <w:bottom w:w="60" w:type="dxa"/>
              <w:right w:w="90" w:type="dxa"/>
            </w:tcMar>
            <w:vAlign w:val="center"/>
          </w:tcPr>
          <w:p w14:paraId="525F8AE4" w14:textId="1FD4AB33" w:rsidR="00526549" w:rsidRPr="00584F59" w:rsidDel="00204A2E" w:rsidRDefault="00526549" w:rsidP="00526549">
            <w:pPr>
              <w:spacing w:line="264" w:lineRule="auto"/>
              <w:jc w:val="center"/>
              <w:rPr>
                <w:del w:id="1444" w:author="ACER" w:date="2026-07-05T23:59:00Z"/>
                <w:szCs w:val="26"/>
              </w:rPr>
            </w:pPr>
            <w:del w:id="1445" w:author="ACER" w:date="2026-07-05T23:59:00Z">
              <w:r w:rsidRPr="00584F59" w:rsidDel="00204A2E">
                <w:rPr>
                  <w:szCs w:val="26"/>
                </w:rPr>
                <w:delText>Sông Bung 4</w:delText>
              </w:r>
              <w:bookmarkStart w:id="1446" w:name="_Toc234189827"/>
              <w:bookmarkStart w:id="1447" w:name="_Toc234190001"/>
              <w:bookmarkStart w:id="1448" w:name="_Toc234253254"/>
              <w:bookmarkEnd w:id="1446"/>
              <w:bookmarkEnd w:id="1447"/>
              <w:bookmarkEnd w:id="1448"/>
            </w:del>
          </w:p>
        </w:tc>
        <w:tc>
          <w:tcPr>
            <w:tcW w:w="2400" w:type="dxa"/>
            <w:tcMar>
              <w:top w:w="60" w:type="dxa"/>
              <w:left w:w="90" w:type="dxa"/>
              <w:bottom w:w="60" w:type="dxa"/>
              <w:right w:w="90" w:type="dxa"/>
            </w:tcMar>
            <w:vAlign w:val="center"/>
          </w:tcPr>
          <w:p w14:paraId="36602984" w14:textId="3CB87DD2" w:rsidR="00526549" w:rsidRPr="00584F59" w:rsidDel="00204A2E" w:rsidRDefault="00526549" w:rsidP="00526549">
            <w:pPr>
              <w:spacing w:line="264" w:lineRule="auto"/>
              <w:jc w:val="center"/>
              <w:rPr>
                <w:del w:id="1449" w:author="ACER" w:date="2026-07-05T23:59:00Z"/>
                <w:szCs w:val="26"/>
              </w:rPr>
            </w:pPr>
            <w:del w:id="1450" w:author="ACER" w:date="2026-07-05T23:59:00Z">
              <w:r w:rsidRPr="00584F59" w:rsidDel="00204A2E">
                <w:rPr>
                  <w:szCs w:val="26"/>
                </w:rPr>
                <w:delText>0,757</w:delText>
              </w:r>
              <w:bookmarkStart w:id="1451" w:name="_Toc234189828"/>
              <w:bookmarkStart w:id="1452" w:name="_Toc234190002"/>
              <w:bookmarkStart w:id="1453" w:name="_Toc234253255"/>
              <w:bookmarkEnd w:id="1451"/>
              <w:bookmarkEnd w:id="1452"/>
              <w:bookmarkEnd w:id="1453"/>
            </w:del>
          </w:p>
        </w:tc>
        <w:tc>
          <w:tcPr>
            <w:tcW w:w="3000" w:type="dxa"/>
            <w:tcMar>
              <w:top w:w="60" w:type="dxa"/>
              <w:left w:w="90" w:type="dxa"/>
              <w:bottom w:w="60" w:type="dxa"/>
              <w:right w:w="90" w:type="dxa"/>
            </w:tcMar>
            <w:vAlign w:val="center"/>
          </w:tcPr>
          <w:p w14:paraId="22257AE1" w14:textId="0CBFC745" w:rsidR="00526549" w:rsidRPr="00584F59" w:rsidDel="00204A2E" w:rsidRDefault="00526549" w:rsidP="00526549">
            <w:pPr>
              <w:spacing w:line="264" w:lineRule="auto"/>
              <w:jc w:val="center"/>
              <w:rPr>
                <w:del w:id="1454" w:author="ACER" w:date="2026-07-05T23:59:00Z"/>
                <w:szCs w:val="26"/>
              </w:rPr>
            </w:pPr>
            <w:del w:id="1455" w:author="ACER" w:date="2026-07-05T23:59:00Z">
              <w:r w:rsidRPr="00584F59" w:rsidDel="00204A2E">
                <w:rPr>
                  <w:szCs w:val="26"/>
                </w:rPr>
                <w:delText>Tốt</w:delText>
              </w:r>
              <w:bookmarkStart w:id="1456" w:name="_Toc234189829"/>
              <w:bookmarkStart w:id="1457" w:name="_Toc234190003"/>
              <w:bookmarkStart w:id="1458" w:name="_Toc234253256"/>
              <w:bookmarkEnd w:id="1456"/>
              <w:bookmarkEnd w:id="1457"/>
              <w:bookmarkEnd w:id="1458"/>
            </w:del>
          </w:p>
        </w:tc>
        <w:bookmarkStart w:id="1459" w:name="_Toc234189830"/>
        <w:bookmarkStart w:id="1460" w:name="_Toc234190004"/>
        <w:bookmarkStart w:id="1461" w:name="_Toc234253257"/>
        <w:bookmarkEnd w:id="1459"/>
        <w:bookmarkEnd w:id="1460"/>
        <w:bookmarkEnd w:id="1461"/>
      </w:tr>
      <w:tr w:rsidR="00526549" w:rsidRPr="00584F59" w:rsidDel="00204A2E" w14:paraId="3A8D44D1" w14:textId="5A728524" w:rsidTr="00526549">
        <w:trPr>
          <w:del w:id="1462" w:author="ACER" w:date="2026-07-05T23:59:00Z"/>
        </w:trPr>
        <w:tc>
          <w:tcPr>
            <w:tcW w:w="3200" w:type="dxa"/>
            <w:tcMar>
              <w:top w:w="60" w:type="dxa"/>
              <w:left w:w="90" w:type="dxa"/>
              <w:bottom w:w="60" w:type="dxa"/>
              <w:right w:w="90" w:type="dxa"/>
            </w:tcMar>
            <w:vAlign w:val="center"/>
          </w:tcPr>
          <w:p w14:paraId="64887CA5" w14:textId="70B3D912" w:rsidR="00526549" w:rsidRPr="00584F59" w:rsidDel="00204A2E" w:rsidRDefault="00526549" w:rsidP="00526549">
            <w:pPr>
              <w:spacing w:line="264" w:lineRule="auto"/>
              <w:jc w:val="center"/>
              <w:rPr>
                <w:del w:id="1463" w:author="ACER" w:date="2026-07-05T23:59:00Z"/>
                <w:szCs w:val="26"/>
              </w:rPr>
            </w:pPr>
            <w:del w:id="1464" w:author="ACER" w:date="2026-07-05T23:59:00Z">
              <w:r w:rsidRPr="00584F59" w:rsidDel="00204A2E">
                <w:rPr>
                  <w:szCs w:val="26"/>
                </w:rPr>
                <w:delText>Sông Tranh 2</w:delText>
              </w:r>
              <w:bookmarkStart w:id="1465" w:name="_Toc234189831"/>
              <w:bookmarkStart w:id="1466" w:name="_Toc234190005"/>
              <w:bookmarkStart w:id="1467" w:name="_Toc234253258"/>
              <w:bookmarkEnd w:id="1465"/>
              <w:bookmarkEnd w:id="1466"/>
              <w:bookmarkEnd w:id="1467"/>
            </w:del>
          </w:p>
        </w:tc>
        <w:tc>
          <w:tcPr>
            <w:tcW w:w="2400" w:type="dxa"/>
            <w:tcMar>
              <w:top w:w="60" w:type="dxa"/>
              <w:left w:w="90" w:type="dxa"/>
              <w:bottom w:w="60" w:type="dxa"/>
              <w:right w:w="90" w:type="dxa"/>
            </w:tcMar>
            <w:vAlign w:val="center"/>
          </w:tcPr>
          <w:p w14:paraId="6322A553" w14:textId="3E9B6C18" w:rsidR="00526549" w:rsidRPr="00584F59" w:rsidDel="00204A2E" w:rsidRDefault="00526549" w:rsidP="00526549">
            <w:pPr>
              <w:spacing w:line="264" w:lineRule="auto"/>
              <w:jc w:val="center"/>
              <w:rPr>
                <w:del w:id="1468" w:author="ACER" w:date="2026-07-05T23:59:00Z"/>
                <w:szCs w:val="26"/>
              </w:rPr>
            </w:pPr>
            <w:del w:id="1469" w:author="ACER" w:date="2026-07-05T23:59:00Z">
              <w:r w:rsidRPr="00584F59" w:rsidDel="00204A2E">
                <w:rPr>
                  <w:szCs w:val="26"/>
                </w:rPr>
                <w:delText>0,849</w:delText>
              </w:r>
              <w:bookmarkStart w:id="1470" w:name="_Toc234189832"/>
              <w:bookmarkStart w:id="1471" w:name="_Toc234190006"/>
              <w:bookmarkStart w:id="1472" w:name="_Toc234253259"/>
              <w:bookmarkEnd w:id="1470"/>
              <w:bookmarkEnd w:id="1471"/>
              <w:bookmarkEnd w:id="1472"/>
            </w:del>
          </w:p>
        </w:tc>
        <w:tc>
          <w:tcPr>
            <w:tcW w:w="3000" w:type="dxa"/>
            <w:tcMar>
              <w:top w:w="60" w:type="dxa"/>
              <w:left w:w="90" w:type="dxa"/>
              <w:bottom w:w="60" w:type="dxa"/>
              <w:right w:w="90" w:type="dxa"/>
            </w:tcMar>
            <w:vAlign w:val="center"/>
          </w:tcPr>
          <w:p w14:paraId="432D43C2" w14:textId="6B8EA590" w:rsidR="00526549" w:rsidRPr="00584F59" w:rsidDel="00204A2E" w:rsidRDefault="00811BC2" w:rsidP="00526549">
            <w:pPr>
              <w:spacing w:line="264" w:lineRule="auto"/>
              <w:jc w:val="center"/>
              <w:rPr>
                <w:del w:id="1473" w:author="ACER" w:date="2026-07-05T23:59:00Z"/>
                <w:szCs w:val="26"/>
              </w:rPr>
            </w:pPr>
            <w:del w:id="1474" w:author="ACER" w:date="2026-07-05T23:59:00Z">
              <w:r w:rsidRPr="00584F59" w:rsidDel="00204A2E">
                <w:rPr>
                  <w:szCs w:val="26"/>
                </w:rPr>
                <w:delText>Rất t</w:delText>
              </w:r>
              <w:r w:rsidR="00526549" w:rsidRPr="00584F59" w:rsidDel="00204A2E">
                <w:rPr>
                  <w:szCs w:val="26"/>
                </w:rPr>
                <w:delText>ốt</w:delText>
              </w:r>
              <w:bookmarkStart w:id="1475" w:name="_Toc234189833"/>
              <w:bookmarkStart w:id="1476" w:name="_Toc234190007"/>
              <w:bookmarkStart w:id="1477" w:name="_Toc234253260"/>
              <w:bookmarkEnd w:id="1475"/>
              <w:bookmarkEnd w:id="1476"/>
              <w:bookmarkEnd w:id="1477"/>
            </w:del>
          </w:p>
        </w:tc>
        <w:bookmarkStart w:id="1478" w:name="_Toc234189834"/>
        <w:bookmarkStart w:id="1479" w:name="_Toc234190008"/>
        <w:bookmarkStart w:id="1480" w:name="_Toc234253261"/>
        <w:bookmarkEnd w:id="1478"/>
        <w:bookmarkEnd w:id="1479"/>
        <w:bookmarkEnd w:id="1480"/>
      </w:tr>
      <w:tr w:rsidR="00526549" w:rsidRPr="00584F59" w:rsidDel="00204A2E" w14:paraId="72EEAE34" w14:textId="438596D7" w:rsidTr="00526549">
        <w:trPr>
          <w:del w:id="1481" w:author="ACER" w:date="2026-07-05T23:59:00Z"/>
        </w:trPr>
        <w:tc>
          <w:tcPr>
            <w:tcW w:w="3200" w:type="dxa"/>
            <w:tcMar>
              <w:top w:w="60" w:type="dxa"/>
              <w:left w:w="90" w:type="dxa"/>
              <w:bottom w:w="60" w:type="dxa"/>
              <w:right w:w="90" w:type="dxa"/>
            </w:tcMar>
            <w:vAlign w:val="center"/>
          </w:tcPr>
          <w:p w14:paraId="5895C983" w14:textId="766A8B6B" w:rsidR="00526549" w:rsidRPr="00584F59" w:rsidDel="00204A2E" w:rsidRDefault="00526549" w:rsidP="00526549">
            <w:pPr>
              <w:spacing w:line="264" w:lineRule="auto"/>
              <w:jc w:val="center"/>
              <w:rPr>
                <w:del w:id="1482" w:author="ACER" w:date="2026-07-05T23:59:00Z"/>
                <w:szCs w:val="26"/>
              </w:rPr>
            </w:pPr>
            <w:del w:id="1483" w:author="ACER" w:date="2026-07-05T23:59:00Z">
              <w:r w:rsidRPr="00584F59" w:rsidDel="00204A2E">
                <w:rPr>
                  <w:szCs w:val="26"/>
                </w:rPr>
                <w:delText>Trung bình toàn lưu vực</w:delText>
              </w:r>
              <w:bookmarkStart w:id="1484" w:name="_Toc234189835"/>
              <w:bookmarkStart w:id="1485" w:name="_Toc234190009"/>
              <w:bookmarkStart w:id="1486" w:name="_Toc234253262"/>
              <w:bookmarkEnd w:id="1484"/>
              <w:bookmarkEnd w:id="1485"/>
              <w:bookmarkEnd w:id="1486"/>
            </w:del>
          </w:p>
        </w:tc>
        <w:tc>
          <w:tcPr>
            <w:tcW w:w="2400" w:type="dxa"/>
            <w:tcMar>
              <w:top w:w="60" w:type="dxa"/>
              <w:left w:w="90" w:type="dxa"/>
              <w:bottom w:w="60" w:type="dxa"/>
              <w:right w:w="90" w:type="dxa"/>
            </w:tcMar>
            <w:vAlign w:val="center"/>
          </w:tcPr>
          <w:p w14:paraId="05607A4A" w14:textId="707383CD" w:rsidR="00526549" w:rsidRPr="00584F59" w:rsidDel="00204A2E" w:rsidRDefault="00526549" w:rsidP="00526549">
            <w:pPr>
              <w:spacing w:line="264" w:lineRule="auto"/>
              <w:jc w:val="center"/>
              <w:rPr>
                <w:del w:id="1487" w:author="ACER" w:date="2026-07-05T23:59:00Z"/>
                <w:szCs w:val="26"/>
              </w:rPr>
            </w:pPr>
            <w:del w:id="1488" w:author="ACER" w:date="2026-07-05T23:59:00Z">
              <w:r w:rsidRPr="00584F59" w:rsidDel="00204A2E">
                <w:rPr>
                  <w:szCs w:val="26"/>
                </w:rPr>
                <w:delText>0,63 – 0,70</w:delText>
              </w:r>
              <w:bookmarkStart w:id="1489" w:name="_Toc234189836"/>
              <w:bookmarkStart w:id="1490" w:name="_Toc234190010"/>
              <w:bookmarkStart w:id="1491" w:name="_Toc234253263"/>
              <w:bookmarkEnd w:id="1489"/>
              <w:bookmarkEnd w:id="1490"/>
              <w:bookmarkEnd w:id="1491"/>
            </w:del>
          </w:p>
        </w:tc>
        <w:tc>
          <w:tcPr>
            <w:tcW w:w="3000" w:type="dxa"/>
            <w:tcMar>
              <w:top w:w="60" w:type="dxa"/>
              <w:left w:w="90" w:type="dxa"/>
              <w:bottom w:w="60" w:type="dxa"/>
              <w:right w:w="90" w:type="dxa"/>
            </w:tcMar>
            <w:vAlign w:val="center"/>
          </w:tcPr>
          <w:p w14:paraId="6140183C" w14:textId="1A943A19" w:rsidR="00526549" w:rsidRPr="00584F59" w:rsidDel="00204A2E" w:rsidRDefault="00811BC2" w:rsidP="00526549">
            <w:pPr>
              <w:spacing w:line="264" w:lineRule="auto"/>
              <w:jc w:val="center"/>
              <w:rPr>
                <w:del w:id="1492" w:author="ACER" w:date="2026-07-05T23:59:00Z"/>
                <w:szCs w:val="26"/>
              </w:rPr>
            </w:pPr>
            <w:del w:id="1493" w:author="ACER" w:date="2026-07-05T23:59:00Z">
              <w:r w:rsidRPr="00584F59" w:rsidDel="00204A2E">
                <w:rPr>
                  <w:szCs w:val="26"/>
                </w:rPr>
                <w:delText>Tốt</w:delText>
              </w:r>
              <w:bookmarkStart w:id="1494" w:name="_Toc234189837"/>
              <w:bookmarkStart w:id="1495" w:name="_Toc234190011"/>
              <w:bookmarkStart w:id="1496" w:name="_Toc234253264"/>
              <w:bookmarkEnd w:id="1494"/>
              <w:bookmarkEnd w:id="1495"/>
              <w:bookmarkEnd w:id="1496"/>
            </w:del>
          </w:p>
        </w:tc>
        <w:bookmarkStart w:id="1497" w:name="_Toc234189838"/>
        <w:bookmarkStart w:id="1498" w:name="_Toc234190012"/>
        <w:bookmarkStart w:id="1499" w:name="_Toc234253265"/>
        <w:bookmarkEnd w:id="1497"/>
        <w:bookmarkEnd w:id="1498"/>
        <w:bookmarkEnd w:id="1499"/>
      </w:tr>
    </w:tbl>
    <w:p w14:paraId="23124C91" w14:textId="2D7E7D9A" w:rsidR="007F1FB9" w:rsidRPr="000E1921" w:rsidDel="00204A2E" w:rsidRDefault="00811BC2">
      <w:pPr>
        <w:keepNext/>
        <w:ind w:firstLine="0"/>
        <w:rPr>
          <w:del w:id="1500" w:author="ACER" w:date="2026-07-05T23:59:00Z"/>
          <w:szCs w:val="26"/>
        </w:rPr>
        <w:pPrChange w:id="1501" w:author="ACER" w:date="2026-07-05T23:59:00Z">
          <w:pPr>
            <w:keepNext/>
          </w:pPr>
        </w:pPrChange>
      </w:pPr>
      <w:del w:id="1502" w:author="ACER" w:date="2026-07-05T23:59:00Z">
        <w:r w:rsidRPr="000E1921" w:rsidDel="00204A2E">
          <w:rPr>
            <w:szCs w:val="26"/>
            <w:lang w:val="en-US"/>
            <w14:ligatures w14:val="standardContextual"/>
          </w:rPr>
          <w:drawing>
            <wp:inline distT="0" distB="0" distL="0" distR="0" wp14:anchorId="68CCE098" wp14:editId="78EEB7BD">
              <wp:extent cx="5579745" cy="3907790"/>
              <wp:effectExtent l="0" t="0" r="1905" b="0"/>
              <wp:docPr id="26788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7652" name="Picture 2678876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3907790"/>
                      </a:xfrm>
                      <a:prstGeom prst="rect">
                        <a:avLst/>
                      </a:prstGeom>
                    </pic:spPr>
                  </pic:pic>
                </a:graphicData>
              </a:graphic>
            </wp:inline>
          </w:drawing>
        </w:r>
        <w:bookmarkStart w:id="1503" w:name="_Toc234189839"/>
        <w:bookmarkStart w:id="1504" w:name="_Toc234190013"/>
        <w:bookmarkStart w:id="1505" w:name="_Toc234253266"/>
        <w:bookmarkEnd w:id="1503"/>
        <w:bookmarkEnd w:id="1504"/>
        <w:bookmarkEnd w:id="1505"/>
      </w:del>
    </w:p>
    <w:p w14:paraId="303EC4BC" w14:textId="1642D3F6" w:rsidR="00526549" w:rsidRPr="005B4A7C" w:rsidDel="00204A2E" w:rsidRDefault="007F1FB9">
      <w:pPr>
        <w:pStyle w:val="Caption"/>
        <w:tabs>
          <w:tab w:val="left" w:pos="888"/>
        </w:tabs>
        <w:ind w:firstLine="0"/>
        <w:jc w:val="both"/>
        <w:rPr>
          <w:del w:id="1506" w:author="ACER" w:date="2026-07-06T00:00:00Z"/>
          <w:szCs w:val="26"/>
        </w:rPr>
        <w:pPrChange w:id="1507" w:author="ACER" w:date="2026-07-05T23:59:00Z">
          <w:pPr>
            <w:pStyle w:val="Caption"/>
          </w:pPr>
        </w:pPrChange>
      </w:pPr>
      <w:del w:id="1508" w:author="ACER" w:date="2026-07-05T23:59:00Z">
        <w:r w:rsidRPr="005B4A7C" w:rsidDel="00204A2E">
          <w:rPr>
            <w:szCs w:val="26"/>
          </w:rPr>
          <w:delText xml:space="preserve">Hình </w:delText>
        </w:r>
        <w:r w:rsidR="00867247" w:rsidRPr="005B4A7C" w:rsidDel="00204A2E">
          <w:rPr>
            <w:szCs w:val="26"/>
          </w:rPr>
          <w:fldChar w:fldCharType="begin"/>
        </w:r>
        <w:r w:rsidR="00867247" w:rsidRPr="00DA4EA2" w:rsidDel="00204A2E">
          <w:rPr>
            <w:szCs w:val="26"/>
          </w:rPr>
          <w:delInstrText xml:space="preserve"> </w:delInstrText>
        </w:r>
        <w:r w:rsidR="005663BE" w:rsidRPr="00DA4EA2" w:rsidDel="00204A2E">
          <w:rPr>
            <w:szCs w:val="26"/>
          </w:rPr>
          <w:delInstrText>SEQ chap \c</w:delInstrText>
        </w:r>
        <w:r w:rsidR="00867247" w:rsidRPr="00DA4EA2" w:rsidDel="00204A2E">
          <w:rPr>
            <w:szCs w:val="26"/>
          </w:rPr>
          <w:delInstrText xml:space="preserve"> </w:delInstrText>
        </w:r>
        <w:r w:rsidR="00867247" w:rsidRPr="005B4A7C" w:rsidDel="00204A2E">
          <w:rPr>
            <w:szCs w:val="26"/>
          </w:rPr>
          <w:fldChar w:fldCharType="separate"/>
        </w:r>
        <w:r w:rsidR="005663BE" w:rsidRPr="005B4A7C" w:rsidDel="00204A2E">
          <w:rPr>
            <w:szCs w:val="26"/>
          </w:rPr>
          <w:delText>5</w:delText>
        </w:r>
        <w:r w:rsidR="00867247" w:rsidRPr="005B4A7C" w:rsidDel="00204A2E">
          <w:rPr>
            <w:szCs w:val="26"/>
          </w:rPr>
          <w:fldChar w:fldCharType="end"/>
        </w:r>
        <w:r w:rsidR="00867247" w:rsidRPr="000E1921" w:rsidDel="00204A2E">
          <w:rPr>
            <w:szCs w:val="26"/>
          </w:rPr>
          <w:delText>.</w:delText>
        </w:r>
        <w:r w:rsidR="00867247" w:rsidRPr="005B4A7C" w:rsidDel="00204A2E">
          <w:rPr>
            <w:szCs w:val="26"/>
          </w:rPr>
          <w:fldChar w:fldCharType="begin"/>
        </w:r>
        <w:r w:rsidR="00867247" w:rsidRPr="00DA4EA2" w:rsidDel="00204A2E">
          <w:rPr>
            <w:szCs w:val="26"/>
          </w:rPr>
          <w:delInstrText xml:space="preserve"> SEQ Hình \* ARABIC \s 1 </w:delInstrText>
        </w:r>
        <w:r w:rsidR="00867247" w:rsidRPr="005B4A7C" w:rsidDel="00204A2E">
          <w:rPr>
            <w:szCs w:val="26"/>
          </w:rPr>
          <w:fldChar w:fldCharType="separate"/>
        </w:r>
        <w:r w:rsidR="005663BE" w:rsidRPr="005B4A7C" w:rsidDel="00204A2E">
          <w:rPr>
            <w:szCs w:val="26"/>
          </w:rPr>
          <w:delText>2</w:delText>
        </w:r>
        <w:r w:rsidR="00867247" w:rsidRPr="005B4A7C" w:rsidDel="00204A2E">
          <w:rPr>
            <w:szCs w:val="26"/>
          </w:rPr>
          <w:fldChar w:fldCharType="end"/>
        </w:r>
        <w:r w:rsidRPr="000E1921" w:rsidDel="00204A2E">
          <w:rPr>
            <w:szCs w:val="26"/>
          </w:rPr>
          <w:delText xml:space="preserve"> Chỉ số NSE của mô hình LSTM sau tinh chỉnh trên 16 hồ chứa lưu vực Vu Gia – Thu Bồn (tập kiểm tra mùa lũ 2025).</w:delText>
        </w:r>
      </w:del>
      <w:bookmarkStart w:id="1509" w:name="_Toc234189840"/>
      <w:bookmarkStart w:id="1510" w:name="_Toc234190014"/>
      <w:bookmarkStart w:id="1511" w:name="_Toc234253267"/>
      <w:bookmarkEnd w:id="1509"/>
      <w:bookmarkEnd w:id="1510"/>
      <w:bookmarkEnd w:id="1511"/>
    </w:p>
    <w:p w14:paraId="488528A7" w14:textId="77777777" w:rsidR="00E9263F" w:rsidRDefault="00E9263F" w:rsidP="00E9263F">
      <w:pPr>
        <w:pStyle w:val="Heading2"/>
        <w:rPr>
          <w:ins w:id="1512" w:author="ACER" w:date="2026-07-06T00:00:00Z"/>
          <w:rFonts w:eastAsia="Times New Roman" w:cs="Times New Roman"/>
          <w:szCs w:val="26"/>
        </w:rPr>
      </w:pPr>
      <w:bookmarkStart w:id="1513" w:name="_Toc234253268"/>
      <w:ins w:id="1514" w:author="ACER" w:date="2026-07-06T00:00:00Z">
        <w:r w:rsidRPr="00E9263F">
          <w:rPr>
            <w:rFonts w:eastAsia="Times New Roman" w:cs="Times New Roman"/>
            <w:szCs w:val="26"/>
          </w:rPr>
          <w:t>Ứng dụng Di động (React Native/Expo) — kênh cảnh báo và hỗ trợ trực tiếp cho người dân</w:t>
        </w:r>
        <w:bookmarkEnd w:id="1513"/>
      </w:ins>
    </w:p>
    <w:p w14:paraId="1448FCCF" w14:textId="77777777" w:rsidR="00E9263F" w:rsidRDefault="00E9263F">
      <w:pPr>
        <w:pStyle w:val="Heading3"/>
        <w:rPr>
          <w:ins w:id="1515" w:author="ACER" w:date="2026-07-06T00:01:00Z"/>
        </w:rPr>
        <w:pPrChange w:id="1516" w:author="ACER" w:date="2026-07-06T00:00:00Z">
          <w:pPr>
            <w:pStyle w:val="Heading2"/>
          </w:pPr>
        </w:pPrChange>
      </w:pPr>
      <w:bookmarkStart w:id="1517" w:name="_Toc234253269"/>
      <w:ins w:id="1518" w:author="ACER" w:date="2026-07-06T00:00:00Z">
        <w:r>
          <w:t>Mục tiêu và đối tượng người dùng</w:t>
        </w:r>
        <w:bookmarkEnd w:id="1517"/>
        <w:r w:rsidRPr="00DA4EA2" w:rsidDel="00E9263F">
          <w:t xml:space="preserve"> </w:t>
        </w:r>
      </w:ins>
    </w:p>
    <w:p w14:paraId="59334F7B" w14:textId="77777777" w:rsidR="00E9263F" w:rsidRDefault="00E9263F" w:rsidP="00E9263F">
      <w:pPr>
        <w:ind w:firstLine="567"/>
        <w:rPr>
          <w:ins w:id="1519" w:author="ACER" w:date="2026-07-06T00:01:00Z"/>
        </w:rPr>
      </w:pPr>
      <w:ins w:id="1520" w:author="ACER" w:date="2026-07-06T00:01:00Z">
        <w:r>
          <w:t>Ứng dụng di động được phát triển bằng React Native trên nền Expo SDK, là hợp phần lấy người dân làm trung tâm của hệ thống. Ứng dụng phục vụ ba nhóm người dùng cuối: (1) lực lượng cứu hộ cứu nạn cần định vị điểm ngập, tìm đường sơ tán và xác định nơi trú ẩn an toàn; (2) người dân cần theo dõi tình trạng ngập quanh nhà và nhận cảnh báo sớm; (3) người dùng đóng góp dữ liệu bằng cách chụp ảnh và báo cáo điểm ngập. Nền tảng di động được lựa chọn nhờ các lợi thế mà web không thể thực hiện tốt: định vị GPS, camera và thông báo đẩy (push notification).</w:t>
        </w:r>
      </w:ins>
    </w:p>
    <w:p w14:paraId="50947F7C" w14:textId="77777777" w:rsidR="00E9263F" w:rsidRDefault="00E9263F">
      <w:pPr>
        <w:pStyle w:val="Heading3"/>
        <w:rPr>
          <w:ins w:id="1521" w:author="ACER" w:date="2026-07-06T00:01:00Z"/>
        </w:rPr>
        <w:pPrChange w:id="1522" w:author="ACER" w:date="2026-07-06T00:01:00Z">
          <w:pPr>
            <w:pStyle w:val="Heading2"/>
          </w:pPr>
        </w:pPrChange>
      </w:pPr>
      <w:bookmarkStart w:id="1523" w:name="_Toc234253270"/>
      <w:ins w:id="1524" w:author="ACER" w:date="2026-07-06T00:01:00Z">
        <w:r>
          <w:t>Xử lý ảnh AI: ước lượng mức ngập từ ảnh (YOLO Pose)</w:t>
        </w:r>
        <w:bookmarkEnd w:id="1523"/>
      </w:ins>
    </w:p>
    <w:p w14:paraId="4ABAFC90" w14:textId="77777777" w:rsidR="001911D1" w:rsidRDefault="001911D1" w:rsidP="001911D1">
      <w:pPr>
        <w:ind w:firstLine="567"/>
        <w:rPr>
          <w:ins w:id="1525" w:author="ACER" w:date="2026-07-06T00:02:00Z"/>
        </w:rPr>
      </w:pPr>
      <w:ins w:id="1526" w:author="ACER" w:date="2026-07-06T00:02:00Z">
        <w:r>
          <w:t>Điểm sáng tạo của ứng dụng là mô-đun AI xử lý ảnh dựa trên mô hình YOLO Pose. Khi người dùng chụp ảnh biển báo ngập (cột thước đo nước), mô hình phát hiện ba điểm mốc trên ảnh: P1 — đỉnh biển báo, P2 — đáy biển báo và P3 — bề mặt nước. Chiều sâu ngập được tính theo công thức tỷ lệ pixel dựa trên kích thước thực đã biết của biển báo:</w:t>
        </w:r>
      </w:ins>
    </w:p>
    <w:p w14:paraId="02780DED" w14:textId="77777777" w:rsidR="001911D1" w:rsidRDefault="001911D1" w:rsidP="001911D1">
      <w:pPr>
        <w:spacing w:after="40" w:line="300" w:lineRule="auto"/>
        <w:jc w:val="center"/>
        <w:rPr>
          <w:ins w:id="1527" w:author="ACER" w:date="2026-07-06T00:02:00Z"/>
        </w:rPr>
      </w:pPr>
      <w:ins w:id="1528" w:author="ACER" w:date="2026-07-06T00:02:00Z">
        <w:r>
          <w:rPr>
            <w:i/>
            <w:iCs/>
          </w:rPr>
          <w:t>ab = dist(P1, P2)  [pixel];   bc = dist(P2, P3)  [pixel]</w:t>
        </w:r>
      </w:ins>
    </w:p>
    <w:p w14:paraId="52BAFDAF" w14:textId="77777777" w:rsidR="001911D1" w:rsidRDefault="001911D1" w:rsidP="001911D1">
      <w:pPr>
        <w:spacing w:after="40" w:line="300" w:lineRule="auto"/>
        <w:jc w:val="center"/>
        <w:rPr>
          <w:ins w:id="1529" w:author="ACER" w:date="2026-07-06T00:02:00Z"/>
        </w:rPr>
      </w:pPr>
      <w:ins w:id="1530" w:author="ACER" w:date="2026-07-06T00:02:00Z">
        <w:r>
          <w:rPr>
            <w:i/>
            <w:iCs/>
          </w:rPr>
          <w:t>BC = AB × (bc / ab)  [cm],  với AB = 70 cm (chiều cao thực của biển báo)</w:t>
        </w:r>
      </w:ins>
    </w:p>
    <w:p w14:paraId="6AA31271" w14:textId="77777777" w:rsidR="001911D1" w:rsidRDefault="001911D1" w:rsidP="001911D1">
      <w:pPr>
        <w:spacing w:after="40" w:line="300" w:lineRule="auto"/>
        <w:jc w:val="center"/>
        <w:rPr>
          <w:ins w:id="1531" w:author="ACER" w:date="2026-07-06T00:02:00Z"/>
        </w:rPr>
      </w:pPr>
      <w:ins w:id="1532" w:author="ACER" w:date="2026-07-06T00:02:00Z">
        <w:r>
          <w:rPr>
            <w:i/>
            <w:iCs/>
          </w:rPr>
          <w:t>CD = BD − BC  [cm],  với BD = 200 cm (chiều cao từ mặt đất đến đỉnh biển báo)</w:t>
        </w:r>
      </w:ins>
    </w:p>
    <w:p w14:paraId="0D07712A" w14:textId="77777777" w:rsidR="001911D1" w:rsidRDefault="001911D1" w:rsidP="001911D1">
      <w:pPr>
        <w:spacing w:after="40" w:line="300" w:lineRule="auto"/>
        <w:jc w:val="center"/>
        <w:rPr>
          <w:ins w:id="1533" w:author="ACER" w:date="2026-07-06T00:02:00Z"/>
        </w:rPr>
      </w:pPr>
      <w:ins w:id="1534" w:author="ACER" w:date="2026-07-06T00:02:00Z">
        <w:r>
          <w:rPr>
            <w:i/>
            <w:iCs/>
          </w:rPr>
          <w:t>Mức ngập = CD</w:t>
        </w:r>
      </w:ins>
    </w:p>
    <w:p w14:paraId="3E9DB563" w14:textId="77777777" w:rsidR="001911D1" w:rsidRDefault="001911D1" w:rsidP="001911D1">
      <w:pPr>
        <w:ind w:firstLine="567"/>
        <w:rPr>
          <w:ins w:id="1535" w:author="ACER" w:date="2026-07-06T00:02:00Z"/>
        </w:rPr>
      </w:pPr>
      <w:ins w:id="1536" w:author="ACER" w:date="2026-07-06T00:02:00Z">
        <w:r>
          <w:lastRenderedPageBreak/>
          <w:t>Kết quả tính toán được đối chiếu với ngưỡng để tự động phân loại mức ngập và quyết định quy trình duyệt bài, giúp vừa tăng độ chính xác của dữ liệu cộng đồng, vừa rút ngắn thời gian phát cảnh báo (Bảng 4).</w:t>
        </w:r>
      </w:ins>
    </w:p>
    <w:p w14:paraId="43445AC6" w14:textId="7A259FE5" w:rsidR="001911D1" w:rsidRDefault="001911D1" w:rsidP="001911D1">
      <w:pPr>
        <w:pStyle w:val="Caption"/>
        <w:keepNext/>
        <w:spacing w:before="140" w:after="60"/>
        <w:rPr>
          <w:ins w:id="1537" w:author="ACER" w:date="2026-07-06T00:02:00Z"/>
        </w:rPr>
      </w:pPr>
      <w:bookmarkStart w:id="1538" w:name="_Toc234253318"/>
      <w:bookmarkStart w:id="1539" w:name="_Toc234253381"/>
      <w:bookmarkStart w:id="1540" w:name="_Toc234253483"/>
      <w:ins w:id="1541" w:author="ACER" w:date="2026-07-06T00:02:00Z">
        <w:r>
          <w:t xml:space="preserve">Bảng </w:t>
        </w:r>
        <w:r>
          <w:fldChar w:fldCharType="begin"/>
        </w:r>
        <w:r>
          <w:instrText>SEQ Bảng \* ARABIC</w:instrText>
        </w:r>
        <w:r>
          <w:fldChar w:fldCharType="separate"/>
        </w:r>
      </w:ins>
      <w:r w:rsidR="00795D9A">
        <w:t>4</w:t>
      </w:r>
      <w:ins w:id="1542" w:author="ACER" w:date="2026-07-06T00:02:00Z">
        <w:r>
          <w:fldChar w:fldCharType="end"/>
        </w:r>
        <w:r>
          <w:t xml:space="preserve">. </w:t>
        </w:r>
        <w:bookmarkStart w:id="1543" w:name="_Toc234182143"/>
        <w:r>
          <w:t>Phân loại mức ngập bằng YOLO Pose và quy tắc tự động duyệt bài đăng.</w:t>
        </w:r>
        <w:bookmarkEnd w:id="1538"/>
        <w:bookmarkEnd w:id="1539"/>
        <w:bookmarkEnd w:id="1540"/>
        <w:bookmarkEnd w:id="1543"/>
      </w:ins>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1544" w:author="ACER" w:date="2026-07-06T00:04:00Z">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900"/>
        <w:gridCol w:w="1900"/>
        <w:gridCol w:w="2100"/>
        <w:gridCol w:w="3100"/>
        <w:tblGridChange w:id="1545">
          <w:tblGrid>
            <w:gridCol w:w="1900"/>
            <w:gridCol w:w="1900"/>
            <w:gridCol w:w="2100"/>
            <w:gridCol w:w="3100"/>
          </w:tblGrid>
        </w:tblGridChange>
      </w:tblGrid>
      <w:tr w:rsidR="001911D1" w:rsidRPr="001911D1" w14:paraId="3B22D54C" w14:textId="77777777" w:rsidTr="00A3655B">
        <w:trPr>
          <w:tblHeader/>
          <w:jc w:val="center"/>
          <w:ins w:id="1546" w:author="ACER" w:date="2026-07-06T00:02:00Z"/>
          <w:trPrChange w:id="1547" w:author="ACER" w:date="2026-07-06T00:04:00Z">
            <w:trPr>
              <w:tblHeader/>
            </w:trPr>
          </w:trPrChange>
        </w:trPr>
        <w:tc>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548" w:author="ACER" w:date="2026-07-06T00:04:00Z">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305B4688" w14:textId="77777777" w:rsidR="001911D1" w:rsidRPr="001911D1" w:rsidRDefault="001911D1" w:rsidP="00EB4592">
            <w:pPr>
              <w:pStyle w:val="TableText"/>
              <w:jc w:val="center"/>
              <w:rPr>
                <w:ins w:id="1549" w:author="ACER" w:date="2026-07-06T00:02:00Z"/>
                <w:color w:val="000000" w:themeColor="text1"/>
                <w:sz w:val="24"/>
                <w:szCs w:val="24"/>
                <w:rPrChange w:id="1550" w:author="ACER" w:date="2026-07-06T00:03:00Z">
                  <w:rPr>
                    <w:ins w:id="1551" w:author="ACER" w:date="2026-07-06T00:02:00Z"/>
                  </w:rPr>
                </w:rPrChange>
              </w:rPr>
            </w:pPr>
            <w:ins w:id="1552" w:author="ACER" w:date="2026-07-06T00:02:00Z">
              <w:r w:rsidRPr="001911D1">
                <w:rPr>
                  <w:b/>
                  <w:bCs/>
                  <w:color w:val="000000" w:themeColor="text1"/>
                  <w:sz w:val="24"/>
                  <w:szCs w:val="24"/>
                  <w:rPrChange w:id="1553" w:author="ACER" w:date="2026-07-06T00:03:00Z">
                    <w:rPr>
                      <w:b/>
                      <w:bCs/>
                      <w:color w:val="1F3864"/>
                    </w:rPr>
                  </w:rPrChange>
                </w:rPr>
                <w:t>Nhãn</w:t>
              </w:r>
            </w:ins>
          </w:p>
        </w:tc>
        <w:tc>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554" w:author="ACER" w:date="2026-07-06T00:04:00Z">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38AD98C3" w14:textId="77777777" w:rsidR="001911D1" w:rsidRPr="001911D1" w:rsidRDefault="001911D1" w:rsidP="00EB4592">
            <w:pPr>
              <w:pStyle w:val="TableText"/>
              <w:jc w:val="center"/>
              <w:rPr>
                <w:ins w:id="1555" w:author="ACER" w:date="2026-07-06T00:02:00Z"/>
                <w:color w:val="000000" w:themeColor="text1"/>
                <w:sz w:val="24"/>
                <w:szCs w:val="24"/>
                <w:rPrChange w:id="1556" w:author="ACER" w:date="2026-07-06T00:03:00Z">
                  <w:rPr>
                    <w:ins w:id="1557" w:author="ACER" w:date="2026-07-06T00:02:00Z"/>
                  </w:rPr>
                </w:rPrChange>
              </w:rPr>
            </w:pPr>
            <w:ins w:id="1558" w:author="ACER" w:date="2026-07-06T00:02:00Z">
              <w:r w:rsidRPr="001911D1">
                <w:rPr>
                  <w:b/>
                  <w:bCs/>
                  <w:color w:val="000000" w:themeColor="text1"/>
                  <w:sz w:val="24"/>
                  <w:szCs w:val="24"/>
                  <w:rPrChange w:id="1559" w:author="ACER" w:date="2026-07-06T00:03:00Z">
                    <w:rPr>
                      <w:b/>
                      <w:bCs/>
                      <w:color w:val="1F3864"/>
                    </w:rPr>
                  </w:rPrChange>
                </w:rPr>
                <w:t>Mức ngập (cm)</w:t>
              </w:r>
            </w:ins>
          </w:p>
        </w:tc>
        <w:tc>
          <w:tcPr>
            <w:tcW w:w="21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560" w:author="ACER" w:date="2026-07-06T00:04:00Z">
              <w:tcPr>
                <w:tcW w:w="21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76CA4402" w14:textId="77777777" w:rsidR="001911D1" w:rsidRPr="001911D1" w:rsidRDefault="001911D1" w:rsidP="00EB4592">
            <w:pPr>
              <w:pStyle w:val="TableText"/>
              <w:jc w:val="center"/>
              <w:rPr>
                <w:ins w:id="1561" w:author="ACER" w:date="2026-07-06T00:02:00Z"/>
                <w:color w:val="000000" w:themeColor="text1"/>
                <w:sz w:val="24"/>
                <w:szCs w:val="24"/>
                <w:rPrChange w:id="1562" w:author="ACER" w:date="2026-07-06T00:03:00Z">
                  <w:rPr>
                    <w:ins w:id="1563" w:author="ACER" w:date="2026-07-06T00:02:00Z"/>
                  </w:rPr>
                </w:rPrChange>
              </w:rPr>
            </w:pPr>
            <w:ins w:id="1564" w:author="ACER" w:date="2026-07-06T00:02:00Z">
              <w:r w:rsidRPr="001911D1">
                <w:rPr>
                  <w:b/>
                  <w:bCs/>
                  <w:color w:val="000000" w:themeColor="text1"/>
                  <w:sz w:val="24"/>
                  <w:szCs w:val="24"/>
                  <w:rPrChange w:id="1565" w:author="ACER" w:date="2026-07-06T00:03:00Z">
                    <w:rPr>
                      <w:b/>
                      <w:bCs/>
                      <w:color w:val="1F3864"/>
                    </w:rPr>
                  </w:rPrChange>
                </w:rPr>
                <w:t>Ngưỡng cảnh báo</w:t>
              </w:r>
            </w:ins>
          </w:p>
        </w:tc>
        <w:tc>
          <w:tcPr>
            <w:tcW w:w="31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566" w:author="ACER" w:date="2026-07-06T00:04:00Z">
              <w:tcPr>
                <w:tcW w:w="31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489FF265" w14:textId="77777777" w:rsidR="001911D1" w:rsidRPr="001911D1" w:rsidRDefault="001911D1" w:rsidP="00EB4592">
            <w:pPr>
              <w:pStyle w:val="TableText"/>
              <w:jc w:val="center"/>
              <w:rPr>
                <w:ins w:id="1567" w:author="ACER" w:date="2026-07-06T00:02:00Z"/>
                <w:color w:val="000000" w:themeColor="text1"/>
                <w:sz w:val="24"/>
                <w:szCs w:val="24"/>
                <w:rPrChange w:id="1568" w:author="ACER" w:date="2026-07-06T00:03:00Z">
                  <w:rPr>
                    <w:ins w:id="1569" w:author="ACER" w:date="2026-07-06T00:02:00Z"/>
                  </w:rPr>
                </w:rPrChange>
              </w:rPr>
            </w:pPr>
            <w:ins w:id="1570" w:author="ACER" w:date="2026-07-06T00:02:00Z">
              <w:r w:rsidRPr="001911D1">
                <w:rPr>
                  <w:b/>
                  <w:bCs/>
                  <w:color w:val="000000" w:themeColor="text1"/>
                  <w:sz w:val="24"/>
                  <w:szCs w:val="24"/>
                  <w:rPrChange w:id="1571" w:author="ACER" w:date="2026-07-06T00:03:00Z">
                    <w:rPr>
                      <w:b/>
                      <w:bCs/>
                      <w:color w:val="1F3864"/>
                    </w:rPr>
                  </w:rPrChange>
                </w:rPr>
                <w:t>Xử lý</w:t>
              </w:r>
            </w:ins>
          </w:p>
        </w:tc>
      </w:tr>
      <w:tr w:rsidR="001911D1" w:rsidRPr="001911D1" w14:paraId="6A87246D" w14:textId="77777777" w:rsidTr="00A3655B">
        <w:trPr>
          <w:jc w:val="center"/>
          <w:ins w:id="1572"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73"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25D9ED3" w14:textId="77777777" w:rsidR="001911D1" w:rsidRPr="001911D1" w:rsidRDefault="001911D1" w:rsidP="00EB4592">
            <w:pPr>
              <w:pStyle w:val="TableText"/>
              <w:rPr>
                <w:ins w:id="1574" w:author="ACER" w:date="2026-07-06T00:02:00Z"/>
                <w:color w:val="000000" w:themeColor="text1"/>
                <w:sz w:val="24"/>
                <w:szCs w:val="24"/>
                <w:rPrChange w:id="1575" w:author="ACER" w:date="2026-07-06T00:03:00Z">
                  <w:rPr>
                    <w:ins w:id="1576" w:author="ACER" w:date="2026-07-06T00:02:00Z"/>
                  </w:rPr>
                </w:rPrChange>
              </w:rPr>
            </w:pPr>
            <w:ins w:id="1577" w:author="ACER" w:date="2026-07-06T00:02:00Z">
              <w:r w:rsidRPr="001911D1">
                <w:rPr>
                  <w:b/>
                  <w:bCs/>
                  <w:color w:val="000000" w:themeColor="text1"/>
                  <w:sz w:val="24"/>
                  <w:szCs w:val="24"/>
                  <w:rPrChange w:id="1578" w:author="ACER" w:date="2026-07-06T00:03:00Z">
                    <w:rPr>
                      <w:b/>
                      <w:bCs/>
                    </w:rPr>
                  </w:rPrChange>
                </w:rPr>
                <w:t>SAFE</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79"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CA2D2CE" w14:textId="77777777" w:rsidR="001911D1" w:rsidRPr="001911D1" w:rsidRDefault="001911D1" w:rsidP="00EB4592">
            <w:pPr>
              <w:pStyle w:val="TableText"/>
              <w:jc w:val="center"/>
              <w:rPr>
                <w:ins w:id="1580" w:author="ACER" w:date="2026-07-06T00:02:00Z"/>
                <w:color w:val="000000" w:themeColor="text1"/>
                <w:sz w:val="24"/>
                <w:szCs w:val="24"/>
                <w:rPrChange w:id="1581" w:author="ACER" w:date="2026-07-06T00:03:00Z">
                  <w:rPr>
                    <w:ins w:id="1582" w:author="ACER" w:date="2026-07-06T00:02:00Z"/>
                  </w:rPr>
                </w:rPrChange>
              </w:rPr>
            </w:pPr>
            <w:ins w:id="1583" w:author="ACER" w:date="2026-07-06T00:02:00Z">
              <w:r w:rsidRPr="001911D1">
                <w:rPr>
                  <w:color w:val="000000" w:themeColor="text1"/>
                  <w:sz w:val="24"/>
                  <w:szCs w:val="24"/>
                  <w:rPrChange w:id="1584" w:author="ACER" w:date="2026-07-06T00:03:00Z">
                    <w:rPr/>
                  </w:rPrChange>
                </w:rPr>
                <w:t>≤ 5</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85" w:author="ACER" w:date="2026-07-06T00:04:00Z">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D7DED9F" w14:textId="77777777" w:rsidR="001911D1" w:rsidRPr="001911D1" w:rsidRDefault="001911D1" w:rsidP="00EB4592">
            <w:pPr>
              <w:pStyle w:val="TableText"/>
              <w:jc w:val="center"/>
              <w:rPr>
                <w:ins w:id="1586" w:author="ACER" w:date="2026-07-06T00:02:00Z"/>
                <w:color w:val="000000" w:themeColor="text1"/>
                <w:sz w:val="24"/>
                <w:szCs w:val="24"/>
                <w:rPrChange w:id="1587" w:author="ACER" w:date="2026-07-06T00:03:00Z">
                  <w:rPr>
                    <w:ins w:id="1588" w:author="ACER" w:date="2026-07-06T00:02:00Z"/>
                  </w:rPr>
                </w:rPrChange>
              </w:rPr>
            </w:pPr>
            <w:ins w:id="1589" w:author="ACER" w:date="2026-07-06T00:02:00Z">
              <w:r w:rsidRPr="001911D1">
                <w:rPr>
                  <w:color w:val="000000" w:themeColor="text1"/>
                  <w:sz w:val="24"/>
                  <w:szCs w:val="24"/>
                  <w:rPrChange w:id="1590" w:author="ACER" w:date="2026-07-06T00:03:00Z">
                    <w:rPr/>
                  </w:rPrChange>
                </w:rPr>
                <w:t>Không</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91" w:author="ACER" w:date="2026-07-06T00:04:00Z">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311BCDC" w14:textId="77777777" w:rsidR="001911D1" w:rsidRPr="001911D1" w:rsidRDefault="001911D1" w:rsidP="00EB4592">
            <w:pPr>
              <w:pStyle w:val="TableText"/>
              <w:rPr>
                <w:ins w:id="1592" w:author="ACER" w:date="2026-07-06T00:02:00Z"/>
                <w:color w:val="000000" w:themeColor="text1"/>
                <w:sz w:val="24"/>
                <w:szCs w:val="24"/>
                <w:rPrChange w:id="1593" w:author="ACER" w:date="2026-07-06T00:03:00Z">
                  <w:rPr>
                    <w:ins w:id="1594" w:author="ACER" w:date="2026-07-06T00:02:00Z"/>
                  </w:rPr>
                </w:rPrChange>
              </w:rPr>
            </w:pPr>
            <w:ins w:id="1595" w:author="ACER" w:date="2026-07-06T00:02:00Z">
              <w:r w:rsidRPr="001911D1">
                <w:rPr>
                  <w:color w:val="000000" w:themeColor="text1"/>
                  <w:sz w:val="24"/>
                  <w:szCs w:val="24"/>
                  <w:rPrChange w:id="1596" w:author="ACER" w:date="2026-07-06T00:03:00Z">
                    <w:rPr/>
                  </w:rPrChange>
                </w:rPr>
                <w:t>Chờ quản trị viên duyệt</w:t>
              </w:r>
            </w:ins>
          </w:p>
        </w:tc>
      </w:tr>
      <w:tr w:rsidR="001911D1" w:rsidRPr="001911D1" w14:paraId="1F64F935" w14:textId="77777777" w:rsidTr="00A3655B">
        <w:trPr>
          <w:jc w:val="center"/>
          <w:ins w:id="1597"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98"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D8D6800" w14:textId="77777777" w:rsidR="001911D1" w:rsidRPr="001911D1" w:rsidRDefault="001911D1" w:rsidP="00EB4592">
            <w:pPr>
              <w:pStyle w:val="TableText"/>
              <w:rPr>
                <w:ins w:id="1599" w:author="ACER" w:date="2026-07-06T00:02:00Z"/>
                <w:color w:val="000000" w:themeColor="text1"/>
                <w:sz w:val="24"/>
                <w:szCs w:val="24"/>
                <w:rPrChange w:id="1600" w:author="ACER" w:date="2026-07-06T00:03:00Z">
                  <w:rPr>
                    <w:ins w:id="1601" w:author="ACER" w:date="2026-07-06T00:02:00Z"/>
                  </w:rPr>
                </w:rPrChange>
              </w:rPr>
            </w:pPr>
            <w:ins w:id="1602" w:author="ACER" w:date="2026-07-06T00:02:00Z">
              <w:r w:rsidRPr="001911D1">
                <w:rPr>
                  <w:b/>
                  <w:bCs/>
                  <w:color w:val="000000" w:themeColor="text1"/>
                  <w:sz w:val="24"/>
                  <w:szCs w:val="24"/>
                  <w:rPrChange w:id="1603" w:author="ACER" w:date="2026-07-06T00:03:00Z">
                    <w:rPr>
                      <w:b/>
                      <w:bCs/>
                    </w:rPr>
                  </w:rPrChange>
                </w:rPr>
                <w:t>HIGH</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04"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4DBB240" w14:textId="77777777" w:rsidR="001911D1" w:rsidRPr="001911D1" w:rsidRDefault="001911D1" w:rsidP="00EB4592">
            <w:pPr>
              <w:pStyle w:val="TableText"/>
              <w:jc w:val="center"/>
              <w:rPr>
                <w:ins w:id="1605" w:author="ACER" w:date="2026-07-06T00:02:00Z"/>
                <w:color w:val="000000" w:themeColor="text1"/>
                <w:sz w:val="24"/>
                <w:szCs w:val="24"/>
                <w:rPrChange w:id="1606" w:author="ACER" w:date="2026-07-06T00:03:00Z">
                  <w:rPr>
                    <w:ins w:id="1607" w:author="ACER" w:date="2026-07-06T00:02:00Z"/>
                  </w:rPr>
                </w:rPrChange>
              </w:rPr>
            </w:pPr>
            <w:ins w:id="1608" w:author="ACER" w:date="2026-07-06T00:02:00Z">
              <w:r w:rsidRPr="001911D1">
                <w:rPr>
                  <w:color w:val="000000" w:themeColor="text1"/>
                  <w:sz w:val="24"/>
                  <w:szCs w:val="24"/>
                  <w:rPrChange w:id="1609" w:author="ACER" w:date="2026-07-06T00:03:00Z">
                    <w:rPr/>
                  </w:rPrChange>
                </w:rPr>
                <w:t>≤ 15</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10" w:author="ACER" w:date="2026-07-06T00:04:00Z">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B520A74" w14:textId="77777777" w:rsidR="001911D1" w:rsidRPr="001911D1" w:rsidRDefault="001911D1" w:rsidP="00EB4592">
            <w:pPr>
              <w:pStyle w:val="TableText"/>
              <w:jc w:val="center"/>
              <w:rPr>
                <w:ins w:id="1611" w:author="ACER" w:date="2026-07-06T00:02:00Z"/>
                <w:color w:val="000000" w:themeColor="text1"/>
                <w:sz w:val="24"/>
                <w:szCs w:val="24"/>
                <w:rPrChange w:id="1612" w:author="ACER" w:date="2026-07-06T00:03:00Z">
                  <w:rPr>
                    <w:ins w:id="1613" w:author="ACER" w:date="2026-07-06T00:02:00Z"/>
                  </w:rPr>
                </w:rPrChange>
              </w:rPr>
            </w:pPr>
            <w:ins w:id="1614" w:author="ACER" w:date="2026-07-06T00:02:00Z">
              <w:r w:rsidRPr="001911D1">
                <w:rPr>
                  <w:color w:val="000000" w:themeColor="text1"/>
                  <w:sz w:val="24"/>
                  <w:szCs w:val="24"/>
                  <w:rPrChange w:id="1615" w:author="ACER" w:date="2026-07-06T00:03:00Z">
                    <w:rPr/>
                  </w:rPrChange>
                </w:rPr>
                <w:t>Có (≥ 10 cm)</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16" w:author="ACER" w:date="2026-07-06T00:04:00Z">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567EFBD" w14:textId="77777777" w:rsidR="001911D1" w:rsidRPr="001911D1" w:rsidRDefault="001911D1" w:rsidP="00EB4592">
            <w:pPr>
              <w:pStyle w:val="TableText"/>
              <w:rPr>
                <w:ins w:id="1617" w:author="ACER" w:date="2026-07-06T00:02:00Z"/>
                <w:color w:val="000000" w:themeColor="text1"/>
                <w:sz w:val="24"/>
                <w:szCs w:val="24"/>
                <w:rPrChange w:id="1618" w:author="ACER" w:date="2026-07-06T00:03:00Z">
                  <w:rPr>
                    <w:ins w:id="1619" w:author="ACER" w:date="2026-07-06T00:02:00Z"/>
                  </w:rPr>
                </w:rPrChange>
              </w:rPr>
            </w:pPr>
            <w:ins w:id="1620" w:author="ACER" w:date="2026-07-06T00:02:00Z">
              <w:r w:rsidRPr="001911D1">
                <w:rPr>
                  <w:color w:val="000000" w:themeColor="text1"/>
                  <w:sz w:val="24"/>
                  <w:szCs w:val="24"/>
                  <w:rPrChange w:id="1621" w:author="ACER" w:date="2026-07-06T00:03:00Z">
                    <w:rPr/>
                  </w:rPrChange>
                </w:rPr>
                <w:t>Tự động duyệt</w:t>
              </w:r>
            </w:ins>
          </w:p>
        </w:tc>
      </w:tr>
      <w:tr w:rsidR="001911D1" w:rsidRPr="001911D1" w14:paraId="6F39D41F" w14:textId="77777777" w:rsidTr="00A3655B">
        <w:trPr>
          <w:jc w:val="center"/>
          <w:ins w:id="1622"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23"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FB92E08" w14:textId="77777777" w:rsidR="001911D1" w:rsidRPr="001911D1" w:rsidRDefault="001911D1" w:rsidP="00EB4592">
            <w:pPr>
              <w:pStyle w:val="TableText"/>
              <w:rPr>
                <w:ins w:id="1624" w:author="ACER" w:date="2026-07-06T00:02:00Z"/>
                <w:color w:val="000000" w:themeColor="text1"/>
                <w:sz w:val="24"/>
                <w:szCs w:val="24"/>
                <w:rPrChange w:id="1625" w:author="ACER" w:date="2026-07-06T00:03:00Z">
                  <w:rPr>
                    <w:ins w:id="1626" w:author="ACER" w:date="2026-07-06T00:02:00Z"/>
                  </w:rPr>
                </w:rPrChange>
              </w:rPr>
            </w:pPr>
            <w:ins w:id="1627" w:author="ACER" w:date="2026-07-06T00:02:00Z">
              <w:r w:rsidRPr="001911D1">
                <w:rPr>
                  <w:b/>
                  <w:bCs/>
                  <w:color w:val="000000" w:themeColor="text1"/>
                  <w:sz w:val="24"/>
                  <w:szCs w:val="24"/>
                  <w:rPrChange w:id="1628" w:author="ACER" w:date="2026-07-06T00:03:00Z">
                    <w:rPr>
                      <w:b/>
                      <w:bCs/>
                    </w:rPr>
                  </w:rPrChange>
                </w:rPr>
                <w:t>DEEP</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29"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E27E98E" w14:textId="77777777" w:rsidR="001911D1" w:rsidRPr="001911D1" w:rsidRDefault="001911D1" w:rsidP="00EB4592">
            <w:pPr>
              <w:pStyle w:val="TableText"/>
              <w:jc w:val="center"/>
              <w:rPr>
                <w:ins w:id="1630" w:author="ACER" w:date="2026-07-06T00:02:00Z"/>
                <w:color w:val="000000" w:themeColor="text1"/>
                <w:sz w:val="24"/>
                <w:szCs w:val="24"/>
                <w:rPrChange w:id="1631" w:author="ACER" w:date="2026-07-06T00:03:00Z">
                  <w:rPr>
                    <w:ins w:id="1632" w:author="ACER" w:date="2026-07-06T00:02:00Z"/>
                  </w:rPr>
                </w:rPrChange>
              </w:rPr>
            </w:pPr>
            <w:ins w:id="1633" w:author="ACER" w:date="2026-07-06T00:02:00Z">
              <w:r w:rsidRPr="001911D1">
                <w:rPr>
                  <w:color w:val="000000" w:themeColor="text1"/>
                  <w:sz w:val="24"/>
                  <w:szCs w:val="24"/>
                  <w:rPrChange w:id="1634" w:author="ACER" w:date="2026-07-06T00:03:00Z">
                    <w:rPr/>
                  </w:rPrChange>
                </w:rPr>
                <w:t>≤ 30</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35" w:author="ACER" w:date="2026-07-06T00:04:00Z">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C37E824" w14:textId="77777777" w:rsidR="001911D1" w:rsidRPr="001911D1" w:rsidRDefault="001911D1" w:rsidP="00EB4592">
            <w:pPr>
              <w:pStyle w:val="TableText"/>
              <w:jc w:val="center"/>
              <w:rPr>
                <w:ins w:id="1636" w:author="ACER" w:date="2026-07-06T00:02:00Z"/>
                <w:color w:val="000000" w:themeColor="text1"/>
                <w:sz w:val="24"/>
                <w:szCs w:val="24"/>
                <w:rPrChange w:id="1637" w:author="ACER" w:date="2026-07-06T00:03:00Z">
                  <w:rPr>
                    <w:ins w:id="1638" w:author="ACER" w:date="2026-07-06T00:02:00Z"/>
                  </w:rPr>
                </w:rPrChange>
              </w:rPr>
            </w:pPr>
            <w:ins w:id="1639" w:author="ACER" w:date="2026-07-06T00:02:00Z">
              <w:r w:rsidRPr="001911D1">
                <w:rPr>
                  <w:color w:val="000000" w:themeColor="text1"/>
                  <w:sz w:val="24"/>
                  <w:szCs w:val="24"/>
                  <w:rPrChange w:id="1640" w:author="ACER" w:date="2026-07-06T00:03:00Z">
                    <w:rPr/>
                  </w:rPrChange>
                </w:rPr>
                <w:t>Có</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41" w:author="ACER" w:date="2026-07-06T00:04:00Z">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7D19B25" w14:textId="77777777" w:rsidR="001911D1" w:rsidRPr="001911D1" w:rsidRDefault="001911D1" w:rsidP="00EB4592">
            <w:pPr>
              <w:pStyle w:val="TableText"/>
              <w:rPr>
                <w:ins w:id="1642" w:author="ACER" w:date="2026-07-06T00:02:00Z"/>
                <w:color w:val="000000" w:themeColor="text1"/>
                <w:sz w:val="24"/>
                <w:szCs w:val="24"/>
                <w:rPrChange w:id="1643" w:author="ACER" w:date="2026-07-06T00:03:00Z">
                  <w:rPr>
                    <w:ins w:id="1644" w:author="ACER" w:date="2026-07-06T00:02:00Z"/>
                  </w:rPr>
                </w:rPrChange>
              </w:rPr>
            </w:pPr>
            <w:ins w:id="1645" w:author="ACER" w:date="2026-07-06T00:02:00Z">
              <w:r w:rsidRPr="001911D1">
                <w:rPr>
                  <w:color w:val="000000" w:themeColor="text1"/>
                  <w:sz w:val="24"/>
                  <w:szCs w:val="24"/>
                  <w:rPrChange w:id="1646" w:author="ACER" w:date="2026-07-06T00:03:00Z">
                    <w:rPr/>
                  </w:rPrChange>
                </w:rPr>
                <w:t>Tự động duyệt + phát cảnh báo</w:t>
              </w:r>
            </w:ins>
          </w:p>
        </w:tc>
      </w:tr>
      <w:tr w:rsidR="001911D1" w:rsidRPr="001911D1" w14:paraId="3C2E1F1A" w14:textId="77777777" w:rsidTr="00A3655B">
        <w:trPr>
          <w:jc w:val="center"/>
          <w:ins w:id="1647"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48"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88BA8DE" w14:textId="77777777" w:rsidR="001911D1" w:rsidRPr="001911D1" w:rsidRDefault="001911D1" w:rsidP="00EB4592">
            <w:pPr>
              <w:pStyle w:val="TableText"/>
              <w:rPr>
                <w:ins w:id="1649" w:author="ACER" w:date="2026-07-06T00:02:00Z"/>
                <w:color w:val="000000" w:themeColor="text1"/>
                <w:sz w:val="24"/>
                <w:szCs w:val="24"/>
                <w:rPrChange w:id="1650" w:author="ACER" w:date="2026-07-06T00:03:00Z">
                  <w:rPr>
                    <w:ins w:id="1651" w:author="ACER" w:date="2026-07-06T00:02:00Z"/>
                  </w:rPr>
                </w:rPrChange>
              </w:rPr>
            </w:pPr>
            <w:ins w:id="1652" w:author="ACER" w:date="2026-07-06T00:02:00Z">
              <w:r w:rsidRPr="001911D1">
                <w:rPr>
                  <w:b/>
                  <w:bCs/>
                  <w:color w:val="000000" w:themeColor="text1"/>
                  <w:sz w:val="24"/>
                  <w:szCs w:val="24"/>
                  <w:rPrChange w:id="1653" w:author="ACER" w:date="2026-07-06T00:03:00Z">
                    <w:rPr>
                      <w:b/>
                      <w:bCs/>
                    </w:rPr>
                  </w:rPrChange>
                </w:rPr>
                <w:t>DANGEROUS</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54"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0DA0D03" w14:textId="77777777" w:rsidR="001911D1" w:rsidRPr="001911D1" w:rsidRDefault="001911D1" w:rsidP="00EB4592">
            <w:pPr>
              <w:pStyle w:val="TableText"/>
              <w:jc w:val="center"/>
              <w:rPr>
                <w:ins w:id="1655" w:author="ACER" w:date="2026-07-06T00:02:00Z"/>
                <w:color w:val="000000" w:themeColor="text1"/>
                <w:sz w:val="24"/>
                <w:szCs w:val="24"/>
                <w:rPrChange w:id="1656" w:author="ACER" w:date="2026-07-06T00:03:00Z">
                  <w:rPr>
                    <w:ins w:id="1657" w:author="ACER" w:date="2026-07-06T00:02:00Z"/>
                  </w:rPr>
                </w:rPrChange>
              </w:rPr>
            </w:pPr>
            <w:ins w:id="1658" w:author="ACER" w:date="2026-07-06T00:02:00Z">
              <w:r w:rsidRPr="001911D1">
                <w:rPr>
                  <w:color w:val="000000" w:themeColor="text1"/>
                  <w:sz w:val="24"/>
                  <w:szCs w:val="24"/>
                  <w:rPrChange w:id="1659" w:author="ACER" w:date="2026-07-06T00:03:00Z">
                    <w:rPr/>
                  </w:rPrChange>
                </w:rPr>
                <w:t>&gt; 30</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60" w:author="ACER" w:date="2026-07-06T00:04:00Z">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832070E" w14:textId="77777777" w:rsidR="001911D1" w:rsidRPr="001911D1" w:rsidRDefault="001911D1" w:rsidP="00EB4592">
            <w:pPr>
              <w:pStyle w:val="TableText"/>
              <w:jc w:val="center"/>
              <w:rPr>
                <w:ins w:id="1661" w:author="ACER" w:date="2026-07-06T00:02:00Z"/>
                <w:color w:val="000000" w:themeColor="text1"/>
                <w:sz w:val="24"/>
                <w:szCs w:val="24"/>
                <w:rPrChange w:id="1662" w:author="ACER" w:date="2026-07-06T00:03:00Z">
                  <w:rPr>
                    <w:ins w:id="1663" w:author="ACER" w:date="2026-07-06T00:02:00Z"/>
                  </w:rPr>
                </w:rPrChange>
              </w:rPr>
            </w:pPr>
            <w:ins w:id="1664" w:author="ACER" w:date="2026-07-06T00:02:00Z">
              <w:r w:rsidRPr="001911D1">
                <w:rPr>
                  <w:color w:val="000000" w:themeColor="text1"/>
                  <w:sz w:val="24"/>
                  <w:szCs w:val="24"/>
                  <w:rPrChange w:id="1665" w:author="ACER" w:date="2026-07-06T00:03:00Z">
                    <w:rPr/>
                  </w:rPrChange>
                </w:rPr>
                <w:t>Có</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66" w:author="ACER" w:date="2026-07-06T00:04:00Z">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2456B32" w14:textId="77777777" w:rsidR="001911D1" w:rsidRPr="001911D1" w:rsidRDefault="001911D1" w:rsidP="00EB4592">
            <w:pPr>
              <w:pStyle w:val="TableText"/>
              <w:rPr>
                <w:ins w:id="1667" w:author="ACER" w:date="2026-07-06T00:02:00Z"/>
                <w:color w:val="000000" w:themeColor="text1"/>
                <w:sz w:val="24"/>
                <w:szCs w:val="24"/>
                <w:rPrChange w:id="1668" w:author="ACER" w:date="2026-07-06T00:03:00Z">
                  <w:rPr>
                    <w:ins w:id="1669" w:author="ACER" w:date="2026-07-06T00:02:00Z"/>
                  </w:rPr>
                </w:rPrChange>
              </w:rPr>
            </w:pPr>
            <w:ins w:id="1670" w:author="ACER" w:date="2026-07-06T00:02:00Z">
              <w:r w:rsidRPr="001911D1">
                <w:rPr>
                  <w:color w:val="000000" w:themeColor="text1"/>
                  <w:sz w:val="24"/>
                  <w:szCs w:val="24"/>
                  <w:rPrChange w:id="1671" w:author="ACER" w:date="2026-07-06T00:03:00Z">
                    <w:rPr/>
                  </w:rPrChange>
                </w:rPr>
                <w:t>Tự động duyệt + cảnh báo khẩn cấp</w:t>
              </w:r>
            </w:ins>
          </w:p>
        </w:tc>
      </w:tr>
      <w:tr w:rsidR="001911D1" w:rsidRPr="001911D1" w14:paraId="654E6C06" w14:textId="77777777" w:rsidTr="00A3655B">
        <w:trPr>
          <w:jc w:val="center"/>
          <w:ins w:id="1672"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73"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06BFC4B" w14:textId="77777777" w:rsidR="001911D1" w:rsidRPr="001911D1" w:rsidRDefault="001911D1" w:rsidP="00EB4592">
            <w:pPr>
              <w:pStyle w:val="TableText"/>
              <w:rPr>
                <w:ins w:id="1674" w:author="ACER" w:date="2026-07-06T00:02:00Z"/>
                <w:color w:val="000000" w:themeColor="text1"/>
                <w:sz w:val="24"/>
                <w:szCs w:val="24"/>
                <w:rPrChange w:id="1675" w:author="ACER" w:date="2026-07-06T00:03:00Z">
                  <w:rPr>
                    <w:ins w:id="1676" w:author="ACER" w:date="2026-07-06T00:02:00Z"/>
                  </w:rPr>
                </w:rPrChange>
              </w:rPr>
            </w:pPr>
            <w:ins w:id="1677" w:author="ACER" w:date="2026-07-06T00:02:00Z">
              <w:r w:rsidRPr="001911D1">
                <w:rPr>
                  <w:b/>
                  <w:bCs/>
                  <w:color w:val="000000" w:themeColor="text1"/>
                  <w:sz w:val="24"/>
                  <w:szCs w:val="24"/>
                  <w:rPrChange w:id="1678" w:author="ACER" w:date="2026-07-06T00:03:00Z">
                    <w:rPr>
                      <w:b/>
                      <w:bCs/>
                    </w:rPr>
                  </w:rPrChange>
                </w:rPr>
                <w:t>UNDETECTED</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79"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9BA9D8A" w14:textId="77777777" w:rsidR="001911D1" w:rsidRPr="001911D1" w:rsidRDefault="001911D1" w:rsidP="00EB4592">
            <w:pPr>
              <w:pStyle w:val="TableText"/>
              <w:jc w:val="center"/>
              <w:rPr>
                <w:ins w:id="1680" w:author="ACER" w:date="2026-07-06T00:02:00Z"/>
                <w:color w:val="000000" w:themeColor="text1"/>
                <w:sz w:val="24"/>
                <w:szCs w:val="24"/>
                <w:rPrChange w:id="1681" w:author="ACER" w:date="2026-07-06T00:03:00Z">
                  <w:rPr>
                    <w:ins w:id="1682" w:author="ACER" w:date="2026-07-06T00:02:00Z"/>
                  </w:rPr>
                </w:rPrChange>
              </w:rPr>
            </w:pPr>
            <w:ins w:id="1683" w:author="ACER" w:date="2026-07-06T00:02:00Z">
              <w:r w:rsidRPr="001911D1">
                <w:rPr>
                  <w:color w:val="000000" w:themeColor="text1"/>
                  <w:sz w:val="24"/>
                  <w:szCs w:val="24"/>
                  <w:rPrChange w:id="1684" w:author="ACER" w:date="2026-07-06T00:03:00Z">
                    <w:rPr/>
                  </w:rPrChange>
                </w:rPr>
                <w:t>Không xác định</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85" w:author="ACER" w:date="2026-07-06T00:04:00Z">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73A9E3B" w14:textId="77777777" w:rsidR="001911D1" w:rsidRPr="001911D1" w:rsidRDefault="001911D1" w:rsidP="00EB4592">
            <w:pPr>
              <w:pStyle w:val="TableText"/>
              <w:jc w:val="center"/>
              <w:rPr>
                <w:ins w:id="1686" w:author="ACER" w:date="2026-07-06T00:02:00Z"/>
                <w:color w:val="000000" w:themeColor="text1"/>
                <w:sz w:val="24"/>
                <w:szCs w:val="24"/>
                <w:rPrChange w:id="1687" w:author="ACER" w:date="2026-07-06T00:03:00Z">
                  <w:rPr>
                    <w:ins w:id="1688" w:author="ACER" w:date="2026-07-06T00:02:00Z"/>
                  </w:rPr>
                </w:rPrChange>
              </w:rPr>
            </w:pPr>
            <w:ins w:id="1689" w:author="ACER" w:date="2026-07-06T00:02:00Z">
              <w:r w:rsidRPr="001911D1">
                <w:rPr>
                  <w:color w:val="000000" w:themeColor="text1"/>
                  <w:sz w:val="24"/>
                  <w:szCs w:val="24"/>
                  <w:rPrChange w:id="1690" w:author="ACER" w:date="2026-07-06T00:03:00Z">
                    <w:rPr/>
                  </w:rPrChange>
                </w:rPr>
                <w:t>Không</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91" w:author="ACER" w:date="2026-07-06T00:04:00Z">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ED53B3D" w14:textId="77777777" w:rsidR="001911D1" w:rsidRPr="001911D1" w:rsidRDefault="001911D1" w:rsidP="00EB4592">
            <w:pPr>
              <w:pStyle w:val="TableText"/>
              <w:rPr>
                <w:ins w:id="1692" w:author="ACER" w:date="2026-07-06T00:02:00Z"/>
                <w:color w:val="000000" w:themeColor="text1"/>
                <w:sz w:val="24"/>
                <w:szCs w:val="24"/>
                <w:rPrChange w:id="1693" w:author="ACER" w:date="2026-07-06T00:03:00Z">
                  <w:rPr>
                    <w:ins w:id="1694" w:author="ACER" w:date="2026-07-06T00:02:00Z"/>
                  </w:rPr>
                </w:rPrChange>
              </w:rPr>
            </w:pPr>
            <w:ins w:id="1695" w:author="ACER" w:date="2026-07-06T00:02:00Z">
              <w:r w:rsidRPr="001911D1">
                <w:rPr>
                  <w:color w:val="000000" w:themeColor="text1"/>
                  <w:sz w:val="24"/>
                  <w:szCs w:val="24"/>
                  <w:rPrChange w:id="1696" w:author="ACER" w:date="2026-07-06T00:03:00Z">
                    <w:rPr/>
                  </w:rPrChange>
                </w:rPr>
                <w:t>Chờ quản trị viên duyệt thủ công</w:t>
              </w:r>
            </w:ins>
          </w:p>
        </w:tc>
      </w:tr>
    </w:tbl>
    <w:p w14:paraId="0C930C5B" w14:textId="77777777" w:rsidR="001911D1" w:rsidRDefault="001911D1" w:rsidP="00E12779">
      <w:pPr>
        <w:keepNext/>
        <w:spacing w:before="100" w:after="40" w:line="240" w:lineRule="auto"/>
        <w:ind w:firstLine="0"/>
        <w:jc w:val="center"/>
        <w:rPr>
          <w:ins w:id="1697" w:author="ACER" w:date="2026-07-06T00:02:00Z"/>
        </w:rPr>
      </w:pPr>
      <w:ins w:id="1698" w:author="ACER" w:date="2026-07-06T00:02:00Z">
        <w:r>
          <w:rPr>
            <w:lang w:val="en-US"/>
          </w:rPr>
          <w:lastRenderedPageBreak/>
          <w:drawing>
            <wp:inline distT="0" distB="0" distL="0" distR="0" wp14:anchorId="41FD49F7" wp14:editId="6E2EB808">
              <wp:extent cx="5760000" cy="804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8044800"/>
                      </a:xfrm>
                      <a:prstGeom prst="rect">
                        <a:avLst/>
                      </a:prstGeom>
                    </pic:spPr>
                  </pic:pic>
                </a:graphicData>
              </a:graphic>
            </wp:inline>
          </w:drawing>
        </w:r>
      </w:ins>
    </w:p>
    <w:p w14:paraId="004DC14D" w14:textId="1E9BA5A8" w:rsidR="001911D1" w:rsidRPr="00E12779" w:rsidRDefault="001911D1" w:rsidP="00E12779">
      <w:pPr>
        <w:pStyle w:val="Caption"/>
        <w:spacing w:before="60" w:after="160"/>
        <w:ind w:firstLine="0"/>
      </w:pPr>
      <w:bookmarkStart w:id="1699" w:name="_Toc234253311"/>
      <w:ins w:id="1700" w:author="ACER" w:date="2026-07-06T00:02:00Z">
        <w:r>
          <w:t xml:space="preserve">Hình </w:t>
        </w:r>
      </w:ins>
      <w:r w:rsidR="00DA4EA2">
        <w:fldChar w:fldCharType="begin"/>
      </w:r>
      <w:r w:rsidR="00DA4EA2">
        <w:instrText xml:space="preserve"> SEQ Hình \* ARABIC </w:instrText>
      </w:r>
      <w:r w:rsidR="00DA4EA2">
        <w:fldChar w:fldCharType="separate"/>
      </w:r>
      <w:r w:rsidR="002027C4">
        <w:t>8</w:t>
      </w:r>
      <w:r w:rsidR="00DA4EA2">
        <w:fldChar w:fldCharType="end"/>
      </w:r>
      <w:ins w:id="1701" w:author="ACER" w:date="2026-07-06T00:02:00Z">
        <w:r>
          <w:t xml:space="preserve">. </w:t>
        </w:r>
        <w:bookmarkStart w:id="1702" w:name="_Toc234182136"/>
        <w:r>
          <w:t>Quy trình xử lý ảnh AI YOLO Pose: phát hiện 3 điểm mốc → tính mức ngập → phân loại → phát cảnh báo.</w:t>
        </w:r>
      </w:ins>
      <w:bookmarkEnd w:id="1699"/>
      <w:bookmarkEnd w:id="1702"/>
    </w:p>
    <w:p w14:paraId="75765836" w14:textId="77777777" w:rsidR="002027C4" w:rsidRDefault="002027C4" w:rsidP="00E12779">
      <w:pPr>
        <w:keepNext/>
        <w:ind w:firstLine="0"/>
        <w:jc w:val="center"/>
      </w:pPr>
      <w:r w:rsidRPr="002027C4">
        <w:rPr>
          <w:lang w:val="en-US"/>
        </w:rPr>
        <w:lastRenderedPageBreak/>
        <w:drawing>
          <wp:inline distT="0" distB="0" distL="0" distR="0" wp14:anchorId="3EA860BC" wp14:editId="75FC517F">
            <wp:extent cx="5760085" cy="3580765"/>
            <wp:effectExtent l="0" t="0" r="0" b="635"/>
            <wp:docPr id="52746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67387" name=""/>
                    <pic:cNvPicPr/>
                  </pic:nvPicPr>
                  <pic:blipFill>
                    <a:blip r:embed="rId29"/>
                    <a:stretch>
                      <a:fillRect/>
                    </a:stretch>
                  </pic:blipFill>
                  <pic:spPr>
                    <a:xfrm>
                      <a:off x="0" y="0"/>
                      <a:ext cx="5760085" cy="3580765"/>
                    </a:xfrm>
                    <a:prstGeom prst="rect">
                      <a:avLst/>
                    </a:prstGeom>
                  </pic:spPr>
                </pic:pic>
              </a:graphicData>
            </a:graphic>
          </wp:inline>
        </w:drawing>
      </w:r>
    </w:p>
    <w:p w14:paraId="5F9DBDFE" w14:textId="55539DF9" w:rsidR="002027C4" w:rsidRPr="00E12779" w:rsidRDefault="002027C4" w:rsidP="00E12779">
      <w:pPr>
        <w:pStyle w:val="Caption"/>
        <w:ind w:firstLine="0"/>
        <w:rPr>
          <w:ins w:id="1703" w:author="ACER" w:date="2026-07-06T00:04:00Z"/>
        </w:rPr>
      </w:pPr>
      <w:bookmarkStart w:id="1704" w:name="_Toc234253312"/>
      <w:r>
        <w:t xml:space="preserve">Hình </w:t>
      </w:r>
      <w:r>
        <w:fldChar w:fldCharType="begin"/>
      </w:r>
      <w:r>
        <w:instrText xml:space="preserve"> SEQ Hình \* ARABIC </w:instrText>
      </w:r>
      <w:r>
        <w:fldChar w:fldCharType="separate"/>
      </w:r>
      <w:r>
        <w:t>9</w:t>
      </w:r>
      <w:r>
        <w:fldChar w:fldCharType="end"/>
      </w:r>
      <w:r w:rsidR="00E12779" w:rsidRPr="00E12779">
        <w:t>.</w:t>
      </w:r>
      <w:r w:rsidRPr="00E12779">
        <w:t xml:space="preserve"> Thông số kiểm tra xử lý mức ngập tại khu vực</w:t>
      </w:r>
      <w:bookmarkEnd w:id="1704"/>
      <w:r w:rsidR="00E12779" w:rsidRPr="00E12779">
        <w:t xml:space="preserve"> </w:t>
      </w:r>
      <w:r w:rsidR="00E12779" w:rsidRPr="00E12779">
        <w:rPr>
          <w:highlight w:val="yellow"/>
        </w:rPr>
        <w:t>(nguồn …).</w:t>
      </w:r>
    </w:p>
    <w:p w14:paraId="470F640E" w14:textId="783FB0DE" w:rsidR="00A3655B" w:rsidRDefault="00A3655B">
      <w:pPr>
        <w:pStyle w:val="Heading3"/>
        <w:rPr>
          <w:ins w:id="1705" w:author="ACER" w:date="2026-07-06T00:04:00Z"/>
        </w:rPr>
        <w:pPrChange w:id="1706" w:author="ACER" w:date="2026-07-06T00:04:00Z">
          <w:pPr>
            <w:pStyle w:val="Caption"/>
            <w:spacing w:before="60" w:after="160"/>
          </w:pPr>
        </w:pPrChange>
      </w:pPr>
      <w:bookmarkStart w:id="1707" w:name="_Toc234253271"/>
      <w:ins w:id="1708" w:author="ACER" w:date="2026-07-06T00:04:00Z">
        <w:r>
          <w:t>Bản đồ thời gian thực và cảnh báo tiếp cận</w:t>
        </w:r>
        <w:bookmarkEnd w:id="1707"/>
      </w:ins>
    </w:p>
    <w:p w14:paraId="6C6F0243" w14:textId="77777777" w:rsidR="00A3655B" w:rsidRDefault="00A3655B" w:rsidP="00A3655B">
      <w:pPr>
        <w:ind w:firstLine="567"/>
        <w:rPr>
          <w:ins w:id="1709" w:author="ACER" w:date="2026-07-06T00:05:00Z"/>
        </w:rPr>
      </w:pPr>
      <w:ins w:id="1710" w:author="ACER" w:date="2026-07-06T00:05:00Z">
        <w:r>
          <w:t>Bản đồ chính của ứng dụng di động sử dụng nền Google Maps với định vị GPS theo dõi liên tục (cập nhật mỗi 5 giây hoặc mỗi 10 mét di chuyển), hiển thị vị trí các hồ chứa, trạm đo mưa và điểm ngập do cộng đồng báo cáo. Ứng dụng tự động kiểm tra điều kiện cảnh báo mỗi 60 giây theo ba quy tắc:</w:t>
        </w:r>
      </w:ins>
    </w:p>
    <w:p w14:paraId="79B6BA20" w14:textId="77777777" w:rsidR="00A3655B" w:rsidRDefault="00A3655B" w:rsidP="00A3655B">
      <w:pPr>
        <w:pStyle w:val="ListParagraph"/>
        <w:numPr>
          <w:ilvl w:val="0"/>
          <w:numId w:val="10"/>
        </w:numPr>
        <w:spacing w:before="0" w:after="90" w:line="340" w:lineRule="auto"/>
        <w:contextualSpacing w:val="0"/>
        <w:rPr>
          <w:ins w:id="1711" w:author="ACER" w:date="2026-07-06T00:05:00Z"/>
        </w:rPr>
      </w:pPr>
      <w:ins w:id="1712" w:author="ACER" w:date="2026-07-06T00:05:00Z">
        <w:r>
          <w:rPr>
            <w:b/>
            <w:bCs/>
          </w:rPr>
          <w:t xml:space="preserve">Cảnh báo ngập tiếp cận: </w:t>
        </w:r>
        <w:r>
          <w:t>khi có bài đăng ngập từ 30 cm trở lên, hoặc khu vực thường ngập, nằm trong bán kính 300 m quanh vị trí hiện tại của người dùng.</w:t>
        </w:r>
      </w:ins>
    </w:p>
    <w:p w14:paraId="720F4C24" w14:textId="77777777" w:rsidR="00A3655B" w:rsidRDefault="00A3655B" w:rsidP="00A3655B">
      <w:pPr>
        <w:pStyle w:val="ListParagraph"/>
        <w:numPr>
          <w:ilvl w:val="0"/>
          <w:numId w:val="10"/>
        </w:numPr>
        <w:spacing w:before="0" w:after="90" w:line="340" w:lineRule="auto"/>
        <w:contextualSpacing w:val="0"/>
        <w:rPr>
          <w:ins w:id="1713" w:author="ACER" w:date="2026-07-06T00:05:00Z"/>
        </w:rPr>
      </w:pPr>
      <w:ins w:id="1714" w:author="ACER" w:date="2026-07-06T00:05:00Z">
        <w:r>
          <w:rPr>
            <w:b/>
            <w:bCs/>
          </w:rPr>
          <w:t xml:space="preserve">Cảnh báo mưa cực đoan: </w:t>
        </w:r>
        <w:r>
          <w:t>khi một trạm mưa trong bán kính 5 km ghi nhận từ 50 mm/h trở lên.</w:t>
        </w:r>
      </w:ins>
    </w:p>
    <w:p w14:paraId="4FE8FE48" w14:textId="77777777" w:rsidR="00A3655B" w:rsidRDefault="00A3655B" w:rsidP="00A3655B">
      <w:pPr>
        <w:pStyle w:val="ListParagraph"/>
        <w:numPr>
          <w:ilvl w:val="0"/>
          <w:numId w:val="10"/>
        </w:numPr>
        <w:spacing w:before="0" w:after="90" w:line="340" w:lineRule="auto"/>
        <w:contextualSpacing w:val="0"/>
        <w:rPr>
          <w:ins w:id="1715" w:author="ACER" w:date="2026-07-06T00:05:00Z"/>
        </w:rPr>
      </w:pPr>
      <w:ins w:id="1716" w:author="ACER" w:date="2026-07-06T00:05:00Z">
        <w:r>
          <w:rPr>
            <w:b/>
            <w:bCs/>
          </w:rPr>
          <w:t xml:space="preserve">Chống trùng lặp và làm phiền: </w:t>
        </w:r>
        <w:r>
          <w:t>áp dụng cơ chế debounce 5 phút và cooldown 30 phút giữa các cảnh báo để tránh gửi thông báo dồn dập.</w:t>
        </w:r>
      </w:ins>
    </w:p>
    <w:p w14:paraId="6A8D6543" w14:textId="7CE8A356" w:rsidR="00FD0BB1" w:rsidRDefault="00A3655B">
      <w:pPr>
        <w:ind w:firstLine="567"/>
        <w:rPr>
          <w:ins w:id="1717" w:author="ACER" w:date="2026-07-06T00:05:00Z"/>
        </w:rPr>
      </w:pPr>
      <w:ins w:id="1718" w:author="ACER" w:date="2026-07-06T00:05:00Z">
        <w:r>
          <w:t>Hệ thống thông báo đẩy hoạt động theo ngữ cảnh — dựa trên ngưỡng mực nước, cường độ mưa và vị trí người dùng — giúp giảm đáng kể độ trễ thông tin so với các kênh truyền tin một chiều truyền thống.</w:t>
        </w:r>
      </w:ins>
    </w:p>
    <w:p w14:paraId="4D72A3B7" w14:textId="77777777" w:rsidR="00FD0BB1" w:rsidRDefault="00FD0BB1" w:rsidP="00E12779">
      <w:pPr>
        <w:keepNext/>
        <w:spacing w:before="100" w:after="40" w:line="240" w:lineRule="auto"/>
        <w:ind w:firstLine="0"/>
        <w:jc w:val="center"/>
        <w:rPr>
          <w:ins w:id="1719" w:author="ACER" w:date="2026-07-06T00:05:00Z"/>
        </w:rPr>
      </w:pPr>
      <w:ins w:id="1720" w:author="ACER" w:date="2026-07-06T00:05:00Z">
        <w:r>
          <w:rPr>
            <w:lang w:val="en-US"/>
          </w:rPr>
          <w:lastRenderedPageBreak/>
          <w:drawing>
            <wp:inline distT="0" distB="0" distL="0" distR="0" wp14:anchorId="019CE2C9" wp14:editId="356B94B9">
              <wp:extent cx="5760000" cy="812936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000" cy="8129362"/>
                      </a:xfrm>
                      <a:prstGeom prst="rect">
                        <a:avLst/>
                      </a:prstGeom>
                    </pic:spPr>
                  </pic:pic>
                </a:graphicData>
              </a:graphic>
            </wp:inline>
          </w:drawing>
        </w:r>
      </w:ins>
    </w:p>
    <w:p w14:paraId="21169A84" w14:textId="48E71627" w:rsidR="00FD0BB1" w:rsidRDefault="00FD0BB1">
      <w:pPr>
        <w:pStyle w:val="Caption"/>
        <w:spacing w:before="60" w:after="160"/>
        <w:ind w:firstLine="0"/>
        <w:rPr>
          <w:ins w:id="1721" w:author="ACER" w:date="2026-07-06T00:05:00Z"/>
        </w:rPr>
        <w:pPrChange w:id="1722" w:author="ACER" w:date="2026-07-06T00:06:00Z">
          <w:pPr>
            <w:ind w:firstLine="567"/>
          </w:pPr>
        </w:pPrChange>
      </w:pPr>
      <w:bookmarkStart w:id="1723" w:name="_Toc234253313"/>
      <w:ins w:id="1724" w:author="ACER" w:date="2026-07-06T00:05:00Z">
        <w:r>
          <w:t xml:space="preserve">Hình </w:t>
        </w:r>
      </w:ins>
      <w:r w:rsidR="00DA4EA2">
        <w:fldChar w:fldCharType="begin"/>
      </w:r>
      <w:r w:rsidR="00DA4EA2">
        <w:instrText xml:space="preserve"> SEQ Hình \* ARABIC </w:instrText>
      </w:r>
      <w:r w:rsidR="00DA4EA2">
        <w:fldChar w:fldCharType="separate"/>
      </w:r>
      <w:r w:rsidR="002027C4">
        <w:t>10</w:t>
      </w:r>
      <w:r w:rsidR="00DA4EA2">
        <w:fldChar w:fldCharType="end"/>
      </w:r>
      <w:ins w:id="1725" w:author="ACER" w:date="2026-07-06T00:05:00Z">
        <w:r>
          <w:t xml:space="preserve">. </w:t>
        </w:r>
        <w:bookmarkStart w:id="1726" w:name="_Toc234182137"/>
        <w:r>
          <w:t>Ứng dụng di động: bản đồ thời gian thực và cảnh báo tiếp cận hỗ trợ người dân, lực lượng cứu hộ.</w:t>
        </w:r>
        <w:bookmarkEnd w:id="1723"/>
        <w:bookmarkEnd w:id="1726"/>
      </w:ins>
    </w:p>
    <w:p w14:paraId="3E713035" w14:textId="5F61E3E8" w:rsidR="00A3655B" w:rsidRPr="00DA4EA2" w:rsidRDefault="00FD0BB1">
      <w:pPr>
        <w:pStyle w:val="Heading3"/>
        <w:rPr>
          <w:ins w:id="1727" w:author="ACER" w:date="2026-07-06T00:02:00Z"/>
        </w:rPr>
        <w:pPrChange w:id="1728" w:author="ACER" w:date="2026-07-06T00:05:00Z">
          <w:pPr>
            <w:pStyle w:val="Caption"/>
            <w:spacing w:before="60" w:after="160"/>
          </w:pPr>
        </w:pPrChange>
      </w:pPr>
      <w:bookmarkStart w:id="1729" w:name="_Toc234253272"/>
      <w:ins w:id="1730" w:author="ACER" w:date="2026-07-06T00:05:00Z">
        <w:r>
          <w:t>Bộ công cụ hỗ trợ sơ tán và cứu hộ</w:t>
        </w:r>
      </w:ins>
      <w:bookmarkEnd w:id="1729"/>
    </w:p>
    <w:p w14:paraId="588483DB" w14:textId="140495CD" w:rsidR="00811BC2" w:rsidRPr="00DA4EA2" w:rsidDel="0074399A" w:rsidRDefault="00811BC2">
      <w:pPr>
        <w:rPr>
          <w:del w:id="1731" w:author="ACER" w:date="2026-07-06T00:07:00Z"/>
        </w:rPr>
        <w:pPrChange w:id="1732" w:author="ACER" w:date="2026-07-06T00:01:00Z">
          <w:pPr>
            <w:pStyle w:val="Heading2"/>
          </w:pPr>
        </w:pPrChange>
      </w:pPr>
      <w:del w:id="1733" w:author="ACER" w:date="2026-07-06T00:00:00Z">
        <w:r w:rsidRPr="00584F59" w:rsidDel="00E9263F">
          <w:rPr>
            <w:rPrChange w:id="1734" w:author="ACER" w:date="2026-07-04T14:39:00Z">
              <w:rPr/>
            </w:rPrChange>
          </w:rPr>
          <w:delText>Hành vi kụ hỗ trợ sơ tán và cứu hộ thực và cảnh báo tiếp cậ</w:delText>
        </w:r>
      </w:del>
    </w:p>
    <w:p w14:paraId="4BB1D60A" w14:textId="16E54DE6" w:rsidR="00811BC2" w:rsidRPr="00DA4EA2" w:rsidDel="0074399A" w:rsidRDefault="00811BC2" w:rsidP="00811BC2">
      <w:pPr>
        <w:rPr>
          <w:del w:id="1735" w:author="ACER" w:date="2026-07-06T00:07:00Z"/>
          <w:szCs w:val="26"/>
        </w:rPr>
      </w:pPr>
      <w:del w:id="1736" w:author="ACER" w:date="2026-07-06T00:07:00Z">
        <w:r w:rsidRPr="00DA4EA2" w:rsidDel="0074399A">
          <w:rPr>
            <w:szCs w:val="26"/>
          </w:rPr>
          <w:delText>Trong trận lũ tháng 10/2025 (lưu lượng đỉnh ≈ 4.800 m³/s), ARIMAX tạo ra một đỉnh lũ trơn tru, hơi trễ và bị làm giảm đôi chút, trong khi LSTM theo sát nhánh lên với dải độ không chắc chắn Q10–Q90 rõ ràng, ôm sát và định vị được đỉnh lũ quan trắc. Hai mẫu sai số phần lớn không tương quan với nhau — điều kiện cần thiết cho một mô hình tổ hợp hữu ích. Kết quả thực nghiệm xác nhận chiến lược kết hợp hai mô hình là phù hợp: ARIMAX vượt trội ở dự báo ngắn hạn nhờ tận dụng quán tính dòng chảy và tín hiệu mưa tức thời; LSTM cung cấp bức tranh tổng thể dài hạn cùng dải bất định phục vụ đánh giá kịch bản.</w:delText>
        </w:r>
      </w:del>
    </w:p>
    <w:p w14:paraId="59FAB89F" w14:textId="27E5EC8B" w:rsidR="00867247" w:rsidRPr="005B4A7C" w:rsidDel="0074399A" w:rsidRDefault="00867247" w:rsidP="00867247">
      <w:pPr>
        <w:pStyle w:val="Caption"/>
        <w:keepNext/>
        <w:rPr>
          <w:del w:id="1737" w:author="ACER" w:date="2026-07-06T00:07:00Z"/>
          <w:szCs w:val="26"/>
        </w:rPr>
      </w:pPr>
      <w:del w:id="1738" w:author="ACER" w:date="2026-07-06T00:07:00Z">
        <w:r w:rsidRPr="00DA4EA2" w:rsidDel="0074399A">
          <w:rPr>
            <w:szCs w:val="26"/>
          </w:rPr>
          <w:delText xml:space="preserve">Bảng </w:delText>
        </w:r>
        <w:r w:rsidRPr="005B4A7C" w:rsidDel="0074399A">
          <w:rPr>
            <w:szCs w:val="26"/>
          </w:rPr>
          <w:fldChar w:fldCharType="begin"/>
        </w:r>
        <w:r w:rsidRPr="00DA4EA2" w:rsidDel="0074399A">
          <w:rPr>
            <w:szCs w:val="26"/>
          </w:rPr>
          <w:delInstrText xml:space="preserve"> </w:delInstrText>
        </w:r>
        <w:r w:rsidR="005663BE" w:rsidRPr="00DA4EA2" w:rsidDel="0074399A">
          <w:rPr>
            <w:szCs w:val="26"/>
          </w:rPr>
          <w:delInstrText>SEQ chap \c</w:delInstrText>
        </w:r>
        <w:r w:rsidRPr="00DA4EA2" w:rsidDel="0074399A">
          <w:rPr>
            <w:szCs w:val="26"/>
          </w:rPr>
          <w:delInstrText xml:space="preserve"> </w:delInstrText>
        </w:r>
        <w:r w:rsidRPr="005B4A7C" w:rsidDel="0074399A">
          <w:rPr>
            <w:szCs w:val="26"/>
          </w:rPr>
          <w:fldChar w:fldCharType="separate"/>
        </w:r>
        <w:r w:rsidR="005663BE" w:rsidRPr="005B4A7C" w:rsidDel="0074399A">
          <w:rPr>
            <w:szCs w:val="26"/>
          </w:rPr>
          <w:delText>5</w:delText>
        </w:r>
        <w:r w:rsidRPr="005B4A7C" w:rsidDel="0074399A">
          <w:rPr>
            <w:szCs w:val="26"/>
          </w:rPr>
          <w:fldChar w:fldCharType="end"/>
        </w:r>
        <w:r w:rsidRPr="000E1921" w:rsidDel="0074399A">
          <w:rPr>
            <w:szCs w:val="26"/>
          </w:rPr>
          <w:delText>.</w:delText>
        </w:r>
        <w:r w:rsidRPr="005B4A7C" w:rsidDel="0074399A">
          <w:rPr>
            <w:szCs w:val="26"/>
          </w:rPr>
          <w:fldChar w:fldCharType="begin"/>
        </w:r>
        <w:r w:rsidRPr="00DA4EA2" w:rsidDel="0074399A">
          <w:rPr>
            <w:szCs w:val="26"/>
          </w:rPr>
          <w:delInstrText xml:space="preserve"> SEQ Bảng \* ARABIC \s 1 </w:delInstrText>
        </w:r>
        <w:r w:rsidRPr="005B4A7C" w:rsidDel="0074399A">
          <w:rPr>
            <w:szCs w:val="26"/>
          </w:rPr>
          <w:fldChar w:fldCharType="separate"/>
        </w:r>
        <w:r w:rsidR="005663BE" w:rsidRPr="005B4A7C" w:rsidDel="0074399A">
          <w:rPr>
            <w:szCs w:val="26"/>
          </w:rPr>
          <w:delText>3</w:delText>
        </w:r>
        <w:r w:rsidRPr="005B4A7C" w:rsidDel="0074399A">
          <w:rPr>
            <w:szCs w:val="26"/>
          </w:rPr>
          <w:fldChar w:fldCharType="end"/>
        </w:r>
        <w:r w:rsidRPr="000E1921" w:rsidDel="0074399A">
          <w:rPr>
            <w:szCs w:val="26"/>
          </w:rPr>
          <w:delText xml:space="preserve"> So sánh vai trò của hai mô hình trong hệ thống tích hợp</w:delText>
        </w:r>
      </w:del>
    </w:p>
    <w:tbl>
      <w:tblPr>
        <w:tblW w:w="8784" w:type="dxa"/>
        <w:jc w:val="center"/>
        <w:tblBorders>
          <w:top w:val="single" w:sz="4" w:space="0" w:color="8090B0"/>
          <w:left w:val="single" w:sz="4" w:space="0" w:color="8090B0"/>
          <w:bottom w:val="single" w:sz="4" w:space="0" w:color="8090B0"/>
          <w:right w:val="single" w:sz="4" w:space="0" w:color="8090B0"/>
          <w:insideH w:val="single" w:sz="2" w:space="0" w:color="AAB4C8"/>
          <w:insideV w:val="single" w:sz="2" w:space="0" w:color="AAB4C8"/>
        </w:tblBorders>
        <w:tblCellMar>
          <w:left w:w="10" w:type="dxa"/>
          <w:right w:w="10" w:type="dxa"/>
        </w:tblCellMar>
        <w:tblLook w:val="04A0" w:firstRow="1" w:lastRow="0" w:firstColumn="1" w:lastColumn="0" w:noHBand="0" w:noVBand="1"/>
      </w:tblPr>
      <w:tblGrid>
        <w:gridCol w:w="2400"/>
        <w:gridCol w:w="3100"/>
        <w:gridCol w:w="3284"/>
      </w:tblGrid>
      <w:tr w:rsidR="00C0629F" w:rsidRPr="00584F59" w:rsidDel="0074399A" w14:paraId="5796EF83" w14:textId="33240E79" w:rsidTr="00C0629F">
        <w:trPr>
          <w:trHeight w:val="20"/>
          <w:tblHeader/>
          <w:jc w:val="center"/>
          <w:del w:id="1739" w:author="ACER" w:date="2026-07-06T00:07:00Z"/>
        </w:trPr>
        <w:tc>
          <w:tcPr>
            <w:tcW w:w="2400" w:type="dxa"/>
            <w:tcMar>
              <w:top w:w="60" w:type="dxa"/>
              <w:left w:w="90" w:type="dxa"/>
              <w:bottom w:w="60" w:type="dxa"/>
              <w:right w:w="90" w:type="dxa"/>
            </w:tcMar>
            <w:vAlign w:val="center"/>
          </w:tcPr>
          <w:p w14:paraId="5FD38CCA" w14:textId="68FEFCBD" w:rsidR="00C0629F" w:rsidRPr="00584F59" w:rsidDel="0074399A" w:rsidRDefault="00C0629F" w:rsidP="00C0629F">
            <w:pPr>
              <w:spacing w:line="264" w:lineRule="auto"/>
              <w:jc w:val="center"/>
              <w:rPr>
                <w:del w:id="1740" w:author="ACER" w:date="2026-07-06T00:07:00Z"/>
                <w:szCs w:val="26"/>
              </w:rPr>
            </w:pPr>
            <w:del w:id="1741" w:author="ACER" w:date="2026-07-06T00:07:00Z">
              <w:r w:rsidRPr="00584F59" w:rsidDel="0074399A">
                <w:rPr>
                  <w:b/>
                  <w:bCs/>
                  <w:szCs w:val="26"/>
                </w:rPr>
                <w:delText>Tiêu chí</w:delText>
              </w:r>
            </w:del>
          </w:p>
        </w:tc>
        <w:tc>
          <w:tcPr>
            <w:tcW w:w="3100" w:type="dxa"/>
            <w:tcMar>
              <w:top w:w="60" w:type="dxa"/>
              <w:left w:w="90" w:type="dxa"/>
              <w:bottom w:w="60" w:type="dxa"/>
              <w:right w:w="90" w:type="dxa"/>
            </w:tcMar>
            <w:vAlign w:val="center"/>
          </w:tcPr>
          <w:p w14:paraId="51CD1299" w14:textId="4C273DCA" w:rsidR="00C0629F" w:rsidRPr="00584F59" w:rsidDel="0074399A" w:rsidRDefault="00C0629F" w:rsidP="00C0629F">
            <w:pPr>
              <w:spacing w:line="264" w:lineRule="auto"/>
              <w:jc w:val="center"/>
              <w:rPr>
                <w:del w:id="1742" w:author="ACER" w:date="2026-07-06T00:07:00Z"/>
                <w:szCs w:val="26"/>
              </w:rPr>
            </w:pPr>
            <w:del w:id="1743" w:author="ACER" w:date="2026-07-06T00:07:00Z">
              <w:r w:rsidRPr="00584F59" w:rsidDel="0074399A">
                <w:rPr>
                  <w:b/>
                  <w:bCs/>
                  <w:szCs w:val="26"/>
                </w:rPr>
                <w:delText>ARIMAX</w:delText>
              </w:r>
            </w:del>
          </w:p>
        </w:tc>
        <w:tc>
          <w:tcPr>
            <w:tcW w:w="3284" w:type="dxa"/>
            <w:tcMar>
              <w:top w:w="60" w:type="dxa"/>
              <w:left w:w="90" w:type="dxa"/>
              <w:bottom w:w="60" w:type="dxa"/>
              <w:right w:w="90" w:type="dxa"/>
            </w:tcMar>
            <w:vAlign w:val="center"/>
          </w:tcPr>
          <w:p w14:paraId="434F6308" w14:textId="269EBF77" w:rsidR="00C0629F" w:rsidRPr="00584F59" w:rsidDel="0074399A" w:rsidRDefault="00C0629F" w:rsidP="00C0629F">
            <w:pPr>
              <w:spacing w:line="264" w:lineRule="auto"/>
              <w:jc w:val="center"/>
              <w:rPr>
                <w:del w:id="1744" w:author="ACER" w:date="2026-07-06T00:07:00Z"/>
                <w:szCs w:val="26"/>
              </w:rPr>
            </w:pPr>
            <w:del w:id="1745" w:author="ACER" w:date="2026-07-06T00:07:00Z">
              <w:r w:rsidRPr="00584F59" w:rsidDel="0074399A">
                <w:rPr>
                  <w:b/>
                  <w:bCs/>
                  <w:szCs w:val="26"/>
                </w:rPr>
                <w:delText>LSTM Encoder–Decoder</w:delText>
              </w:r>
            </w:del>
          </w:p>
        </w:tc>
      </w:tr>
      <w:tr w:rsidR="00C0629F" w:rsidRPr="00584F59" w:rsidDel="0074399A" w14:paraId="26DD1101" w14:textId="2123EBAF" w:rsidTr="00C0629F">
        <w:trPr>
          <w:trHeight w:val="20"/>
          <w:jc w:val="center"/>
          <w:del w:id="1746" w:author="ACER" w:date="2026-07-06T00:07:00Z"/>
        </w:trPr>
        <w:tc>
          <w:tcPr>
            <w:tcW w:w="2400" w:type="dxa"/>
            <w:tcMar>
              <w:top w:w="60" w:type="dxa"/>
              <w:left w:w="90" w:type="dxa"/>
              <w:bottom w:w="60" w:type="dxa"/>
              <w:right w:w="90" w:type="dxa"/>
            </w:tcMar>
            <w:vAlign w:val="center"/>
          </w:tcPr>
          <w:p w14:paraId="546F6AFA" w14:textId="094C146C" w:rsidR="00C0629F" w:rsidRPr="00584F59" w:rsidDel="0074399A" w:rsidRDefault="00C0629F" w:rsidP="00C0629F">
            <w:pPr>
              <w:spacing w:line="264" w:lineRule="auto"/>
              <w:jc w:val="center"/>
              <w:rPr>
                <w:del w:id="1747" w:author="ACER" w:date="2026-07-06T00:07:00Z"/>
                <w:szCs w:val="26"/>
              </w:rPr>
            </w:pPr>
            <w:del w:id="1748" w:author="ACER" w:date="2026-07-06T00:07:00Z">
              <w:r w:rsidRPr="00584F59" w:rsidDel="0074399A">
                <w:rPr>
                  <w:szCs w:val="26"/>
                </w:rPr>
                <w:delText>Chân trời dự báo tối ưu</w:delText>
              </w:r>
            </w:del>
          </w:p>
        </w:tc>
        <w:tc>
          <w:tcPr>
            <w:tcW w:w="3100" w:type="dxa"/>
            <w:tcMar>
              <w:top w:w="60" w:type="dxa"/>
              <w:left w:w="90" w:type="dxa"/>
              <w:bottom w:w="60" w:type="dxa"/>
              <w:right w:w="90" w:type="dxa"/>
            </w:tcMar>
            <w:vAlign w:val="center"/>
          </w:tcPr>
          <w:p w14:paraId="5167D25C" w14:textId="46B82C41" w:rsidR="00C0629F" w:rsidRPr="00584F59" w:rsidDel="0074399A" w:rsidRDefault="00C0629F" w:rsidP="00C0629F">
            <w:pPr>
              <w:spacing w:line="264" w:lineRule="auto"/>
              <w:jc w:val="center"/>
              <w:rPr>
                <w:del w:id="1749" w:author="ACER" w:date="2026-07-06T00:07:00Z"/>
                <w:szCs w:val="26"/>
              </w:rPr>
            </w:pPr>
            <w:del w:id="1750" w:author="ACER" w:date="2026-07-06T00:07:00Z">
              <w:r w:rsidRPr="00584F59" w:rsidDel="0074399A">
                <w:rPr>
                  <w:szCs w:val="26"/>
                </w:rPr>
                <w:delText>1–6 giờ (ngắn hạn)</w:delText>
              </w:r>
            </w:del>
          </w:p>
        </w:tc>
        <w:tc>
          <w:tcPr>
            <w:tcW w:w="3284" w:type="dxa"/>
            <w:tcMar>
              <w:top w:w="60" w:type="dxa"/>
              <w:left w:w="90" w:type="dxa"/>
              <w:bottom w:w="60" w:type="dxa"/>
              <w:right w:w="90" w:type="dxa"/>
            </w:tcMar>
            <w:vAlign w:val="center"/>
          </w:tcPr>
          <w:p w14:paraId="16FDEF96" w14:textId="22869C39" w:rsidR="00C0629F" w:rsidRPr="00584F59" w:rsidDel="0074399A" w:rsidRDefault="00C0629F" w:rsidP="00C0629F">
            <w:pPr>
              <w:spacing w:line="264" w:lineRule="auto"/>
              <w:jc w:val="center"/>
              <w:rPr>
                <w:del w:id="1751" w:author="ACER" w:date="2026-07-06T00:07:00Z"/>
                <w:szCs w:val="26"/>
              </w:rPr>
            </w:pPr>
            <w:del w:id="1752" w:author="ACER" w:date="2026-07-06T00:07:00Z">
              <w:r w:rsidRPr="00584F59" w:rsidDel="0074399A">
                <w:rPr>
                  <w:szCs w:val="26"/>
                </w:rPr>
                <w:delText>12–24 giờ (đa bước, dài hạn)</w:delText>
              </w:r>
            </w:del>
          </w:p>
        </w:tc>
      </w:tr>
      <w:tr w:rsidR="00C0629F" w:rsidRPr="00584F59" w:rsidDel="0074399A" w14:paraId="2B99EA22" w14:textId="1CCBEA8A" w:rsidTr="00C0629F">
        <w:trPr>
          <w:trHeight w:val="20"/>
          <w:jc w:val="center"/>
          <w:del w:id="1753" w:author="ACER" w:date="2026-07-06T00:07:00Z"/>
        </w:trPr>
        <w:tc>
          <w:tcPr>
            <w:tcW w:w="2400" w:type="dxa"/>
            <w:tcMar>
              <w:top w:w="60" w:type="dxa"/>
              <w:left w:w="90" w:type="dxa"/>
              <w:bottom w:w="60" w:type="dxa"/>
              <w:right w:w="90" w:type="dxa"/>
            </w:tcMar>
            <w:vAlign w:val="center"/>
          </w:tcPr>
          <w:p w14:paraId="09E22018" w14:textId="7A155C28" w:rsidR="00C0629F" w:rsidRPr="00584F59" w:rsidDel="0074399A" w:rsidRDefault="00C0629F" w:rsidP="00C0629F">
            <w:pPr>
              <w:spacing w:line="264" w:lineRule="auto"/>
              <w:jc w:val="center"/>
              <w:rPr>
                <w:del w:id="1754" w:author="ACER" w:date="2026-07-06T00:07:00Z"/>
                <w:szCs w:val="26"/>
              </w:rPr>
            </w:pPr>
            <w:del w:id="1755" w:author="ACER" w:date="2026-07-06T00:07:00Z">
              <w:r w:rsidRPr="00584F59" w:rsidDel="0074399A">
                <w:rPr>
                  <w:szCs w:val="26"/>
                </w:rPr>
                <w:delText xml:space="preserve">Định dạng dự báo     </w:delText>
              </w:r>
            </w:del>
          </w:p>
        </w:tc>
        <w:tc>
          <w:tcPr>
            <w:tcW w:w="3100" w:type="dxa"/>
            <w:tcMar>
              <w:top w:w="60" w:type="dxa"/>
              <w:left w:w="90" w:type="dxa"/>
              <w:bottom w:w="60" w:type="dxa"/>
              <w:right w:w="90" w:type="dxa"/>
            </w:tcMar>
            <w:vAlign w:val="center"/>
          </w:tcPr>
          <w:p w14:paraId="42F5EC32" w14:textId="207D6497" w:rsidR="00C0629F" w:rsidRPr="00584F59" w:rsidDel="0074399A" w:rsidRDefault="00C0629F" w:rsidP="00C0629F">
            <w:pPr>
              <w:spacing w:line="264" w:lineRule="auto"/>
              <w:jc w:val="center"/>
              <w:rPr>
                <w:del w:id="1756" w:author="ACER" w:date="2026-07-06T00:07:00Z"/>
                <w:szCs w:val="26"/>
              </w:rPr>
            </w:pPr>
            <w:del w:id="1757" w:author="ACER" w:date="2026-07-06T00:07:00Z">
              <w:r w:rsidRPr="00584F59" w:rsidDel="0074399A">
                <w:rPr>
                  <w:szCs w:val="26"/>
                </w:rPr>
                <w:delText>Tất định (một quỹ đạo sắc nét)</w:delText>
              </w:r>
            </w:del>
          </w:p>
        </w:tc>
        <w:tc>
          <w:tcPr>
            <w:tcW w:w="3284" w:type="dxa"/>
            <w:tcMar>
              <w:top w:w="60" w:type="dxa"/>
              <w:left w:w="90" w:type="dxa"/>
              <w:bottom w:w="60" w:type="dxa"/>
              <w:right w:w="90" w:type="dxa"/>
            </w:tcMar>
            <w:vAlign w:val="center"/>
          </w:tcPr>
          <w:p w14:paraId="6F730BD5" w14:textId="6BD31B51" w:rsidR="00C0629F" w:rsidRPr="00584F59" w:rsidDel="0074399A" w:rsidRDefault="00C0629F" w:rsidP="00C0629F">
            <w:pPr>
              <w:spacing w:line="264" w:lineRule="auto"/>
              <w:jc w:val="center"/>
              <w:rPr>
                <w:del w:id="1758" w:author="ACER" w:date="2026-07-06T00:07:00Z"/>
                <w:szCs w:val="26"/>
              </w:rPr>
            </w:pPr>
            <w:del w:id="1759" w:author="ACER" w:date="2026-07-06T00:07:00Z">
              <w:r w:rsidRPr="00584F59" w:rsidDel="0074399A">
                <w:rPr>
                  <w:szCs w:val="26"/>
                </w:rPr>
                <w:delText>Xác suất (dải P10/P50/P90)</w:delText>
              </w:r>
            </w:del>
          </w:p>
        </w:tc>
      </w:tr>
      <w:tr w:rsidR="00C0629F" w:rsidRPr="00584F59" w:rsidDel="0074399A" w14:paraId="17060955" w14:textId="12446D88" w:rsidTr="00C0629F">
        <w:trPr>
          <w:trHeight w:val="20"/>
          <w:jc w:val="center"/>
          <w:del w:id="1760" w:author="ACER" w:date="2026-07-06T00:07:00Z"/>
        </w:trPr>
        <w:tc>
          <w:tcPr>
            <w:tcW w:w="2400" w:type="dxa"/>
            <w:tcMar>
              <w:top w:w="60" w:type="dxa"/>
              <w:left w:w="90" w:type="dxa"/>
              <w:bottom w:w="60" w:type="dxa"/>
              <w:right w:w="90" w:type="dxa"/>
            </w:tcMar>
            <w:vAlign w:val="center"/>
          </w:tcPr>
          <w:p w14:paraId="4AB7E8A7" w14:textId="29841DF7" w:rsidR="00C0629F" w:rsidRPr="00584F59" w:rsidDel="0074399A" w:rsidRDefault="00C0629F" w:rsidP="00C0629F">
            <w:pPr>
              <w:spacing w:line="264" w:lineRule="auto"/>
              <w:jc w:val="center"/>
              <w:rPr>
                <w:del w:id="1761" w:author="ACER" w:date="2026-07-06T00:07:00Z"/>
                <w:szCs w:val="26"/>
              </w:rPr>
            </w:pPr>
            <w:del w:id="1762" w:author="ACER" w:date="2026-07-06T00:07:00Z">
              <w:r w:rsidRPr="00584F59" w:rsidDel="0074399A">
                <w:rPr>
                  <w:szCs w:val="26"/>
                </w:rPr>
                <w:delText>Nhu cầu dữ liệu</w:delText>
              </w:r>
            </w:del>
          </w:p>
        </w:tc>
        <w:tc>
          <w:tcPr>
            <w:tcW w:w="3100" w:type="dxa"/>
            <w:tcMar>
              <w:top w:w="60" w:type="dxa"/>
              <w:left w:w="90" w:type="dxa"/>
              <w:bottom w:w="60" w:type="dxa"/>
              <w:right w:w="90" w:type="dxa"/>
            </w:tcMar>
            <w:vAlign w:val="center"/>
          </w:tcPr>
          <w:p w14:paraId="0C652164" w14:textId="4C7E54BC" w:rsidR="00C0629F" w:rsidRPr="00584F59" w:rsidDel="0074399A" w:rsidRDefault="00C0629F" w:rsidP="00C0629F">
            <w:pPr>
              <w:spacing w:line="264" w:lineRule="auto"/>
              <w:jc w:val="center"/>
              <w:rPr>
                <w:del w:id="1763" w:author="ACER" w:date="2026-07-06T00:07:00Z"/>
                <w:szCs w:val="26"/>
              </w:rPr>
            </w:pPr>
            <w:del w:id="1764" w:author="ACER" w:date="2026-07-06T00:07:00Z">
              <w:r w:rsidRPr="00584F59" w:rsidDel="0074399A">
                <w:rPr>
                  <w:szCs w:val="26"/>
                </w:rPr>
                <w:delText>Thấp (một hồ)</w:delText>
              </w:r>
            </w:del>
          </w:p>
        </w:tc>
        <w:tc>
          <w:tcPr>
            <w:tcW w:w="3284" w:type="dxa"/>
            <w:tcMar>
              <w:top w:w="60" w:type="dxa"/>
              <w:left w:w="90" w:type="dxa"/>
              <w:bottom w:w="60" w:type="dxa"/>
              <w:right w:w="90" w:type="dxa"/>
            </w:tcMar>
            <w:vAlign w:val="center"/>
          </w:tcPr>
          <w:p w14:paraId="1EBEC130" w14:textId="25859F7E" w:rsidR="00C0629F" w:rsidRPr="00584F59" w:rsidDel="0074399A" w:rsidRDefault="00C0629F" w:rsidP="00C0629F">
            <w:pPr>
              <w:spacing w:line="264" w:lineRule="auto"/>
              <w:jc w:val="center"/>
              <w:rPr>
                <w:del w:id="1765" w:author="ACER" w:date="2026-07-06T00:07:00Z"/>
                <w:szCs w:val="26"/>
              </w:rPr>
            </w:pPr>
            <w:del w:id="1766" w:author="ACER" w:date="2026-07-06T00:07:00Z">
              <w:r w:rsidRPr="00584F59" w:rsidDel="0074399A">
                <w:rPr>
                  <w:szCs w:val="26"/>
                </w:rPr>
                <w:delText>Cao (toàn lưu vực, 16 hồ)</w:delText>
              </w:r>
            </w:del>
          </w:p>
        </w:tc>
      </w:tr>
      <w:tr w:rsidR="00C0629F" w:rsidRPr="00584F59" w:rsidDel="0074399A" w14:paraId="09744E59" w14:textId="0C1107BF" w:rsidTr="00C0629F">
        <w:trPr>
          <w:trHeight w:val="20"/>
          <w:jc w:val="center"/>
          <w:del w:id="1767" w:author="ACER" w:date="2026-07-06T00:07:00Z"/>
        </w:trPr>
        <w:tc>
          <w:tcPr>
            <w:tcW w:w="2400" w:type="dxa"/>
            <w:tcMar>
              <w:top w:w="60" w:type="dxa"/>
              <w:left w:w="90" w:type="dxa"/>
              <w:bottom w:w="60" w:type="dxa"/>
              <w:right w:w="90" w:type="dxa"/>
            </w:tcMar>
            <w:vAlign w:val="center"/>
          </w:tcPr>
          <w:p w14:paraId="5DA0D2E0" w14:textId="662ABC31" w:rsidR="00C0629F" w:rsidRPr="00584F59" w:rsidDel="0074399A" w:rsidRDefault="00C0629F" w:rsidP="00C0629F">
            <w:pPr>
              <w:spacing w:line="264" w:lineRule="auto"/>
              <w:jc w:val="center"/>
              <w:rPr>
                <w:del w:id="1768" w:author="ACER" w:date="2026-07-06T00:07:00Z"/>
                <w:szCs w:val="26"/>
              </w:rPr>
            </w:pPr>
            <w:del w:id="1769" w:author="ACER" w:date="2026-07-06T00:07:00Z">
              <w:r w:rsidRPr="00584F59" w:rsidDel="0074399A">
                <w:rPr>
                  <w:szCs w:val="26"/>
                </w:rPr>
                <w:delText>Khả năng diễn giải</w:delText>
              </w:r>
            </w:del>
          </w:p>
        </w:tc>
        <w:tc>
          <w:tcPr>
            <w:tcW w:w="3100" w:type="dxa"/>
            <w:tcMar>
              <w:top w:w="60" w:type="dxa"/>
              <w:left w:w="90" w:type="dxa"/>
              <w:bottom w:w="60" w:type="dxa"/>
              <w:right w:w="90" w:type="dxa"/>
            </w:tcMar>
            <w:vAlign w:val="center"/>
          </w:tcPr>
          <w:p w14:paraId="7DC6C2C6" w14:textId="10829013" w:rsidR="00C0629F" w:rsidRPr="00584F59" w:rsidDel="0074399A" w:rsidRDefault="00C0629F" w:rsidP="00C0629F">
            <w:pPr>
              <w:spacing w:line="264" w:lineRule="auto"/>
              <w:jc w:val="center"/>
              <w:rPr>
                <w:del w:id="1770" w:author="ACER" w:date="2026-07-06T00:07:00Z"/>
                <w:szCs w:val="26"/>
              </w:rPr>
            </w:pPr>
            <w:del w:id="1771" w:author="ACER" w:date="2026-07-06T00:07:00Z">
              <w:r w:rsidRPr="00584F59" w:rsidDel="0074399A">
                <w:rPr>
                  <w:szCs w:val="26"/>
                </w:rPr>
                <w:delText>Hộp trắng</w:delText>
              </w:r>
            </w:del>
          </w:p>
        </w:tc>
        <w:tc>
          <w:tcPr>
            <w:tcW w:w="3284" w:type="dxa"/>
            <w:tcMar>
              <w:top w:w="60" w:type="dxa"/>
              <w:left w:w="90" w:type="dxa"/>
              <w:bottom w:w="60" w:type="dxa"/>
              <w:right w:w="90" w:type="dxa"/>
            </w:tcMar>
            <w:vAlign w:val="center"/>
          </w:tcPr>
          <w:p w14:paraId="4D2B193E" w14:textId="7BDDEE6F" w:rsidR="00C0629F" w:rsidRPr="00584F59" w:rsidDel="0074399A" w:rsidRDefault="00C0629F" w:rsidP="00C0629F">
            <w:pPr>
              <w:spacing w:line="264" w:lineRule="auto"/>
              <w:jc w:val="center"/>
              <w:rPr>
                <w:del w:id="1772" w:author="ACER" w:date="2026-07-06T00:07:00Z"/>
                <w:szCs w:val="26"/>
              </w:rPr>
            </w:pPr>
            <w:del w:id="1773" w:author="ACER" w:date="2026-07-06T00:07:00Z">
              <w:r w:rsidRPr="00584F59" w:rsidDel="0074399A">
                <w:rPr>
                  <w:szCs w:val="26"/>
                </w:rPr>
                <w:delText>Hộp đen / học sâu</w:delText>
              </w:r>
            </w:del>
          </w:p>
        </w:tc>
      </w:tr>
      <w:tr w:rsidR="00C0629F" w:rsidRPr="00584F59" w:rsidDel="0074399A" w14:paraId="6D571DF1" w14:textId="0E178377" w:rsidTr="00C0629F">
        <w:trPr>
          <w:trHeight w:val="20"/>
          <w:jc w:val="center"/>
          <w:del w:id="1774" w:author="ACER" w:date="2026-07-06T00:07:00Z"/>
        </w:trPr>
        <w:tc>
          <w:tcPr>
            <w:tcW w:w="2400" w:type="dxa"/>
            <w:tcMar>
              <w:top w:w="60" w:type="dxa"/>
              <w:left w:w="90" w:type="dxa"/>
              <w:bottom w:w="60" w:type="dxa"/>
              <w:right w:w="90" w:type="dxa"/>
            </w:tcMar>
            <w:vAlign w:val="center"/>
          </w:tcPr>
          <w:p w14:paraId="4DEE523F" w14:textId="0462E1C3" w:rsidR="00C0629F" w:rsidRPr="00584F59" w:rsidDel="0074399A" w:rsidRDefault="00C0629F" w:rsidP="00C0629F">
            <w:pPr>
              <w:spacing w:line="264" w:lineRule="auto"/>
              <w:jc w:val="center"/>
              <w:rPr>
                <w:del w:id="1775" w:author="ACER" w:date="2026-07-06T00:07:00Z"/>
                <w:szCs w:val="26"/>
              </w:rPr>
            </w:pPr>
            <w:del w:id="1776" w:author="ACER" w:date="2026-07-06T00:07:00Z">
              <w:r w:rsidRPr="00584F59" w:rsidDel="0074399A">
                <w:rPr>
                  <w:szCs w:val="26"/>
                </w:rPr>
                <w:delText>Chi phí tính toán</w:delText>
              </w:r>
            </w:del>
          </w:p>
        </w:tc>
        <w:tc>
          <w:tcPr>
            <w:tcW w:w="3100" w:type="dxa"/>
            <w:tcMar>
              <w:top w:w="60" w:type="dxa"/>
              <w:left w:w="90" w:type="dxa"/>
              <w:bottom w:w="60" w:type="dxa"/>
              <w:right w:w="90" w:type="dxa"/>
            </w:tcMar>
            <w:vAlign w:val="center"/>
          </w:tcPr>
          <w:p w14:paraId="4AD61147" w14:textId="607BB23B" w:rsidR="00C0629F" w:rsidRPr="00584F59" w:rsidDel="0074399A" w:rsidRDefault="00C0629F" w:rsidP="00C0629F">
            <w:pPr>
              <w:spacing w:line="264" w:lineRule="auto"/>
              <w:jc w:val="center"/>
              <w:rPr>
                <w:del w:id="1777" w:author="ACER" w:date="2026-07-06T00:07:00Z"/>
                <w:szCs w:val="26"/>
              </w:rPr>
            </w:pPr>
            <w:del w:id="1778" w:author="ACER" w:date="2026-07-06T00:07:00Z">
              <w:r w:rsidRPr="00584F59" w:rsidDel="0074399A">
                <w:rPr>
                  <w:szCs w:val="26"/>
                </w:rPr>
                <w:delText>Rất thấp (CPU)</w:delText>
              </w:r>
            </w:del>
          </w:p>
        </w:tc>
        <w:tc>
          <w:tcPr>
            <w:tcW w:w="3284" w:type="dxa"/>
            <w:tcMar>
              <w:top w:w="60" w:type="dxa"/>
              <w:left w:w="90" w:type="dxa"/>
              <w:bottom w:w="60" w:type="dxa"/>
              <w:right w:w="90" w:type="dxa"/>
            </w:tcMar>
            <w:vAlign w:val="center"/>
          </w:tcPr>
          <w:p w14:paraId="1161BB32" w14:textId="04716AB6" w:rsidR="00C0629F" w:rsidRPr="00584F59" w:rsidDel="0074399A" w:rsidRDefault="00C0629F" w:rsidP="00C0629F">
            <w:pPr>
              <w:spacing w:line="264" w:lineRule="auto"/>
              <w:jc w:val="center"/>
              <w:rPr>
                <w:del w:id="1779" w:author="ACER" w:date="2026-07-06T00:07:00Z"/>
                <w:szCs w:val="26"/>
              </w:rPr>
            </w:pPr>
            <w:del w:id="1780" w:author="ACER" w:date="2026-07-06T00:07:00Z">
              <w:r w:rsidRPr="00584F59" w:rsidDel="0074399A">
                <w:rPr>
                  <w:szCs w:val="26"/>
                </w:rPr>
                <w:delText>Cao (cần GPU huấn luyện)</w:delText>
              </w:r>
            </w:del>
          </w:p>
        </w:tc>
      </w:tr>
      <w:tr w:rsidR="00C0629F" w:rsidRPr="00584F59" w:rsidDel="0074399A" w14:paraId="27067B16" w14:textId="731E71E6" w:rsidTr="00C0629F">
        <w:trPr>
          <w:trHeight w:val="20"/>
          <w:jc w:val="center"/>
          <w:del w:id="1781" w:author="ACER" w:date="2026-07-06T00:07:00Z"/>
        </w:trPr>
        <w:tc>
          <w:tcPr>
            <w:tcW w:w="2400" w:type="dxa"/>
            <w:tcMar>
              <w:top w:w="60" w:type="dxa"/>
              <w:left w:w="90" w:type="dxa"/>
              <w:bottom w:w="60" w:type="dxa"/>
              <w:right w:w="90" w:type="dxa"/>
            </w:tcMar>
            <w:vAlign w:val="center"/>
          </w:tcPr>
          <w:p w14:paraId="422489E8" w14:textId="371B1A50" w:rsidR="00C0629F" w:rsidRPr="00584F59" w:rsidDel="0074399A" w:rsidRDefault="00C0629F" w:rsidP="00C0629F">
            <w:pPr>
              <w:spacing w:line="264" w:lineRule="auto"/>
              <w:jc w:val="center"/>
              <w:rPr>
                <w:del w:id="1782" w:author="ACER" w:date="2026-07-06T00:07:00Z"/>
                <w:szCs w:val="26"/>
              </w:rPr>
            </w:pPr>
            <w:del w:id="1783" w:author="ACER" w:date="2026-07-06T00:07:00Z">
              <w:r w:rsidRPr="00584F59" w:rsidDel="0074399A">
                <w:rPr>
                  <w:szCs w:val="26"/>
                </w:rPr>
                <w:delText>Vai trò vận hành chính</w:delText>
              </w:r>
            </w:del>
          </w:p>
        </w:tc>
        <w:tc>
          <w:tcPr>
            <w:tcW w:w="3100" w:type="dxa"/>
            <w:tcMar>
              <w:top w:w="60" w:type="dxa"/>
              <w:left w:w="90" w:type="dxa"/>
              <w:bottom w:w="60" w:type="dxa"/>
              <w:right w:w="90" w:type="dxa"/>
            </w:tcMar>
            <w:vAlign w:val="center"/>
          </w:tcPr>
          <w:p w14:paraId="0ECB5DBB" w14:textId="25CD3DBD" w:rsidR="00C0629F" w:rsidRPr="00584F59" w:rsidDel="0074399A" w:rsidRDefault="00C0629F" w:rsidP="00C0629F">
            <w:pPr>
              <w:spacing w:line="264" w:lineRule="auto"/>
              <w:jc w:val="center"/>
              <w:rPr>
                <w:del w:id="1784" w:author="ACER" w:date="2026-07-06T00:07:00Z"/>
                <w:szCs w:val="26"/>
              </w:rPr>
            </w:pPr>
            <w:del w:id="1785" w:author="ACER" w:date="2026-07-06T00:07:00Z">
              <w:r w:rsidRPr="00584F59" w:rsidDel="0074399A">
                <w:rPr>
                  <w:szCs w:val="26"/>
                </w:rPr>
                <w:delText>Điều độ tua-bin, vận hành mùa khô</w:delText>
              </w:r>
            </w:del>
          </w:p>
        </w:tc>
        <w:tc>
          <w:tcPr>
            <w:tcW w:w="3284" w:type="dxa"/>
            <w:tcMar>
              <w:top w:w="60" w:type="dxa"/>
              <w:left w:w="90" w:type="dxa"/>
              <w:bottom w:w="60" w:type="dxa"/>
              <w:right w:w="90" w:type="dxa"/>
            </w:tcMar>
            <w:vAlign w:val="center"/>
          </w:tcPr>
          <w:p w14:paraId="2AD7773F" w14:textId="4B32B389" w:rsidR="00C0629F" w:rsidRPr="00584F59" w:rsidDel="0074399A" w:rsidRDefault="00C0629F" w:rsidP="00C0629F">
            <w:pPr>
              <w:spacing w:line="264" w:lineRule="auto"/>
              <w:jc w:val="center"/>
              <w:rPr>
                <w:del w:id="1786" w:author="ACER" w:date="2026-07-06T00:07:00Z"/>
                <w:szCs w:val="26"/>
              </w:rPr>
            </w:pPr>
            <w:del w:id="1787" w:author="ACER" w:date="2026-07-06T00:07:00Z">
              <w:r w:rsidRPr="00584F59" w:rsidDel="0074399A">
                <w:rPr>
                  <w:szCs w:val="26"/>
                </w:rPr>
                <w:delText>Cảnh báo lũ sớm, kế hoạch xả đón lũ</w:delText>
              </w:r>
            </w:del>
          </w:p>
        </w:tc>
      </w:tr>
    </w:tbl>
    <w:p w14:paraId="0885B40A" w14:textId="77777777" w:rsidR="0074399A" w:rsidRDefault="0074399A" w:rsidP="0074399A">
      <w:pPr>
        <w:ind w:firstLine="567"/>
        <w:rPr>
          <w:ins w:id="1788" w:author="ACER" w:date="2026-07-06T00:07:00Z"/>
        </w:rPr>
      </w:pPr>
      <w:ins w:id="1789" w:author="ACER" w:date="2026-07-06T00:07:00Z">
        <w:r>
          <w:lastRenderedPageBreak/>
          <w:t>Khác với các ứng dụng cảnh báo thời tiết hiện có tại Việt Nam vốn chỉ dừng ở mức cung cấp thông tin, ứng dụng còn hỗ trợ hành động cụ thể trong tình huống khẩn cấp thông qua bảng thao tác nổi (Floating Action Button — FAB) gồm bốn chế độ:</w:t>
        </w:r>
      </w:ins>
    </w:p>
    <w:p w14:paraId="0C5890F8" w14:textId="77777777" w:rsidR="0074399A" w:rsidRDefault="0074399A" w:rsidP="0074399A">
      <w:pPr>
        <w:pStyle w:val="ListParagraph"/>
        <w:numPr>
          <w:ilvl w:val="0"/>
          <w:numId w:val="10"/>
        </w:numPr>
        <w:spacing w:before="0" w:after="90" w:line="340" w:lineRule="auto"/>
        <w:contextualSpacing w:val="0"/>
        <w:rPr>
          <w:ins w:id="1790" w:author="ACER" w:date="2026-07-06T00:07:00Z"/>
        </w:rPr>
      </w:pPr>
      <w:ins w:id="1791" w:author="ACER" w:date="2026-07-06T00:07:00Z">
        <w:r>
          <w:rPr>
            <w:b/>
            <w:bCs/>
          </w:rPr>
          <w:t xml:space="preserve">Chế độ Trạng thái: </w:t>
        </w:r>
        <w:r>
          <w:t>xem mức ngập tại vị trí hiện tại và các điểm xung quanh.</w:t>
        </w:r>
      </w:ins>
    </w:p>
    <w:p w14:paraId="3CBE2973" w14:textId="77777777" w:rsidR="0074399A" w:rsidRDefault="0074399A" w:rsidP="0074399A">
      <w:pPr>
        <w:pStyle w:val="ListParagraph"/>
        <w:numPr>
          <w:ilvl w:val="0"/>
          <w:numId w:val="10"/>
        </w:numPr>
        <w:spacing w:before="0" w:after="90" w:line="340" w:lineRule="auto"/>
        <w:contextualSpacing w:val="0"/>
        <w:rPr>
          <w:ins w:id="1792" w:author="ACER" w:date="2026-07-06T00:07:00Z"/>
        </w:rPr>
      </w:pPr>
      <w:ins w:id="1793" w:author="ACER" w:date="2026-07-06T00:07:00Z">
        <w:r>
          <w:rPr>
            <w:b/>
            <w:bCs/>
          </w:rPr>
          <w:t xml:space="preserve">Chế độ Tìm kiếm: </w:t>
        </w:r>
        <w:r>
          <w:t>tự động xác định các công trình cao tầng an toàn quanh vị trí người dùng (tích hợp Overpass API và Google Places) và đề xuất tuyến đường di chuyển tối ưu qua Google Routes API v2, có xét đến điều kiện ngập hiện tại.</w:t>
        </w:r>
      </w:ins>
    </w:p>
    <w:p w14:paraId="6648F2D2" w14:textId="77777777" w:rsidR="0074399A" w:rsidRDefault="0074399A" w:rsidP="0074399A">
      <w:pPr>
        <w:pStyle w:val="ListParagraph"/>
        <w:numPr>
          <w:ilvl w:val="0"/>
          <w:numId w:val="10"/>
        </w:numPr>
        <w:spacing w:before="0" w:after="90" w:line="340" w:lineRule="auto"/>
        <w:contextualSpacing w:val="0"/>
        <w:rPr>
          <w:ins w:id="1794" w:author="ACER" w:date="2026-07-06T00:07:00Z"/>
        </w:rPr>
      </w:pPr>
      <w:ins w:id="1795" w:author="ACER" w:date="2026-07-06T00:07:00Z">
        <w:r>
          <w:rPr>
            <w:b/>
            <w:bCs/>
          </w:rPr>
          <w:t xml:space="preserve">Chế độ Dự báo: </w:t>
        </w:r>
        <w:r>
          <w:t>xem dự báo LSTM ba phân vị P10/P50/P90 cho 8 bước thời gian gần nhất của hồ chứa gần vị trí.</w:t>
        </w:r>
      </w:ins>
    </w:p>
    <w:p w14:paraId="17985E86" w14:textId="77777777" w:rsidR="0074399A" w:rsidRDefault="0074399A" w:rsidP="0074399A">
      <w:pPr>
        <w:pStyle w:val="ListParagraph"/>
        <w:numPr>
          <w:ilvl w:val="0"/>
          <w:numId w:val="10"/>
        </w:numPr>
        <w:spacing w:before="0" w:after="90" w:line="340" w:lineRule="auto"/>
        <w:contextualSpacing w:val="0"/>
        <w:rPr>
          <w:ins w:id="1796" w:author="ACER" w:date="2026-07-06T00:07:00Z"/>
        </w:rPr>
      </w:pPr>
      <w:ins w:id="1797" w:author="ACER" w:date="2026-07-06T00:07:00Z">
        <w:r>
          <w:rPr>
            <w:b/>
            <w:bCs/>
          </w:rPr>
          <w:t xml:space="preserve">Chế độ Báo cáo: </w:t>
        </w:r>
        <w:r>
          <w:t>chụp ảnh và gửi bài đăng ngập lụt kèm tọa độ GPS tự động, kích hoạt mô-đun AI YOLO Pose để ước lượng mức ngập.</w:t>
        </w:r>
      </w:ins>
    </w:p>
    <w:p w14:paraId="3F314291" w14:textId="5049010A" w:rsidR="00C0629F" w:rsidRPr="000E1921" w:rsidDel="0074399A" w:rsidRDefault="0074399A">
      <w:pPr>
        <w:ind w:firstLine="567"/>
        <w:rPr>
          <w:del w:id="1798" w:author="ACER" w:date="2026-07-06T00:07:00Z"/>
        </w:rPr>
        <w:pPrChange w:id="1799" w:author="ACER" w:date="2026-07-06T00:08:00Z">
          <w:pPr/>
        </w:pPrChange>
      </w:pPr>
      <w:ins w:id="1800" w:author="ACER" w:date="2026-07-06T00:07:00Z">
        <w:r>
          <w:t>Chức năng hỗ trợ sơ tán mang tính ứng dụng cao này hiện chưa được tích hợp trong các ứng dụng cảnh báo thiên tai trong nước, trực tiếp hỗ trợ người dân và lực lượng cứu hộ ra quyết định di chuyển an toàn trong thời gian thực.</w:t>
        </w:r>
      </w:ins>
    </w:p>
    <w:p w14:paraId="258EF804" w14:textId="4D0D8703" w:rsidR="00867247" w:rsidRPr="000E1921" w:rsidDel="0074399A" w:rsidRDefault="00A57589">
      <w:pPr>
        <w:ind w:firstLine="567"/>
        <w:rPr>
          <w:del w:id="1801" w:author="ACER" w:date="2026-07-06T00:07:00Z"/>
        </w:rPr>
        <w:pPrChange w:id="1802" w:author="ACER" w:date="2026-07-06T00:08:00Z">
          <w:pPr>
            <w:keepNext/>
          </w:pPr>
        </w:pPrChange>
      </w:pPr>
      <w:del w:id="1803" w:author="ACER" w:date="2026-07-06T00:07:00Z">
        <w:r w:rsidRPr="000E1921" w:rsidDel="0074399A">
          <w:rPr>
            <w:lang w:val="en-US"/>
          </w:rPr>
          <w:drawing>
            <wp:inline distT="0" distB="0" distL="0" distR="0" wp14:anchorId="091CD766" wp14:editId="00C712C6">
              <wp:extent cx="5387011" cy="2065020"/>
              <wp:effectExtent l="0" t="0" r="4445" b="0"/>
              <wp:docPr id="1397086877" name="Picture 139708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92504" cy="2067126"/>
                      </a:xfrm>
                      <a:prstGeom prst="rect">
                        <a:avLst/>
                      </a:prstGeom>
                    </pic:spPr>
                  </pic:pic>
                </a:graphicData>
              </a:graphic>
            </wp:inline>
          </w:drawing>
        </w:r>
      </w:del>
    </w:p>
    <w:p w14:paraId="34E2C0EB" w14:textId="60C00E11" w:rsidR="00811BC2" w:rsidRPr="005B4A7C" w:rsidDel="0074399A" w:rsidRDefault="00867247">
      <w:pPr>
        <w:ind w:firstLine="567"/>
        <w:rPr>
          <w:del w:id="1804" w:author="ACER" w:date="2026-07-06T00:07:00Z"/>
        </w:rPr>
        <w:pPrChange w:id="1805" w:author="ACER" w:date="2026-07-06T00:08:00Z">
          <w:pPr>
            <w:pStyle w:val="Caption"/>
          </w:pPr>
        </w:pPrChange>
      </w:pPr>
      <w:del w:id="1806" w:author="ACER" w:date="2026-07-06T00:07:00Z">
        <w:r w:rsidRPr="005B4A7C" w:rsidDel="0074399A">
          <w:delText xml:space="preserve">Hình </w:delText>
        </w:r>
        <w:r w:rsidRPr="005B4A7C" w:rsidDel="0074399A">
          <w:fldChar w:fldCharType="begin"/>
        </w:r>
        <w:r w:rsidRPr="00DA4EA2" w:rsidDel="0074399A">
          <w:delInstrText xml:space="preserve"> </w:delInstrText>
        </w:r>
        <w:r w:rsidR="005663BE" w:rsidRPr="00DA4EA2" w:rsidDel="0074399A">
          <w:delInstrText>SEQ chap \c</w:delInstrText>
        </w:r>
        <w:r w:rsidRPr="00DA4EA2" w:rsidDel="0074399A">
          <w:delInstrText xml:space="preserve"> </w:delInstrText>
        </w:r>
        <w:r w:rsidRPr="005B4A7C" w:rsidDel="0074399A">
          <w:fldChar w:fldCharType="separate"/>
        </w:r>
        <w:r w:rsidR="005663BE" w:rsidRPr="005B4A7C" w:rsidDel="0074399A">
          <w:delText>5</w:delText>
        </w:r>
        <w:r w:rsidRPr="005B4A7C" w:rsidDel="0074399A">
          <w:fldChar w:fldCharType="end"/>
        </w:r>
        <w:r w:rsidRPr="000E1921" w:rsidDel="0074399A">
          <w:delText>.</w:delText>
        </w:r>
        <w:r w:rsidRPr="005B4A7C" w:rsidDel="0074399A">
          <w:fldChar w:fldCharType="begin"/>
        </w:r>
        <w:r w:rsidRPr="00DA4EA2" w:rsidDel="0074399A">
          <w:delInstrText xml:space="preserve"> SEQ Hình \* ARABIC \s 1 </w:delInstrText>
        </w:r>
        <w:r w:rsidRPr="005B4A7C" w:rsidDel="0074399A">
          <w:fldChar w:fldCharType="separate"/>
        </w:r>
        <w:r w:rsidR="005663BE" w:rsidRPr="005B4A7C" w:rsidDel="0074399A">
          <w:delText>3</w:delText>
        </w:r>
        <w:r w:rsidRPr="005B4A7C" w:rsidDel="0074399A">
          <w:fldChar w:fldCharType="end"/>
        </w:r>
        <w:r w:rsidRPr="000E1921" w:rsidDel="0074399A">
          <w:delText xml:space="preserve"> Mô phỏng lại trận lũ tháng 10/2025 bằng mô hình ARIMAX.</w:delText>
        </w:r>
      </w:del>
    </w:p>
    <w:p w14:paraId="2B18483A" w14:textId="6BAE19D7" w:rsidR="00867247" w:rsidRPr="000E1921" w:rsidDel="0074399A" w:rsidRDefault="00A57589">
      <w:pPr>
        <w:ind w:firstLine="567"/>
        <w:rPr>
          <w:del w:id="1807" w:author="ACER" w:date="2026-07-06T00:07:00Z"/>
          <w:szCs w:val="26"/>
        </w:rPr>
        <w:pPrChange w:id="1808" w:author="ACER" w:date="2026-07-06T00:08:00Z">
          <w:pPr>
            <w:keepNext/>
            <w:jc w:val="center"/>
          </w:pPr>
        </w:pPrChange>
      </w:pPr>
      <w:del w:id="1809" w:author="ACER" w:date="2026-07-06T00:07:00Z">
        <w:r w:rsidRPr="000E1921" w:rsidDel="0074399A">
          <w:rPr>
            <w:szCs w:val="26"/>
            <w:lang w:val="en-US"/>
            <w14:ligatures w14:val="standardContextual"/>
          </w:rPr>
          <w:drawing>
            <wp:inline distT="0" distB="0" distL="0" distR="0" wp14:anchorId="13CD0D7A" wp14:editId="51C9F254">
              <wp:extent cx="5579745" cy="2496185"/>
              <wp:effectExtent l="0" t="0" r="1905" b="0"/>
              <wp:docPr id="2023414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14432" name="Picture 2023414432"/>
                      <pic:cNvPicPr/>
                    </pic:nvPicPr>
                    <pic:blipFill>
                      <a:blip r:embed="rId32">
                        <a:extLst>
                          <a:ext uri="{28A0092B-C50C-407E-A947-70E740481C1C}">
                            <a14:useLocalDpi xmlns:a14="http://schemas.microsoft.com/office/drawing/2010/main" val="0"/>
                          </a:ext>
                        </a:extLst>
                      </a:blip>
                      <a:stretch>
                        <a:fillRect/>
                      </a:stretch>
                    </pic:blipFill>
                    <pic:spPr>
                      <a:xfrm>
                        <a:off x="0" y="0"/>
                        <a:ext cx="5579745" cy="2496185"/>
                      </a:xfrm>
                      <a:prstGeom prst="rect">
                        <a:avLst/>
                      </a:prstGeom>
                    </pic:spPr>
                  </pic:pic>
                </a:graphicData>
              </a:graphic>
            </wp:inline>
          </w:drawing>
        </w:r>
      </w:del>
    </w:p>
    <w:p w14:paraId="53C6B6F4" w14:textId="61C919FD" w:rsidR="00A57589" w:rsidRPr="005B4A7C" w:rsidRDefault="00867247">
      <w:pPr>
        <w:ind w:firstLine="567"/>
        <w:rPr>
          <w:szCs w:val="26"/>
        </w:rPr>
        <w:pPrChange w:id="1810" w:author="ACER" w:date="2026-07-06T00:08:00Z">
          <w:pPr>
            <w:pStyle w:val="Caption"/>
          </w:pPr>
        </w:pPrChange>
      </w:pPr>
      <w:del w:id="1811" w:author="ACER" w:date="2026-07-06T00:07:00Z">
        <w:r w:rsidRPr="005B4A7C" w:rsidDel="0074399A">
          <w:rPr>
            <w:szCs w:val="26"/>
          </w:rPr>
          <w:delText xml:space="preserve">Hình </w:delText>
        </w:r>
        <w:r w:rsidRPr="005B4A7C" w:rsidDel="0074399A">
          <w:rPr>
            <w:szCs w:val="26"/>
          </w:rPr>
          <w:fldChar w:fldCharType="begin"/>
        </w:r>
        <w:r w:rsidRPr="00DA4EA2" w:rsidDel="0074399A">
          <w:rPr>
            <w:szCs w:val="26"/>
          </w:rPr>
          <w:delInstrText xml:space="preserve"> </w:delInstrText>
        </w:r>
        <w:r w:rsidR="005663BE" w:rsidRPr="00DA4EA2" w:rsidDel="0074399A">
          <w:rPr>
            <w:szCs w:val="26"/>
          </w:rPr>
          <w:delInstrText>SEQ chap \c</w:delInstrText>
        </w:r>
        <w:r w:rsidRPr="00DA4EA2" w:rsidDel="0074399A">
          <w:rPr>
            <w:szCs w:val="26"/>
          </w:rPr>
          <w:delInstrText xml:space="preserve"> </w:delInstrText>
        </w:r>
        <w:r w:rsidRPr="005B4A7C" w:rsidDel="0074399A">
          <w:rPr>
            <w:szCs w:val="26"/>
          </w:rPr>
          <w:fldChar w:fldCharType="separate"/>
        </w:r>
        <w:r w:rsidR="005663BE" w:rsidRPr="005B4A7C" w:rsidDel="0074399A">
          <w:rPr>
            <w:szCs w:val="26"/>
          </w:rPr>
          <w:delText>5</w:delText>
        </w:r>
        <w:r w:rsidRPr="005B4A7C" w:rsidDel="0074399A">
          <w:rPr>
            <w:szCs w:val="26"/>
          </w:rPr>
          <w:fldChar w:fldCharType="end"/>
        </w:r>
        <w:r w:rsidRPr="000E1921" w:rsidDel="0074399A">
          <w:rPr>
            <w:szCs w:val="26"/>
          </w:rPr>
          <w:delText>.</w:delText>
        </w:r>
        <w:r w:rsidRPr="000E1921" w:rsidDel="0074399A">
          <w:rPr>
            <w:szCs w:val="26"/>
          </w:rPr>
          <w:fldChar w:fldCharType="begin"/>
        </w:r>
        <w:r w:rsidRPr="00DA4EA2" w:rsidDel="0074399A">
          <w:rPr>
            <w:szCs w:val="26"/>
          </w:rPr>
          <w:delInstrText xml:space="preserve"> SEQ Hình \* ARABIC \s 1 </w:delInstrText>
        </w:r>
        <w:r w:rsidRPr="000E1921" w:rsidDel="0074399A">
          <w:rPr>
            <w:szCs w:val="26"/>
          </w:rPr>
          <w:fldChar w:fldCharType="separate"/>
        </w:r>
        <w:r w:rsidR="005663BE" w:rsidRPr="000E1921" w:rsidDel="0074399A">
          <w:rPr>
            <w:szCs w:val="26"/>
          </w:rPr>
          <w:delText>4</w:delText>
        </w:r>
        <w:r w:rsidRPr="000E1921" w:rsidDel="0074399A">
          <w:rPr>
            <w:szCs w:val="26"/>
          </w:rPr>
          <w:fldChar w:fldCharType="end"/>
        </w:r>
        <w:r w:rsidRPr="000E1921" w:rsidDel="0074399A">
          <w:rPr>
            <w:szCs w:val="26"/>
          </w:rPr>
          <w:delText xml:space="preserve"> Mô phỏng lại trận lũ tháng 10/2025 bằng mô hình LSTM với dải bất định Q10–</w:delText>
        </w:r>
      </w:del>
      <w:del w:id="1812" w:author="ACER" w:date="2026-07-06T00:08:00Z">
        <w:r w:rsidRPr="000E1921" w:rsidDel="0074399A">
          <w:rPr>
            <w:szCs w:val="26"/>
          </w:rPr>
          <w:delText>Q90.</w:delText>
        </w:r>
      </w:del>
    </w:p>
    <w:p w14:paraId="11707042" w14:textId="65159DD6" w:rsidR="004C3626" w:rsidRDefault="00E65E46" w:rsidP="00E65E46">
      <w:pPr>
        <w:pStyle w:val="Heading2"/>
        <w:rPr>
          <w:ins w:id="1813" w:author="ACER" w:date="2026-07-06T16:24:00Z"/>
        </w:rPr>
      </w:pPr>
      <w:del w:id="1814" w:author="ACER" w:date="2026-07-04T14:25:00Z">
        <w:r w:rsidRPr="005B4A7C" w:rsidDel="005A5378">
          <w:rPr>
            <w:rFonts w:eastAsia="Times New Roman" w:cs="Times New Roman"/>
            <w:szCs w:val="26"/>
          </w:rPr>
          <w:delText xml:space="preserve">5.4. </w:delText>
        </w:r>
      </w:del>
      <w:bookmarkStart w:id="1815" w:name="_Toc234253273"/>
      <w:ins w:id="1816" w:author="ACER" w:date="2026-07-06T00:08:00Z">
        <w:r w:rsidR="003F29A6">
          <w:t>Ứng dụng Desktop DSS (WPF) — công cụ cho đơn vị vận hành hồ chứa</w:t>
        </w:r>
      </w:ins>
      <w:bookmarkEnd w:id="1815"/>
    </w:p>
    <w:p w14:paraId="0954FDE0" w14:textId="5A47C4CE" w:rsidR="005F3F44" w:rsidRPr="00DA4EA2" w:rsidRDefault="005F3F44">
      <w:pPr>
        <w:pStyle w:val="Heading3"/>
        <w:rPr>
          <w:ins w:id="1817" w:author="ACER" w:date="2026-07-06T00:09:00Z"/>
        </w:rPr>
        <w:pPrChange w:id="1818" w:author="ACER" w:date="2026-07-06T16:24:00Z">
          <w:pPr>
            <w:pStyle w:val="Heading2"/>
          </w:pPr>
        </w:pPrChange>
      </w:pPr>
      <w:bookmarkStart w:id="1819" w:name="_Toc234253274"/>
      <w:ins w:id="1820" w:author="ACER" w:date="2026-07-06T16:25:00Z">
        <w:r w:rsidRPr="005F3F44">
          <w:t>Mục tiêu và đối tượng người dùng</w:t>
        </w:r>
      </w:ins>
      <w:bookmarkEnd w:id="1819"/>
    </w:p>
    <w:p w14:paraId="0AC25896" w14:textId="784FC982" w:rsidR="004C3626" w:rsidRDefault="005F3F44">
      <w:pPr>
        <w:ind w:firstLine="567"/>
        <w:rPr>
          <w:ins w:id="1821" w:author="ACER" w:date="2026-07-06T16:26:00Z"/>
        </w:rPr>
      </w:pPr>
      <w:ins w:id="1822" w:author="ACER" w:date="2026-07-06T16:25:00Z">
        <w:r w:rsidRPr="005F3F44">
          <w:t xml:space="preserve">Ứng dụng Desktop (Windows Presentation Foundation – WPF) được phát triển đặc biệt cho chủ hồ và người quản lý vận hành hồ chứa – những người có trách nhiệm đưa ra quyết định xả lũ theo quy trình 1865/QĐ-TTg. Đây là nhóm người dùng chuyên nghiệp, sử dụng máy tính để bàn trong phòng điều hành, cần độ chính xác cao và giao diện trực quan với đầy đủ dữ liệu kỹ thuật. </w:t>
        </w:r>
      </w:ins>
      <w:ins w:id="1823" w:author="ACER" w:date="2026-07-06T16:26:00Z">
        <w:r>
          <w:t xml:space="preserve">Desktop </w:t>
        </w:r>
        <w:r w:rsidRPr="005F3F44">
          <w:t>được lựa chọn thay vì web/mobile vì: (i) cần xử lý đồ họa phức tạp (hydrograph, mặt cắt đập); (ii) tích hợp trực tiếp với hệ thống SCADA nội bộ; (iii) hoạt động ổn định kể cả khi mất kết nối internet.</w:t>
        </w:r>
      </w:ins>
    </w:p>
    <w:p w14:paraId="27F289A6" w14:textId="1980DC51" w:rsidR="005F3F44" w:rsidRDefault="005F3F44">
      <w:pPr>
        <w:pStyle w:val="Heading3"/>
        <w:rPr>
          <w:ins w:id="1824" w:author="ACER" w:date="2026-07-06T16:27:00Z"/>
        </w:rPr>
        <w:pPrChange w:id="1825" w:author="ACER" w:date="2026-07-06T16:26:00Z">
          <w:pPr>
            <w:ind w:firstLine="567"/>
          </w:pPr>
        </w:pPrChange>
      </w:pPr>
      <w:bookmarkStart w:id="1826" w:name="_Toc234253275"/>
      <w:ins w:id="1827" w:author="ACER" w:date="2026-07-06T16:27:00Z">
        <w:r w:rsidRPr="005F3F44">
          <w:t>Quy trình hỗ trợ quyết định</w:t>
        </w:r>
        <w:bookmarkEnd w:id="1826"/>
      </w:ins>
    </w:p>
    <w:p w14:paraId="1356DE76" w14:textId="4C86A7F2" w:rsidR="005F3F44" w:rsidRDefault="005F3F44">
      <w:pPr>
        <w:ind w:firstLine="567"/>
        <w:rPr>
          <w:ins w:id="1828" w:author="ACER" w:date="2026-07-06T16:27:00Z"/>
        </w:rPr>
        <w:pPrChange w:id="1829" w:author="ACER" w:date="2026-07-06T16:27:00Z">
          <w:pPr/>
        </w:pPrChange>
      </w:pPr>
      <w:ins w:id="1830" w:author="ACER" w:date="2026-07-06T16:27:00Z">
        <w:r>
          <w:t>Quy trìn</w:t>
        </w:r>
        <w:r w:rsidR="00A52A11">
          <w:t xml:space="preserve">h DSS gồm 4 bước tuần tự (Hình </w:t>
        </w:r>
      </w:ins>
      <w:r w:rsidR="00E12779" w:rsidRPr="00E12779">
        <w:t>11</w:t>
      </w:r>
      <w:ins w:id="1831" w:author="ACER" w:date="2026-07-06T16:27:00Z">
        <w:r>
          <w:t>):</w:t>
        </w:r>
      </w:ins>
    </w:p>
    <w:p w14:paraId="06A105E0" w14:textId="77777777" w:rsidR="005F3F44" w:rsidRDefault="005F3F44">
      <w:pPr>
        <w:ind w:firstLine="567"/>
        <w:rPr>
          <w:ins w:id="1832" w:author="ACER" w:date="2026-07-06T16:27:00Z"/>
        </w:rPr>
        <w:pPrChange w:id="1833" w:author="ACER" w:date="2026-07-06T16:27:00Z">
          <w:pPr/>
        </w:pPrChange>
      </w:pPr>
      <w:ins w:id="1834" w:author="ACER" w:date="2026-07-06T16:27:00Z">
        <w:r>
          <w:t>Bước 1 – Thu thập &amp; hiển thị: Hệ thống tự động cập nhật dữ liệu thủy văn thời gian thực (mực nước hồ, lưu lượng vào/ra, mưa thực đo) qua REST API và Scraper.</w:t>
        </w:r>
      </w:ins>
    </w:p>
    <w:p w14:paraId="6A6B0DE8" w14:textId="77777777" w:rsidR="005F3F44" w:rsidRDefault="005F3F44">
      <w:pPr>
        <w:ind w:firstLine="567"/>
        <w:rPr>
          <w:ins w:id="1835" w:author="ACER" w:date="2026-07-06T16:27:00Z"/>
        </w:rPr>
        <w:pPrChange w:id="1836" w:author="ACER" w:date="2026-07-06T16:27:00Z">
          <w:pPr/>
        </w:pPrChange>
      </w:pPr>
      <w:ins w:id="1837" w:author="ACER" w:date="2026-07-06T16:27:00Z">
        <w:r>
          <w:t>Bước 2 – Dự báo lưu lượng vào: Mô hình ARIMAX dự báo 1–6 giờ theo thời gian thực; mô hình LSTM cung cấp kịch bản P10/P50/P90 cho 24 giờ tới; kết quả hiển thị trên biểu đồ hydrograph.</w:t>
        </w:r>
      </w:ins>
    </w:p>
    <w:p w14:paraId="28016B94" w14:textId="77777777" w:rsidR="005F3F44" w:rsidRDefault="005F3F44">
      <w:pPr>
        <w:ind w:firstLine="567"/>
        <w:rPr>
          <w:ins w:id="1838" w:author="ACER" w:date="2026-07-06T16:27:00Z"/>
        </w:rPr>
        <w:pPrChange w:id="1839" w:author="ACER" w:date="2026-07-06T16:27:00Z">
          <w:pPr/>
        </w:pPrChange>
      </w:pPr>
      <w:ins w:id="1840" w:author="ACER" w:date="2026-07-06T16:27:00Z">
        <w:r>
          <w:t>Bước 3 – Tối ưu hóa lưu lượng xả: Thuật toán Shuffled Complex Evolution (SCE-UA) tìm kiếm lịch trình xả tối ưu, cực tiểu hóa sai lệch mực nước so với ngưỡng quy định 1865 và đỉnh lũ hạ du.</w:t>
        </w:r>
      </w:ins>
    </w:p>
    <w:p w14:paraId="006AE765" w14:textId="6998AB66" w:rsidR="00A52A11" w:rsidRPr="005F3F44" w:rsidRDefault="005F3F44">
      <w:pPr>
        <w:ind w:firstLine="567"/>
        <w:rPr>
          <w:ins w:id="1841" w:author="ACER" w:date="2026-07-06T00:09:00Z"/>
        </w:rPr>
      </w:pPr>
      <w:ins w:id="1842" w:author="ACER" w:date="2026-07-06T16:27:00Z">
        <w:r>
          <w:lastRenderedPageBreak/>
          <w:t>Bước 4 – Cảnh báo &amp; ghi lại: Hệ thống tự động cảnh báo khi mực nước dự báo vượt MNDBT hoặc MNGC; mọi quyết định được ghi vào OperationLog để kiểm tra và báo cáo.</w:t>
        </w:r>
      </w:ins>
    </w:p>
    <w:p w14:paraId="5CCD1927" w14:textId="4B432631" w:rsidR="004C3626" w:rsidRDefault="004C3626" w:rsidP="00E12779">
      <w:pPr>
        <w:keepNext/>
        <w:spacing w:before="100" w:after="40" w:line="240" w:lineRule="auto"/>
        <w:ind w:firstLine="0"/>
        <w:jc w:val="center"/>
        <w:rPr>
          <w:ins w:id="1843" w:author="ACER" w:date="2026-07-06T16:16:00Z"/>
        </w:rPr>
      </w:pPr>
      <w:ins w:id="1844" w:author="ACER" w:date="2026-07-06T00:09:00Z">
        <w:r>
          <w:rPr>
            <w:lang w:val="en-US"/>
          </w:rPr>
          <w:drawing>
            <wp:inline distT="0" distB="0" distL="0" distR="0" wp14:anchorId="2AEEB94A" wp14:editId="0EEFDF67">
              <wp:extent cx="3600000" cy="3994521"/>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00000" cy="3994521"/>
                      </a:xfrm>
                      <a:prstGeom prst="rect">
                        <a:avLst/>
                      </a:prstGeom>
                    </pic:spPr>
                  </pic:pic>
                </a:graphicData>
              </a:graphic>
            </wp:inline>
          </w:drawing>
        </w:r>
      </w:ins>
    </w:p>
    <w:p w14:paraId="2EE60006" w14:textId="7D808303" w:rsidR="00EB4592" w:rsidRDefault="00FE57C4">
      <w:pPr>
        <w:pStyle w:val="Caption"/>
        <w:ind w:firstLine="0"/>
        <w:rPr>
          <w:ins w:id="1845" w:author="ACER" w:date="2026-07-06T16:30:00Z"/>
        </w:rPr>
        <w:pPrChange w:id="1846" w:author="ACER" w:date="2026-07-06T16:18:00Z">
          <w:pPr>
            <w:pStyle w:val="GachDauDong"/>
          </w:pPr>
        </w:pPrChange>
      </w:pPr>
      <w:bookmarkStart w:id="1847" w:name="_Toc234253314"/>
      <w:ins w:id="1848" w:author="ACER" w:date="2026-07-06T16:16:00Z">
        <w:r w:rsidRPr="00DA4EA2">
          <w:t xml:space="preserve">Hình </w:t>
        </w:r>
      </w:ins>
      <w:r w:rsidR="00DA4EA2">
        <w:fldChar w:fldCharType="begin"/>
      </w:r>
      <w:r w:rsidR="00DA4EA2">
        <w:instrText xml:space="preserve"> SEQ Hình \* ARABIC </w:instrText>
      </w:r>
      <w:r w:rsidR="00DA4EA2">
        <w:fldChar w:fldCharType="separate"/>
      </w:r>
      <w:r w:rsidR="002027C4">
        <w:t>11</w:t>
      </w:r>
      <w:r w:rsidR="00DA4EA2">
        <w:fldChar w:fldCharType="end"/>
      </w:r>
      <w:ins w:id="1849" w:author="ACER" w:date="2026-07-06T16:16:00Z">
        <w:r w:rsidRPr="00DA4EA2">
          <w:t xml:space="preserve">. Quy trình hỗ trợ quyết định DSS và giao diện Desktop </w:t>
        </w:r>
      </w:ins>
      <w:ins w:id="1850" w:author="ACER" w:date="2026-07-06T16:18:00Z">
        <w:r>
          <w:t>DSS (WPF)</w:t>
        </w:r>
      </w:ins>
      <w:ins w:id="1851" w:author="ACER" w:date="2026-07-06T16:16:00Z">
        <w:r w:rsidRPr="00DA4EA2">
          <w:t xml:space="preserve"> </w:t>
        </w:r>
      </w:ins>
      <w:ins w:id="1852" w:author="ACER" w:date="2026-07-06T16:31:00Z">
        <w:r w:rsidR="00820C2B">
          <w:t>cho</w:t>
        </w:r>
      </w:ins>
      <w:ins w:id="1853" w:author="ACER" w:date="2026-07-06T16:18:00Z">
        <w:r w:rsidRPr="00FE57C4">
          <w:t xml:space="preserve"> đơn vị vận hành hồ chứa</w:t>
        </w:r>
      </w:ins>
      <w:ins w:id="1854" w:author="ACER" w:date="2026-07-06T16:16:00Z">
        <w:r>
          <w:t>.</w:t>
        </w:r>
      </w:ins>
      <w:bookmarkEnd w:id="1847"/>
    </w:p>
    <w:p w14:paraId="3222ECBA" w14:textId="77777777" w:rsidR="00820C2B" w:rsidRPr="00DA4EA2" w:rsidRDefault="00820C2B">
      <w:pPr>
        <w:pStyle w:val="Heading3"/>
        <w:rPr>
          <w:ins w:id="1855" w:author="ACER" w:date="2026-07-06T16:30:00Z"/>
        </w:rPr>
        <w:pPrChange w:id="1856" w:author="ACER" w:date="2026-07-06T16:30:00Z">
          <w:pPr>
            <w:pStyle w:val="GachDauDong"/>
          </w:pPr>
        </w:pPrChange>
      </w:pPr>
      <w:bookmarkStart w:id="1857" w:name="_Toc234253276"/>
      <w:ins w:id="1858" w:author="ACER" w:date="2026-07-06T16:30:00Z">
        <w:r w:rsidRPr="00820C2B">
          <w:t>Chức năng chính của Desktop DSS</w:t>
        </w:r>
        <w:bookmarkEnd w:id="1857"/>
        <w:r w:rsidRPr="00DA4EA2" w:rsidDel="003F29A6">
          <w:t xml:space="preserve"> </w:t>
        </w:r>
      </w:ins>
    </w:p>
    <w:p w14:paraId="08C93A21" w14:textId="72D7031F" w:rsidR="003754BD" w:rsidRPr="00DA4EA2" w:rsidRDefault="003754BD">
      <w:pPr>
        <w:ind w:firstLine="567"/>
        <w:rPr>
          <w:ins w:id="1859" w:author="ACER" w:date="2026-07-06T16:32:00Z"/>
        </w:rPr>
        <w:pPrChange w:id="1860" w:author="ACER" w:date="2026-07-06T16:32:00Z">
          <w:pPr>
            <w:pStyle w:val="Heading3"/>
          </w:pPr>
        </w:pPrChange>
      </w:pPr>
      <w:ins w:id="1861" w:author="ACER" w:date="2026-07-06T16:32:00Z">
        <w:r w:rsidRPr="00DA4EA2">
          <w:t xml:space="preserve">Biức năng chính của Desktop DSS và giao diện Desktop khi mực nước dự báo vượt MNDBT hoặc MNGC; mọi quyết định </w:t>
        </w:r>
      </w:ins>
      <w:r w:rsidR="00E12779">
        <w:t>được</w:t>
      </w:r>
      <w:ins w:id="1862" w:author="ACER" w:date="2026-07-06T16:32:00Z">
        <w:r w:rsidRPr="00DA4EA2">
          <w:t xml:space="preserve"> cùng trục thời gian.</w:t>
        </w:r>
      </w:ins>
    </w:p>
    <w:p w14:paraId="2AC7B392" w14:textId="77777777" w:rsidR="003754BD" w:rsidRPr="00DA4EA2" w:rsidRDefault="003754BD">
      <w:pPr>
        <w:ind w:firstLine="567"/>
        <w:rPr>
          <w:ins w:id="1863" w:author="ACER" w:date="2026-07-06T16:32:00Z"/>
        </w:rPr>
        <w:pPrChange w:id="1864" w:author="ACER" w:date="2026-07-06T16:32:00Z">
          <w:pPr>
            <w:pStyle w:val="Heading3"/>
          </w:pPr>
        </w:pPrChange>
      </w:pPr>
      <w:ins w:id="1865" w:author="ACER" w:date="2026-07-06T16:32:00Z">
        <w:r w:rsidRPr="00DA4EA2">
          <w:t>Mô phnăng chính của Desktop DSS và giao diện Desktop o khi mực nước dự báo vượt MNDBT hoặc MNGC; mọi quyết định đượn Dô phnăng chính của Desktop DSS và giao diện Desktop o khi mực nước dự báo vượt MNDBT hoặc MKô phnăng chính của DeskA: đề xuất lịch trình mở/đóng cửa van theo từng giờ trong 24 giờ tới.</w:t>
        </w:r>
      </w:ins>
    </w:p>
    <w:p w14:paraId="640EBE37" w14:textId="77777777" w:rsidR="007D74B1" w:rsidRDefault="003754BD">
      <w:pPr>
        <w:ind w:firstLine="567"/>
        <w:rPr>
          <w:ins w:id="1866" w:author="ACER" w:date="2026-07-06T16:33:00Z"/>
        </w:rPr>
        <w:pPrChange w:id="1867" w:author="ACER" w:date="2026-07-06T16:32:00Z">
          <w:pPr>
            <w:pStyle w:val="GachDauDong"/>
          </w:pPr>
        </w:pPrChange>
      </w:pPr>
      <w:ins w:id="1868" w:author="ACER" w:date="2026-07-06T16:32:00Z">
        <w:r w:rsidRPr="003754BD">
          <w:t xml:space="preserve">Báo cáo tuân thủ QĐ 1865: xuất báo cáo định kỳ đánh giá mức độ tuân thủ quy trình vận </w:t>
        </w:r>
        <w:r w:rsidRPr="003754BD">
          <w:rPr>
            <w:rPrChange w:id="1869" w:author="ACER" w:date="2026-07-06T16:32:00Z">
              <w:rPr>
                <w:b/>
              </w:rPr>
            </w:rPrChange>
          </w:rPr>
          <w:t>hành.</w:t>
        </w:r>
      </w:ins>
    </w:p>
    <w:p w14:paraId="09671E17" w14:textId="77777777" w:rsidR="007D74B1" w:rsidRDefault="007D74B1">
      <w:pPr>
        <w:keepNext/>
        <w:ind w:firstLine="0"/>
        <w:jc w:val="center"/>
        <w:rPr>
          <w:ins w:id="1870" w:author="ACER" w:date="2026-07-06T16:33:00Z"/>
        </w:rPr>
        <w:pPrChange w:id="1871" w:author="ACER" w:date="2026-07-06T16:33:00Z">
          <w:pPr>
            <w:ind w:firstLine="567"/>
            <w:jc w:val="center"/>
          </w:pPr>
        </w:pPrChange>
      </w:pPr>
      <w:ins w:id="1872" w:author="ACER" w:date="2026-07-06T16:33:00Z">
        <w:r w:rsidRPr="00E24E5F">
          <w:rPr>
            <w:sz w:val="20"/>
          </w:rPr>
          <w:lastRenderedPageBreak/>
          <w:drawing>
            <wp:inline distT="0" distB="0" distL="0" distR="0" wp14:anchorId="7E455B78" wp14:editId="0E4FF70B">
              <wp:extent cx="5760000" cy="3414381"/>
              <wp:effectExtent l="0" t="0" r="0" b="0"/>
              <wp:docPr id="7951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24315" name=""/>
                      <pic:cNvPicPr/>
                    </pic:nvPicPr>
                    <pic:blipFill>
                      <a:blip r:embed="rId34"/>
                      <a:stretch>
                        <a:fillRect/>
                      </a:stretch>
                    </pic:blipFill>
                    <pic:spPr>
                      <a:xfrm>
                        <a:off x="0" y="0"/>
                        <a:ext cx="5760000" cy="3414381"/>
                      </a:xfrm>
                      <a:prstGeom prst="rect">
                        <a:avLst/>
                      </a:prstGeom>
                    </pic:spPr>
                  </pic:pic>
                </a:graphicData>
              </a:graphic>
            </wp:inline>
          </w:drawing>
        </w:r>
      </w:ins>
    </w:p>
    <w:p w14:paraId="53F9FE45" w14:textId="495C0780" w:rsidR="007D74B1" w:rsidRDefault="00CF7F73" w:rsidP="00E12779">
      <w:pPr>
        <w:pStyle w:val="Caption"/>
        <w:ind w:firstLine="0"/>
        <w:rPr>
          <w:ins w:id="1873" w:author="ACER" w:date="2026-07-06T16:33:00Z"/>
        </w:rPr>
      </w:pPr>
      <w:ins w:id="1874" w:author="ACER" w:date="2026-07-06T16:35:00Z">
        <w:r>
          <w:t xml:space="preserve">Hình </w:t>
        </w:r>
      </w:ins>
      <w:r w:rsidR="00E12779" w:rsidRPr="00CB6806">
        <w:t>12</w:t>
      </w:r>
      <w:ins w:id="1875" w:author="ACER" w:date="2026-07-06T16:35:00Z">
        <w:r>
          <w:t xml:space="preserve">. </w:t>
        </w:r>
      </w:ins>
      <w:ins w:id="1876" w:author="ACER" w:date="2026-07-06T16:34:00Z">
        <w:r w:rsidR="007D74B1" w:rsidRPr="007D74B1">
          <w:t xml:space="preserve">Tổng quan chức năng chính vận hành liên hồ </w:t>
        </w:r>
        <w:r w:rsidR="007D74B1">
          <w:t>chứa.</w:t>
        </w:r>
      </w:ins>
    </w:p>
    <w:p w14:paraId="3A866EC9" w14:textId="545D76B2" w:rsidR="00AC583E" w:rsidRPr="00AC583E" w:rsidRDefault="00AC583E">
      <w:pPr>
        <w:pStyle w:val="Heading2"/>
        <w:rPr>
          <w:ins w:id="1877" w:author="ACER" w:date="2026-07-06T16:38:00Z"/>
        </w:rPr>
        <w:pPrChange w:id="1878" w:author="ACER" w:date="2026-07-06T16:38:00Z">
          <w:pPr>
            <w:pStyle w:val="Caption"/>
          </w:pPr>
        </w:pPrChange>
      </w:pPr>
      <w:bookmarkStart w:id="1879" w:name="_Toc234253277"/>
      <w:ins w:id="1880" w:author="ACER" w:date="2026-07-06T16:38:00Z">
        <w:r w:rsidRPr="00AC583E">
          <w:t>Mở rộng kênh hỗ trợ người dân qua Zalo Official Account (OA) — không yêu cầu cài đặt ứng dụng</w:t>
        </w:r>
        <w:bookmarkEnd w:id="1879"/>
      </w:ins>
    </w:p>
    <w:p w14:paraId="5254F693" w14:textId="77777777" w:rsidR="00AC583E" w:rsidRPr="00AC583E" w:rsidRDefault="00AC583E">
      <w:pPr>
        <w:ind w:firstLine="567"/>
        <w:rPr>
          <w:ins w:id="1881" w:author="ACER" w:date="2026-07-06T16:38:00Z"/>
        </w:rPr>
        <w:pPrChange w:id="1882" w:author="ACER" w:date="2026-07-06T16:39:00Z">
          <w:pPr>
            <w:pStyle w:val="Caption"/>
          </w:pPr>
        </w:pPrChange>
      </w:pPr>
      <w:ins w:id="1883" w:author="ACER" w:date="2026-07-06T16:38:00Z">
        <w:r w:rsidRPr="00AC583E">
          <w:t>Mục Kiến nghị và hướng phát triển ở trên đã xác định việc phát triển kênh cảnh báo qua Zalo là một hướng mở rộng nhằm tăng độ phủ của hệ thống. Phần này trình bày chi tiết định hướng triển khai kênh Zalo Official Account (OA), trong đó quy trình báo cáo điểm ngập vốn đã hoàn thiện trên ứng dụng Di động (mục III, Chương V) được tái sử dụng làm giao diện lõi cho một kênh tiếp cận mới, không đòi hỏi người dân phải cài đặt thêm ứng dụng.</w:t>
        </w:r>
      </w:ins>
    </w:p>
    <w:p w14:paraId="20845247" w14:textId="3A8ED0A1" w:rsidR="00AC583E" w:rsidRPr="00AC583E" w:rsidRDefault="00AC583E">
      <w:pPr>
        <w:pStyle w:val="Heading3"/>
        <w:rPr>
          <w:ins w:id="1884" w:author="ACER" w:date="2026-07-06T16:38:00Z"/>
        </w:rPr>
        <w:pPrChange w:id="1885" w:author="ACER" w:date="2026-07-06T16:39:00Z">
          <w:pPr>
            <w:pStyle w:val="Caption"/>
          </w:pPr>
        </w:pPrChange>
      </w:pPr>
      <w:bookmarkStart w:id="1886" w:name="_Toc234253278"/>
      <w:ins w:id="1887" w:author="ACER" w:date="2026-07-06T16:38:00Z">
        <w:r w:rsidRPr="00AC583E">
          <w:t>Bối cảnh sử dụng và tính cấp thiết</w:t>
        </w:r>
        <w:bookmarkEnd w:id="1886"/>
      </w:ins>
    </w:p>
    <w:p w14:paraId="269D7E52" w14:textId="382B0528" w:rsidR="00AC583E" w:rsidRDefault="00AC583E">
      <w:pPr>
        <w:ind w:firstLine="567"/>
        <w:rPr>
          <w:ins w:id="1888" w:author="ACER" w:date="2026-07-06T16:39:00Z"/>
        </w:rPr>
        <w:pPrChange w:id="1889" w:author="ACER" w:date="2026-07-06T16:38:00Z">
          <w:pPr>
            <w:pStyle w:val="GachDauDong"/>
          </w:pPr>
        </w:pPrChange>
      </w:pPr>
      <w:ins w:id="1890" w:author="ACER" w:date="2026-07-06T16:38:00Z">
        <w:r w:rsidRPr="00AC583E">
          <w:t xml:space="preserve">Zalo hiện là nền tảng nhắn tin có độ phủ gần như tuyệt đối tại Việt Nam, đặc biệt trong nhóm dân cư vùng hạ du và miền núi thuộc lưu vực Vu Gia — Thu Bồn, nơi tỷ lệ cài đặt thêm một ứng dụng chuyên dụng mới thường thấp hơn đáng kể so với khu vực đô thị. Đáng chú ý, nhiều phường/xã tại Đà Nẵng đã vận hành sẵn kênh Zalo Official Account được Zalo xác thực, phục vụ tra cứu thủ tục hành chính và tiếp nhận góp ý — phản ánh của người dân, với trang chủ và menu chức năng như minh họa tại Hình </w:t>
        </w:r>
      </w:ins>
      <w:r w:rsidR="00E12779" w:rsidRPr="00E12779">
        <w:t>13</w:t>
      </w:r>
      <w:ins w:id="1891" w:author="ACER" w:date="2026-07-06T16:38:00Z">
        <w:r w:rsidRPr="00AC583E">
          <w:t xml:space="preserve"> và Hình </w:t>
        </w:r>
      </w:ins>
      <w:r w:rsidR="00E12779" w:rsidRPr="00E12779">
        <w:t>14</w:t>
      </w:r>
      <w:ins w:id="1892" w:author="ACER" w:date="2026-07-06T16:38:00Z">
        <w:r w:rsidRPr="00AC583E">
          <w:t xml:space="preserve">. Đây là hạ tầng kênh liên lạc đã được người dân tin dùng và cơ quan hành chính vận hành ổn định, cho phép tích hợp thêm tính năng cảnh báo ngập lụt mà không phát sinh chi phí tiếp cận người dùng </w:t>
        </w:r>
        <w:r>
          <w:t>mới.</w:t>
        </w:r>
      </w:ins>
    </w:p>
    <w:p w14:paraId="0C955766" w14:textId="77777777" w:rsidR="00231B38" w:rsidRDefault="00231B38">
      <w:pPr>
        <w:keepNext/>
        <w:ind w:firstLine="0"/>
        <w:jc w:val="center"/>
        <w:rPr>
          <w:ins w:id="1893" w:author="ACER" w:date="2026-07-06T16:40:00Z"/>
        </w:rPr>
        <w:pPrChange w:id="1894" w:author="ACER" w:date="2026-07-06T16:40:00Z">
          <w:pPr>
            <w:ind w:firstLine="567"/>
            <w:jc w:val="center"/>
          </w:pPr>
        </w:pPrChange>
      </w:pPr>
      <w:ins w:id="1895" w:author="ACER" w:date="2026-07-06T16:39:00Z">
        <w:r w:rsidRPr="0071624B">
          <w:rPr>
            <w:i/>
            <w:color w:val="999999"/>
            <w:lang w:val="en-US"/>
          </w:rPr>
          <w:lastRenderedPageBreak/>
          <w:drawing>
            <wp:inline distT="0" distB="0" distL="0" distR="0" wp14:anchorId="28A2C9B0" wp14:editId="5D75BA1F">
              <wp:extent cx="2520000" cy="5074206"/>
              <wp:effectExtent l="0" t="0" r="0" b="0"/>
              <wp:docPr id="12364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0205" name=""/>
                      <pic:cNvPicPr/>
                    </pic:nvPicPr>
                    <pic:blipFill>
                      <a:blip r:embed="rId35"/>
                      <a:stretch>
                        <a:fillRect/>
                      </a:stretch>
                    </pic:blipFill>
                    <pic:spPr>
                      <a:xfrm>
                        <a:off x="0" y="0"/>
                        <a:ext cx="2520000" cy="5074206"/>
                      </a:xfrm>
                      <a:prstGeom prst="rect">
                        <a:avLst/>
                      </a:prstGeom>
                    </pic:spPr>
                  </pic:pic>
                </a:graphicData>
              </a:graphic>
            </wp:inline>
          </w:drawing>
        </w:r>
      </w:ins>
    </w:p>
    <w:p w14:paraId="5846AA09" w14:textId="03A383EF" w:rsidR="00231B38" w:rsidRDefault="00231B38" w:rsidP="00E12779">
      <w:pPr>
        <w:pStyle w:val="Caption"/>
        <w:ind w:firstLine="0"/>
        <w:rPr>
          <w:ins w:id="1896" w:author="ACER" w:date="2026-07-06T16:40:00Z"/>
        </w:rPr>
      </w:pPr>
      <w:ins w:id="1897" w:author="ACER" w:date="2026-07-06T16:40:00Z">
        <w:r>
          <w:t xml:space="preserve">Hình </w:t>
        </w:r>
      </w:ins>
      <w:r w:rsidR="00E12779" w:rsidRPr="00CB6806">
        <w:t>13</w:t>
      </w:r>
      <w:ins w:id="1898" w:author="ACER" w:date="2026-07-06T16:40:00Z">
        <w:r w:rsidRPr="00231B38">
          <w:t>. Giao diện Zalo Official Account của UBND phường: màn hình chat với nhóm chức năng “Góp ý – Phản ánh” (trong đó có mục “Hỗ trợ ngập lụt”)</w:t>
        </w:r>
      </w:ins>
      <w:ins w:id="1899" w:author="ACER" w:date="2026-07-06T16:42:00Z">
        <w:r w:rsidR="00A237C3">
          <w:t>.</w:t>
        </w:r>
      </w:ins>
    </w:p>
    <w:p w14:paraId="28821F3C" w14:textId="77777777" w:rsidR="00924B88" w:rsidRDefault="00924B88">
      <w:pPr>
        <w:keepNext/>
        <w:ind w:firstLine="0"/>
        <w:jc w:val="center"/>
        <w:rPr>
          <w:ins w:id="1900" w:author="ACER" w:date="2026-07-06T16:41:00Z"/>
        </w:rPr>
        <w:pPrChange w:id="1901" w:author="ACER" w:date="2026-07-06T16:41:00Z">
          <w:pPr>
            <w:jc w:val="center"/>
          </w:pPr>
        </w:pPrChange>
      </w:pPr>
      <w:ins w:id="1902" w:author="ACER" w:date="2026-07-06T16:41:00Z">
        <w:r w:rsidRPr="0071624B">
          <w:rPr>
            <w:lang w:val="en-US"/>
          </w:rPr>
          <w:lastRenderedPageBreak/>
          <w:drawing>
            <wp:inline distT="0" distB="0" distL="0" distR="0" wp14:anchorId="0C6EFCCC" wp14:editId="6FE7B6B0">
              <wp:extent cx="2520000" cy="4830923"/>
              <wp:effectExtent l="0" t="0" r="0" b="8255"/>
              <wp:docPr id="68542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29000" name=""/>
                      <pic:cNvPicPr/>
                    </pic:nvPicPr>
                    <pic:blipFill>
                      <a:blip r:embed="rId36"/>
                      <a:stretch>
                        <a:fillRect/>
                      </a:stretch>
                    </pic:blipFill>
                    <pic:spPr>
                      <a:xfrm>
                        <a:off x="0" y="0"/>
                        <a:ext cx="2520000" cy="4830923"/>
                      </a:xfrm>
                      <a:prstGeom prst="rect">
                        <a:avLst/>
                      </a:prstGeom>
                    </pic:spPr>
                  </pic:pic>
                </a:graphicData>
              </a:graphic>
            </wp:inline>
          </w:drawing>
        </w:r>
      </w:ins>
    </w:p>
    <w:p w14:paraId="22F50D00" w14:textId="3FFFBA9F" w:rsidR="00924B88" w:rsidRPr="00A237C3" w:rsidRDefault="00924B88" w:rsidP="00E12779">
      <w:pPr>
        <w:pStyle w:val="Caption"/>
        <w:ind w:firstLine="0"/>
        <w:rPr>
          <w:ins w:id="1903" w:author="ACER" w:date="2026-07-06T16:41:00Z"/>
        </w:rPr>
      </w:pPr>
      <w:ins w:id="1904" w:author="ACER" w:date="2026-07-06T16:41:00Z">
        <w:r>
          <w:t xml:space="preserve">Hình </w:t>
        </w:r>
      </w:ins>
      <w:r w:rsidR="00E12779" w:rsidRPr="00CB6806">
        <w:t>14</w:t>
      </w:r>
      <w:ins w:id="1905" w:author="ACER" w:date="2026-07-06T16:41:00Z">
        <w:r w:rsidR="00F62CA1">
          <w:t>.</w:t>
        </w:r>
      </w:ins>
      <w:ins w:id="1906" w:author="ACER" w:date="2026-07-06T16:42:00Z">
        <w:r w:rsidR="00F62CA1">
          <w:t xml:space="preserve"> </w:t>
        </w:r>
      </w:ins>
      <w:ins w:id="1907" w:author="ACER" w:date="2026-07-06T16:41:00Z">
        <w:r>
          <w:t>Trang chủ Official Account của UBND phường trên Zalo, đã được Zalo xác thực, hiển thị thông tin liên hệ và cổng thông tin điện tử của địa phương.</w:t>
        </w:r>
      </w:ins>
    </w:p>
    <w:p w14:paraId="24AF6004" w14:textId="77777777" w:rsidR="00F62CA1" w:rsidRDefault="00F62CA1">
      <w:pPr>
        <w:ind w:firstLine="567"/>
        <w:rPr>
          <w:ins w:id="1908" w:author="ACER" w:date="2026-07-06T16:43:00Z"/>
        </w:rPr>
        <w:pPrChange w:id="1909" w:author="ACER" w:date="2026-07-06T16:43:00Z">
          <w:pPr>
            <w:pStyle w:val="GachDauDong"/>
          </w:pPr>
        </w:pPrChange>
      </w:pPr>
      <w:ins w:id="1910" w:author="ACER" w:date="2026-07-06T16:43:00Z">
        <w:r w:rsidRPr="00F62CA1">
          <w:t>Trong tình huống lũ diễn biến nhanh, nhóm dân cư dễ tổn thương nhất — người cao tuổi, hộ ở vùng sâu, người dùng điện thoại phổ thông — thường không phải là nhóm chủ động tải ứng dụng cảnh báo chuyên dụng trước khi thiên tai xảy ra, nhưng hầu hết đều có sẵn tài khoản Zalo. Việc mở rộng kênh cảnh báo qua Zalo OA trực tiếp thu hẹp khoảng cách “chặng cuối” (last-mile) trong phổ cập cảnh báo sớm đến cộng đồng, đúng</w:t>
        </w:r>
        <w:r>
          <w:t xml:space="preserve"> với mục tiêu chuyển đổi cơ chế ứng phó thiên tai từ bị động sang chủ động.</w:t>
        </w:r>
      </w:ins>
    </w:p>
    <w:p w14:paraId="3E619397" w14:textId="358B5804" w:rsidR="00B3291A" w:rsidRDefault="00B3291A">
      <w:pPr>
        <w:pStyle w:val="Heading4"/>
        <w:rPr>
          <w:ins w:id="1911" w:author="ACER" w:date="2026-07-06T16:44:00Z"/>
        </w:rPr>
        <w:pPrChange w:id="1912" w:author="ACER" w:date="2026-07-06T16:44:00Z">
          <w:pPr>
            <w:ind w:firstLine="567"/>
          </w:pPr>
        </w:pPrChange>
      </w:pPr>
      <w:ins w:id="1913" w:author="ACER" w:date="2026-07-06T16:44:00Z">
        <w:r>
          <w:t>Tính mới so với các giải pháp hiện có</w:t>
        </w:r>
      </w:ins>
    </w:p>
    <w:p w14:paraId="4067E7FD" w14:textId="77777777" w:rsidR="00B3291A" w:rsidRDefault="00B3291A" w:rsidP="00B3291A">
      <w:pPr>
        <w:ind w:firstLine="567"/>
        <w:rPr>
          <w:ins w:id="1914" w:author="ACER" w:date="2026-07-06T16:44:00Z"/>
        </w:rPr>
      </w:pPr>
      <w:ins w:id="1915" w:author="ACER" w:date="2026-07-06T16:44:00Z">
        <w:r>
          <w:t xml:space="preserve">Như đã phân tích tại Chương II, các giải pháp cảnh báo hiện có hoặc đòi hỏi cài đặt ứng dụng riêng, hoặc chỉ dừng ở việc thu thập báo cáo cộng đồng thủ công, chưa nền tảng nào tích hợp trực tiếp năng lực dự báo AI và cơ chế báo ngập bằng ảnh (mô-đun YOLO Pose, mục III.5.3.2) vào một kênh Zalo OA cấp phường/xã đang vận hành thực tế, đồng thời kết nối trực tiếp tới đơn vị xử lý tại thành phố. Việc đưa quy trình báo ngập — vốn đã hoàn thiện trên ứng dụng Di động — trở thành một điểm chạm ngay trong kênh hành chính số quen thuộc của người dân, có xác nhận tiếp nhận tức thời và </w:t>
        </w:r>
        <w:r>
          <w:lastRenderedPageBreak/>
          <w:t>mã tra cứu, là hướng tiếp cận chưa được ghi nhận ở các hệ thống cảnh báo thiên tai trong nước, đồng thời kế thừa trọn vẹn hạ tầng backend, cơ sở dữ liệu và bộ máy dự báo dùng chung của toàn hệ thống (không phát sinh một nhánh dữ liệu riêng biệt).</w:t>
        </w:r>
      </w:ins>
    </w:p>
    <w:p w14:paraId="6D3BB078" w14:textId="4F9CE0B8" w:rsidR="00B3291A" w:rsidRDefault="00B3291A">
      <w:pPr>
        <w:pStyle w:val="Heading4"/>
        <w:rPr>
          <w:ins w:id="1916" w:author="ACER" w:date="2026-07-06T16:44:00Z"/>
        </w:rPr>
        <w:pPrChange w:id="1917" w:author="ACER" w:date="2026-07-06T16:44:00Z">
          <w:pPr>
            <w:ind w:firstLine="567"/>
          </w:pPr>
        </w:pPrChange>
      </w:pPr>
      <w:ins w:id="1918" w:author="ACER" w:date="2026-07-06T16:44:00Z">
        <w:r>
          <w:t>Kiến trúc và quy trình gửi cảnh báo qua Zalo OA</w:t>
        </w:r>
      </w:ins>
    </w:p>
    <w:p w14:paraId="7506D983" w14:textId="77777777" w:rsidR="00B3291A" w:rsidRDefault="00B3291A">
      <w:pPr>
        <w:ind w:firstLine="567"/>
        <w:rPr>
          <w:ins w:id="1919" w:author="ACER" w:date="2026-07-06T16:44:00Z"/>
        </w:rPr>
        <w:pPrChange w:id="1920" w:author="ACER" w:date="2026-07-06T16:43:00Z">
          <w:pPr>
            <w:pStyle w:val="GachDauDong"/>
          </w:pPr>
        </w:pPrChange>
      </w:pPr>
      <w:ins w:id="1921" w:author="ACER" w:date="2026-07-06T16:44:00Z">
        <w:r>
          <w:t>Kiến trúc tích hợp được thiết kế trên nguyên tắc tái sử dụng tối đa hạ tầng dùng chung của hệ thống (Hình 1): người dân tương tác qua ứng dụng Zalo, gửi/nhận dữ liệu với Zalo OA API; Zalo OA API giao tiếp với backend Node.js/Express đang chạy trên VPS qua webhook và REST API — cùng một tầng backend phục vụ ứng dụng Web và Di động (mục III.2, Chương III). Backend lưu trữ dữ liệu cảnh báo trên MongoDB Atlas (đã dùng chung cho toàn hệ thống) và ảnh/tệp đính kèm trên Cloudinary (đã được backend hiện tại sử dụng cho ứng dụng Di động); điểm bổ sung được đề xuất là một tầng cache Upstash Redis để lưu và làm mới token truy cập Zalo OA API cùng dữ liệu truy vấn tần suất cao.</w:t>
        </w:r>
      </w:ins>
    </w:p>
    <w:p w14:paraId="2A47E025" w14:textId="77777777" w:rsidR="00B3291A" w:rsidRDefault="00B3291A">
      <w:pPr>
        <w:keepNext/>
        <w:ind w:firstLine="0"/>
        <w:jc w:val="center"/>
        <w:rPr>
          <w:ins w:id="1922" w:author="ACER" w:date="2026-07-06T16:45:00Z"/>
        </w:rPr>
        <w:pPrChange w:id="1923" w:author="ACER" w:date="2026-07-06T17:00:00Z">
          <w:pPr>
            <w:ind w:firstLine="567"/>
            <w:jc w:val="center"/>
          </w:pPr>
        </w:pPrChange>
      </w:pPr>
      <w:ins w:id="1924" w:author="ACER" w:date="2026-07-06T16:45:00Z">
        <w:r w:rsidRPr="009A3B54">
          <w:rPr>
            <w:rFonts w:ascii="Segoe UI Emoji" w:hAnsi="Segoe UI Emoji" w:cs="Segoe UI Emoji"/>
            <w:bCs/>
            <w:iCs/>
            <w:sz w:val="21"/>
            <w:szCs w:val="21"/>
            <w:lang w:val="en-US"/>
            <w:rPrChange w:id="1925" w:author="ACER" w:date="2026-07-06T17:00:00Z">
              <w:rPr>
                <w:rFonts w:ascii="Segoe UI Emoji" w:hAnsi="Segoe UI Emoji" w:cs="Segoe UI Emoji"/>
                <w:b/>
                <w:bCs/>
                <w:i/>
                <w:iCs/>
                <w:sz w:val="21"/>
                <w:szCs w:val="21"/>
                <w:lang w:val="en-US"/>
              </w:rPr>
            </w:rPrChange>
          </w:rPr>
          <w:drawing>
            <wp:inline distT="0" distB="0" distL="0" distR="0" wp14:anchorId="2B9D01C6" wp14:editId="42A0B171">
              <wp:extent cx="4960620" cy="3357879"/>
              <wp:effectExtent l="0" t="0" r="0" b="0"/>
              <wp:docPr id="196082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27017" name=""/>
                      <pic:cNvPicPr/>
                    </pic:nvPicPr>
                    <pic:blipFill>
                      <a:blip r:embed="rId37"/>
                      <a:stretch>
                        <a:fillRect/>
                      </a:stretch>
                    </pic:blipFill>
                    <pic:spPr>
                      <a:xfrm>
                        <a:off x="0" y="0"/>
                        <a:ext cx="4990577" cy="3378157"/>
                      </a:xfrm>
                      <a:prstGeom prst="rect">
                        <a:avLst/>
                      </a:prstGeom>
                    </pic:spPr>
                  </pic:pic>
                </a:graphicData>
              </a:graphic>
            </wp:inline>
          </w:drawing>
        </w:r>
      </w:ins>
    </w:p>
    <w:p w14:paraId="226EB506" w14:textId="0628DCA5" w:rsidR="00B3291A" w:rsidRPr="00B3291A" w:rsidRDefault="00B3291A" w:rsidP="00E12779">
      <w:pPr>
        <w:pStyle w:val="Caption"/>
        <w:ind w:firstLine="0"/>
        <w:rPr>
          <w:ins w:id="1926" w:author="ACER" w:date="2026-07-06T16:45:00Z"/>
        </w:rPr>
      </w:pPr>
      <w:ins w:id="1927" w:author="ACER" w:date="2026-07-06T16:45:00Z">
        <w:r>
          <w:t>Hình</w:t>
        </w:r>
      </w:ins>
      <w:ins w:id="1928" w:author="ACER" w:date="2026-07-06T16:46:00Z">
        <w:r>
          <w:t xml:space="preserve"> </w:t>
        </w:r>
      </w:ins>
      <w:ins w:id="1929" w:author="ACER" w:date="2026-07-06T16:59:00Z">
        <w:r w:rsidR="009A3B54">
          <w:t>1</w:t>
        </w:r>
      </w:ins>
      <w:r w:rsidR="00E12779" w:rsidRPr="00CB6806">
        <w:t>5</w:t>
      </w:r>
      <w:ins w:id="1930" w:author="ACER" w:date="2026-07-06T16:46:00Z">
        <w:r w:rsidRPr="00B3291A">
          <w:t xml:space="preserve">. </w:t>
        </w:r>
      </w:ins>
      <w:ins w:id="1931" w:author="ACER" w:date="2026-07-06T16:45:00Z">
        <w:r w:rsidRPr="00B3291A">
          <w:t>Sơ đồ kiến trúc hệ thống tích hợp Zalo OA: Người dân — Zalo OA API — Backend Node.js/Express (VPS) — MongoDB Atlas / Upstash Redis / Cloudinary.</w:t>
        </w:r>
      </w:ins>
    </w:p>
    <w:p w14:paraId="5C94A364" w14:textId="13F0A4AA" w:rsidR="00E90B41" w:rsidRDefault="00E90B41">
      <w:pPr>
        <w:ind w:firstLine="567"/>
        <w:rPr>
          <w:ins w:id="1932" w:author="ACER" w:date="2026-07-06T16:48:00Z"/>
        </w:rPr>
      </w:pPr>
      <w:ins w:id="1933" w:author="ACER" w:date="2026-07-06T16:47:00Z">
        <w:r w:rsidRPr="00E90B41">
          <w:t xml:space="preserve">Trên nền kiến </w:t>
        </w:r>
        <w:r w:rsidRPr="00C620FF">
          <w:t xml:space="preserve">trúc đó, quy trình gửi cảnh báo của người dân gồm bốn bước, được minh họa lần lượt qua </w:t>
        </w:r>
        <w:r w:rsidR="00C620FF">
          <w:t xml:space="preserve">Hình </w:t>
        </w:r>
      </w:ins>
      <w:ins w:id="1934" w:author="ACER" w:date="2026-07-06T17:00:00Z">
        <w:r w:rsidR="00C620FF">
          <w:t>11</w:t>
        </w:r>
      </w:ins>
      <w:ins w:id="1935" w:author="ACER" w:date="2026-07-06T16:47:00Z">
        <w:r w:rsidRPr="00C620FF">
          <w:t xml:space="preserve"> đến Hình </w:t>
        </w:r>
      </w:ins>
      <w:ins w:id="1936" w:author="ACER" w:date="2026-07-06T17:01:00Z">
        <w:r w:rsidR="007B2305">
          <w:t>14</w:t>
        </w:r>
      </w:ins>
      <w:ins w:id="1937" w:author="ACER" w:date="2026-07-06T16:47:00Z">
        <w:r w:rsidRPr="00C620FF">
          <w:t>:</w:t>
        </w:r>
      </w:ins>
    </w:p>
    <w:p w14:paraId="598922E0" w14:textId="2B54502D" w:rsidR="00E90B41" w:rsidRPr="00B00139" w:rsidRDefault="00E90B41">
      <w:pPr>
        <w:ind w:firstLine="567"/>
        <w:rPr>
          <w:ins w:id="1938" w:author="ACER" w:date="2026-07-06T16:48:00Z"/>
          <w:b/>
          <w:i/>
          <w:rPrChange w:id="1939" w:author="ACER" w:date="2026-07-06T16:51:00Z">
            <w:rPr>
              <w:ins w:id="1940" w:author="ACER" w:date="2026-07-06T16:48:00Z"/>
            </w:rPr>
          </w:rPrChange>
        </w:rPr>
      </w:pPr>
      <w:ins w:id="1941" w:author="ACER" w:date="2026-07-06T16:48:00Z">
        <w:r w:rsidRPr="00B00139">
          <w:rPr>
            <w:b/>
            <w:i/>
            <w:rPrChange w:id="1942" w:author="ACER" w:date="2026-07-06T16:51:00Z">
              <w:rPr/>
            </w:rPrChange>
          </w:rPr>
          <w:t>Bước 1–2: Đăng nhập bằng Zalo và điền biểu mẫu gửi cảnh báo</w:t>
        </w:r>
      </w:ins>
    </w:p>
    <w:p w14:paraId="664B8A03" w14:textId="26B6804C" w:rsidR="00E90B41" w:rsidRDefault="00E90B41">
      <w:pPr>
        <w:ind w:firstLine="567"/>
        <w:rPr>
          <w:ins w:id="1943" w:author="ACER" w:date="2026-07-06T16:48:00Z"/>
        </w:rPr>
        <w:pPrChange w:id="1944" w:author="ACER" w:date="2026-07-06T16:46:00Z">
          <w:pPr>
            <w:pStyle w:val="GachDauDong"/>
          </w:pPr>
        </w:pPrChange>
      </w:pPr>
      <w:ins w:id="1945" w:author="ACER" w:date="2026-07-06T16:48:00Z">
        <w:r>
          <w:t xml:space="preserve">Khi chọn mục “Hỗ trợ ngập lụt” trên rich-menu của Zalo OA, người dân được yêu cầu đăng nhập bằng Zalo (Zalo Login) — tận dụng danh tính Zalo sẵn có, không cần đăng ký tài khoản mới trên hệ thống — đồng thời được xem bản đồ các yêu cầu cứu trợ, </w:t>
        </w:r>
        <w:r>
          <w:lastRenderedPageBreak/>
          <w:t xml:space="preserve">cứu nạn đang chờ xử lý trong ranh giới xã/phường (Hình </w:t>
        </w:r>
      </w:ins>
      <w:r w:rsidR="00E12779" w:rsidRPr="00E12779">
        <w:t>16</w:t>
      </w:r>
      <w:ins w:id="1946" w:author="ACER" w:date="2026-07-06T16:48:00Z">
        <w:r>
          <w:t xml:space="preserve">). Sau khi đăng nhập, người dân điền biểu mẫu gửi cảnh báo gồm tiêu đề, số điện thoại liên hệ, nội dung mô tả, địa chỉ (lấy vị trí tự động hoặc nhập thủ công) và tối đa năm ảnh minh họa (Hình </w:t>
        </w:r>
      </w:ins>
      <w:r w:rsidR="00E12779" w:rsidRPr="00DD3C60">
        <w:t>17</w:t>
      </w:r>
      <w:ins w:id="1947" w:author="ACER" w:date="2026-07-06T16:48:00Z">
        <w:r>
          <w:t>) — các ảnh này được đưa qua mô-đun YOLO Pose để tự động ước lượng mức ngập, tương tự cơ chế đã áp dụng trên ứng dụng Di động (mục III.5.3.2, Chương V).</w:t>
        </w:r>
      </w:ins>
    </w:p>
    <w:p w14:paraId="2EC13413" w14:textId="77777777" w:rsidR="00E90B41" w:rsidRDefault="00E90B41">
      <w:pPr>
        <w:keepNext/>
        <w:ind w:firstLine="0"/>
        <w:jc w:val="center"/>
        <w:rPr>
          <w:ins w:id="1948" w:author="ACER" w:date="2026-07-06T16:49:00Z"/>
        </w:rPr>
        <w:pPrChange w:id="1949" w:author="ACER" w:date="2026-07-06T16:49:00Z">
          <w:pPr>
            <w:ind w:firstLine="567"/>
            <w:jc w:val="center"/>
          </w:pPr>
        </w:pPrChange>
      </w:pPr>
      <w:ins w:id="1950" w:author="ACER" w:date="2026-07-06T16:49:00Z">
        <w:r>
          <w:rPr>
            <w:i/>
            <w:color w:val="999999"/>
            <w:lang w:val="en-US"/>
          </w:rPr>
          <w:drawing>
            <wp:inline distT="0" distB="0" distL="0" distR="0" wp14:anchorId="6E3DD39B" wp14:editId="328E0BB3">
              <wp:extent cx="2177958" cy="4122420"/>
              <wp:effectExtent l="0" t="0" r="0" b="0"/>
              <wp:docPr id="779393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09665" cy="4182435"/>
                      </a:xfrm>
                      <a:prstGeom prst="rect">
                        <a:avLst/>
                      </a:prstGeom>
                      <a:noFill/>
                    </pic:spPr>
                  </pic:pic>
                </a:graphicData>
              </a:graphic>
            </wp:inline>
          </w:drawing>
        </w:r>
      </w:ins>
    </w:p>
    <w:p w14:paraId="785C0C58" w14:textId="1F3EADCB" w:rsidR="00E90B41" w:rsidRDefault="00E90B41">
      <w:pPr>
        <w:pStyle w:val="Caption"/>
        <w:ind w:firstLine="0"/>
        <w:rPr>
          <w:ins w:id="1951" w:author="ACER" w:date="2026-07-06T16:49:00Z"/>
        </w:rPr>
        <w:pPrChange w:id="1952" w:author="ACER" w:date="2026-07-06T16:49:00Z">
          <w:pPr>
            <w:pStyle w:val="GachDauDong"/>
          </w:pPr>
        </w:pPrChange>
      </w:pPr>
      <w:ins w:id="1953" w:author="ACER" w:date="2026-07-06T16:49:00Z">
        <w:r>
          <w:t xml:space="preserve">Hình </w:t>
        </w:r>
      </w:ins>
      <w:ins w:id="1954" w:author="ACER" w:date="2026-07-06T17:00:00Z">
        <w:r w:rsidR="00C620FF">
          <w:t>1</w:t>
        </w:r>
      </w:ins>
      <w:r w:rsidR="00E12779" w:rsidRPr="00CB6806">
        <w:t>6</w:t>
      </w:r>
      <w:ins w:id="1955" w:author="ACER" w:date="2026-07-06T17:00:00Z">
        <w:r w:rsidR="00C620FF">
          <w:t xml:space="preserve">. </w:t>
        </w:r>
      </w:ins>
      <w:ins w:id="1956" w:author="ACER" w:date="2026-07-06T16:49:00Z">
        <w:r w:rsidRPr="00E90B41">
          <w:t>Màn hình đăng nhập bằng Zalo và bản đồ các yêu cầu cứu trợ, cứu nạn đang chờ xử lý trong ranh giới xã/phường (minh họa tại UBND Xã An Hải).</w:t>
        </w:r>
      </w:ins>
    </w:p>
    <w:p w14:paraId="165F5BF2" w14:textId="77777777" w:rsidR="00B00139" w:rsidRDefault="00B00139">
      <w:pPr>
        <w:keepNext/>
        <w:ind w:firstLine="0"/>
        <w:jc w:val="center"/>
        <w:rPr>
          <w:ins w:id="1957" w:author="ACER" w:date="2026-07-06T16:50:00Z"/>
        </w:rPr>
        <w:pPrChange w:id="1958" w:author="ACER" w:date="2026-07-06T16:50:00Z">
          <w:pPr>
            <w:jc w:val="center"/>
          </w:pPr>
        </w:pPrChange>
      </w:pPr>
      <w:ins w:id="1959" w:author="ACER" w:date="2026-07-06T16:50:00Z">
        <w:r>
          <w:rPr>
            <w:i/>
            <w:color w:val="999999"/>
            <w:lang w:val="en-US"/>
          </w:rPr>
          <w:lastRenderedPageBreak/>
          <w:drawing>
            <wp:inline distT="0" distB="0" distL="0" distR="0" wp14:anchorId="46EF55E6" wp14:editId="4D489066">
              <wp:extent cx="2247265" cy="3926962"/>
              <wp:effectExtent l="0" t="0" r="635" b="0"/>
              <wp:docPr id="151737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69473" cy="3965769"/>
                      </a:xfrm>
                      <a:prstGeom prst="rect">
                        <a:avLst/>
                      </a:prstGeom>
                      <a:noFill/>
                    </pic:spPr>
                  </pic:pic>
                </a:graphicData>
              </a:graphic>
            </wp:inline>
          </w:drawing>
        </w:r>
      </w:ins>
    </w:p>
    <w:p w14:paraId="2A7BD98C" w14:textId="0037A748" w:rsidR="00E90B41" w:rsidRDefault="00B00139">
      <w:pPr>
        <w:pStyle w:val="Caption"/>
        <w:ind w:firstLine="0"/>
        <w:rPr>
          <w:ins w:id="1960" w:author="ACER" w:date="2026-07-06T16:50:00Z"/>
        </w:rPr>
        <w:pPrChange w:id="1961" w:author="ACER" w:date="2026-07-06T16:50:00Z">
          <w:pPr>
            <w:pStyle w:val="GachDauDong"/>
          </w:pPr>
        </w:pPrChange>
      </w:pPr>
      <w:ins w:id="1962" w:author="ACER" w:date="2026-07-06T16:50:00Z">
        <w:r>
          <w:t xml:space="preserve">Hình </w:t>
        </w:r>
      </w:ins>
      <w:ins w:id="1963" w:author="ACER" w:date="2026-07-06T17:00:00Z">
        <w:r w:rsidR="00C620FF">
          <w:t>1</w:t>
        </w:r>
      </w:ins>
      <w:r w:rsidR="00E12779" w:rsidRPr="00CB6806">
        <w:t>7</w:t>
      </w:r>
      <w:ins w:id="1964" w:author="ACER" w:date="2026-07-06T17:00:00Z">
        <w:r w:rsidR="00C620FF">
          <w:t xml:space="preserve">. </w:t>
        </w:r>
      </w:ins>
      <w:ins w:id="1965" w:author="ACER" w:date="2026-07-06T16:50:00Z">
        <w:r w:rsidRPr="00B00139">
          <w:t>Biểu mẫu gửi cảnh báo từ người dân: tiêu đề, số điện thoại, nội dung, địa chỉ (lấy vị trí tự động hoặc nhập thủ công) và tối đa 5 ảnh minh họa.</w:t>
        </w:r>
      </w:ins>
    </w:p>
    <w:p w14:paraId="41749B53" w14:textId="07CEB12B" w:rsidR="00B00139" w:rsidRPr="00B00139" w:rsidRDefault="00B00139">
      <w:pPr>
        <w:ind w:firstLine="567"/>
        <w:rPr>
          <w:ins w:id="1966" w:author="ACER" w:date="2026-07-06T16:51:00Z"/>
          <w:b/>
          <w:i/>
          <w:rPrChange w:id="1967" w:author="ACER" w:date="2026-07-06T16:51:00Z">
            <w:rPr>
              <w:ins w:id="1968" w:author="ACER" w:date="2026-07-06T16:51:00Z"/>
            </w:rPr>
          </w:rPrChange>
        </w:rPr>
        <w:pPrChange w:id="1969" w:author="ACER" w:date="2026-07-06T16:51:00Z">
          <w:pPr/>
        </w:pPrChange>
      </w:pPr>
      <w:ins w:id="1970" w:author="ACER" w:date="2026-07-06T16:51:00Z">
        <w:r w:rsidRPr="00B00139">
          <w:rPr>
            <w:b/>
            <w:i/>
            <w:rPrChange w:id="1971" w:author="ACER" w:date="2026-07-06T16:51:00Z">
              <w:rPr/>
            </w:rPrChange>
          </w:rPr>
          <w:t>Bước 3–4: Xác nhận tiếp nhận và chuyển tới đơn vị xử lý</w:t>
        </w:r>
      </w:ins>
    </w:p>
    <w:p w14:paraId="3C7D1F50" w14:textId="643E9DBE" w:rsidR="00B00139" w:rsidRDefault="00B00139">
      <w:pPr>
        <w:ind w:firstLine="567"/>
        <w:rPr>
          <w:ins w:id="1972" w:author="ACER" w:date="2026-07-06T16:52:00Z"/>
        </w:rPr>
        <w:pPrChange w:id="1973" w:author="ACER" w:date="2026-07-06T16:51:00Z">
          <w:pPr>
            <w:pStyle w:val="GachDauDong"/>
          </w:pPr>
        </w:pPrChange>
      </w:pPr>
      <w:ins w:id="1974" w:author="ACER" w:date="2026-07-06T16:51:00Z">
        <w:r>
          <w:t>Ngay sau khi gửi, hệ thống phản hồi tức thời bằng màn hình xác nhận đã tiếp nhận, cấp một mã cảnh báo để người dân tra cứu lại trạng thái xử lý, kèm toàn bộ thông tin đã gửi (Hình</w:t>
        </w:r>
      </w:ins>
      <w:r w:rsidR="00DD3C60" w:rsidRPr="00DD3C60">
        <w:t xml:space="preserve"> 18</w:t>
      </w:r>
      <w:ins w:id="1975" w:author="ACER" w:date="2026-07-06T16:51:00Z">
        <w:r>
          <w:t xml:space="preserve">). Cảnh báo sau đó được đồng bộ tới cổng tiếp nhận chung của hệ thống, hiển thị trong giao diện quản lý dành cho cán bộ phường/xã và đơn vị điều phối cấp thành phố — ví dụ Trung tâm Thông tin và giám sát, điều hành thông minh Đà Nẵng — cùng với các nguồn góp ý khác (Zalo OA, mạng xã hội…), được phân loại theo cấp độ sự cố và gắn thời hạn xử lý để đôn đốc phản hồi kịp thời (Hình </w:t>
        </w:r>
      </w:ins>
      <w:r w:rsidR="00DD3C60" w:rsidRPr="00DD3C60">
        <w:t>19</w:t>
      </w:r>
      <w:ins w:id="1976" w:author="ACER" w:date="2026-07-06T16:51:00Z">
        <w:r>
          <w:t>).</w:t>
        </w:r>
      </w:ins>
    </w:p>
    <w:p w14:paraId="6923C6FC" w14:textId="77777777" w:rsidR="00675769" w:rsidRDefault="00675769">
      <w:pPr>
        <w:keepNext/>
        <w:ind w:firstLine="0"/>
        <w:jc w:val="center"/>
        <w:rPr>
          <w:ins w:id="1977" w:author="ACER" w:date="2026-07-06T16:52:00Z"/>
        </w:rPr>
        <w:pPrChange w:id="1978" w:author="ACER" w:date="2026-07-06T16:52:00Z">
          <w:pPr>
            <w:ind w:firstLine="567"/>
          </w:pPr>
        </w:pPrChange>
      </w:pPr>
      <w:ins w:id="1979" w:author="ACER" w:date="2026-07-06T16:52:00Z">
        <w:r>
          <w:rPr>
            <w:lang w:val="en-US"/>
          </w:rPr>
          <w:lastRenderedPageBreak/>
          <w:drawing>
            <wp:inline distT="0" distB="0" distL="0" distR="0" wp14:anchorId="1BFEEA21" wp14:editId="465E276B">
              <wp:extent cx="2377440" cy="4241283"/>
              <wp:effectExtent l="0" t="0" r="3810" b="6985"/>
              <wp:docPr id="380033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88392" cy="4260821"/>
                      </a:xfrm>
                      <a:prstGeom prst="rect">
                        <a:avLst/>
                      </a:prstGeom>
                      <a:noFill/>
                    </pic:spPr>
                  </pic:pic>
                </a:graphicData>
              </a:graphic>
            </wp:inline>
          </w:drawing>
        </w:r>
      </w:ins>
    </w:p>
    <w:p w14:paraId="499833C4" w14:textId="31547215" w:rsidR="00675769" w:rsidRDefault="00675769">
      <w:pPr>
        <w:pStyle w:val="Caption"/>
        <w:ind w:firstLine="0"/>
        <w:rPr>
          <w:ins w:id="1980" w:author="ACER" w:date="2026-07-06T16:52:00Z"/>
        </w:rPr>
        <w:pPrChange w:id="1981" w:author="ACER" w:date="2026-07-06T16:52:00Z">
          <w:pPr>
            <w:pStyle w:val="GachDauDong"/>
          </w:pPr>
        </w:pPrChange>
      </w:pPr>
      <w:ins w:id="1982" w:author="ACER" w:date="2026-07-06T16:52:00Z">
        <w:r>
          <w:t xml:space="preserve">Hình </w:t>
        </w:r>
      </w:ins>
      <w:ins w:id="1983" w:author="ACER" w:date="2026-07-06T17:01:00Z">
        <w:r w:rsidR="00C620FF">
          <w:t>1</w:t>
        </w:r>
      </w:ins>
      <w:r w:rsidR="00DD3C60" w:rsidRPr="00CB6806">
        <w:t>8</w:t>
      </w:r>
      <w:ins w:id="1984" w:author="ACER" w:date="2026-07-06T17:01:00Z">
        <w:r w:rsidR="00C620FF">
          <w:t xml:space="preserve">. </w:t>
        </w:r>
      </w:ins>
      <w:ins w:id="1985" w:author="ACER" w:date="2026-07-06T16:52:00Z">
        <w:r w:rsidRPr="00675769">
          <w:t>Kết quả sau khi gửi cảnh báo: hệ thống xác nhận đã tiếp nhận, cấp mã cảnh báo để tra cứu và hiển thị lại đầy đủ thông tin đã gửi.</w:t>
        </w:r>
      </w:ins>
    </w:p>
    <w:p w14:paraId="1C684B31" w14:textId="77777777" w:rsidR="00675769" w:rsidRDefault="00675769">
      <w:pPr>
        <w:keepNext/>
        <w:ind w:firstLine="0"/>
        <w:jc w:val="center"/>
        <w:rPr>
          <w:ins w:id="1986" w:author="ACER" w:date="2026-07-06T16:52:00Z"/>
        </w:rPr>
        <w:pPrChange w:id="1987" w:author="ACER" w:date="2026-07-06T16:52:00Z">
          <w:pPr>
            <w:jc w:val="center"/>
          </w:pPr>
        </w:pPrChange>
      </w:pPr>
      <w:ins w:id="1988" w:author="ACER" w:date="2026-07-06T16:52:00Z">
        <w:r>
          <w:rPr>
            <w:lang w:val="en-US"/>
          </w:rPr>
          <w:drawing>
            <wp:inline distT="0" distB="0" distL="0" distR="0" wp14:anchorId="1AEFC7F2" wp14:editId="7BD648E8">
              <wp:extent cx="4669971" cy="2289380"/>
              <wp:effectExtent l="0" t="0" r="0" b="0"/>
              <wp:docPr id="1278348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2168" cy="2295360"/>
                      </a:xfrm>
                      <a:prstGeom prst="rect">
                        <a:avLst/>
                      </a:prstGeom>
                      <a:noFill/>
                    </pic:spPr>
                  </pic:pic>
                </a:graphicData>
              </a:graphic>
            </wp:inline>
          </w:drawing>
        </w:r>
      </w:ins>
    </w:p>
    <w:p w14:paraId="01837D9D" w14:textId="6F996546" w:rsidR="00675769" w:rsidRDefault="00675769">
      <w:pPr>
        <w:pStyle w:val="Caption"/>
        <w:ind w:firstLine="0"/>
        <w:rPr>
          <w:ins w:id="1989" w:author="ACER" w:date="2026-07-06T16:53:00Z"/>
        </w:rPr>
        <w:pPrChange w:id="1990" w:author="ACER" w:date="2026-07-06T16:52:00Z">
          <w:pPr>
            <w:pStyle w:val="GachDauDong"/>
          </w:pPr>
        </w:pPrChange>
      </w:pPr>
      <w:ins w:id="1991" w:author="ACER" w:date="2026-07-06T16:52:00Z">
        <w:r>
          <w:t xml:space="preserve">Hình </w:t>
        </w:r>
      </w:ins>
      <w:ins w:id="1992" w:author="ACER" w:date="2026-07-06T17:01:00Z">
        <w:r w:rsidR="007B2305">
          <w:t>1</w:t>
        </w:r>
      </w:ins>
      <w:r w:rsidR="00DD3C60" w:rsidRPr="00CB6806">
        <w:t>9</w:t>
      </w:r>
      <w:ins w:id="1993" w:author="ACER" w:date="2026-07-06T17:01:00Z">
        <w:r w:rsidR="007B2305">
          <w:t xml:space="preserve">. </w:t>
        </w:r>
      </w:ins>
      <w:ins w:id="1994" w:author="ACER" w:date="2026-07-06T16:53:00Z">
        <w:r w:rsidRPr="00675769">
          <w:t>Sau khi gửi, cảnh báo được chuyển tới cổng tiếp nhận và đơn vị xử lý tại địa phương cũng như thành phố — minh họa giao diện quản lý danh sách cảnh báo, phân loại theo nguồn góp ý, cấp độ sự cố và thời hạn xử lý — để hỗ trợ người dân kịp thời.</w:t>
        </w:r>
      </w:ins>
    </w:p>
    <w:p w14:paraId="5AAAD487" w14:textId="4AA51E37" w:rsidR="0066454C" w:rsidRDefault="0066454C">
      <w:pPr>
        <w:pStyle w:val="Heading3"/>
        <w:rPr>
          <w:ins w:id="1995" w:author="ACER" w:date="2026-07-06T16:53:00Z"/>
        </w:rPr>
        <w:pPrChange w:id="1996" w:author="ACER" w:date="2026-07-06T16:53:00Z">
          <w:pPr/>
        </w:pPrChange>
      </w:pPr>
      <w:bookmarkStart w:id="1997" w:name="_Toc234253279"/>
      <w:ins w:id="1998" w:author="ACER" w:date="2026-07-06T16:53:00Z">
        <w:r>
          <w:t>Định hướng mở rộng — Zalo Mini App và cảnh báo chủ động qua ZNS</w:t>
        </w:r>
        <w:bookmarkEnd w:id="1997"/>
      </w:ins>
    </w:p>
    <w:p w14:paraId="49F23D9D" w14:textId="39E61C84" w:rsidR="001D44AC" w:rsidRDefault="0066454C">
      <w:pPr>
        <w:ind w:firstLine="567"/>
        <w:rPr>
          <w:ins w:id="1999" w:author="ACER" w:date="2026-07-06T16:54:00Z"/>
        </w:rPr>
        <w:pPrChange w:id="2000" w:author="ACER" w:date="2026-07-06T16:53:00Z">
          <w:pPr>
            <w:pStyle w:val="GachDauDong"/>
          </w:pPr>
        </w:pPrChange>
      </w:pPr>
      <w:ins w:id="2001" w:author="ACER" w:date="2026-07-06T16:53:00Z">
        <w:r>
          <w:t xml:space="preserve">Khi có điều kiện triển khai đầy đủ hơn, trang gửi cảnh báo hiện tại (chạy trong webview của OA) có thể được nâng cấp thành một Zalo Mini App (sử dụng bộ công cụ phát triển Mini App của Zalo), cho phép truy cập trực tiếp định vị GPS và camera của </w:t>
        </w:r>
        <w:r>
          <w:lastRenderedPageBreak/>
          <w:t>thiết bị ngay trong khung ứng dụng Zalo mà không cần thao tác nhập thủ công. Đồng thời, cơ chế Zalo Notification Service (ZNS) hoặc gửi tin broadcast của OA được kết nối với động cơ cảnh báo lũ hiện có (floodAlert, chạy mỗi 15 phút — mục III.6, Chương V): khi mức cảnh báo của một hồ chứa được nâng lên “Cảnh báo” hoặc “Nguy hiểm”, hệ thống tự động gửi thông báo tới toàn bộ người theo dõi OA thuộc khu vực hạ du liên quan, kể cả những người chưa từng gửi cảnh báo hay cài đặt ứng dụng Di động.</w:t>
        </w:r>
      </w:ins>
    </w:p>
    <w:p w14:paraId="7D7562FA" w14:textId="5D06A9DE" w:rsidR="00795D9A" w:rsidRDefault="00795D9A" w:rsidP="00795D9A">
      <w:pPr>
        <w:pStyle w:val="Caption"/>
      </w:pPr>
      <w:bookmarkStart w:id="2002" w:name="_Toc234253484"/>
      <w:r>
        <w:t xml:space="preserve">Bảng </w:t>
      </w:r>
      <w:r>
        <w:fldChar w:fldCharType="begin"/>
      </w:r>
      <w:r>
        <w:instrText xml:space="preserve"> SEQ Bảng \* ARABIC </w:instrText>
      </w:r>
      <w:r>
        <w:fldChar w:fldCharType="separate"/>
      </w:r>
      <w:r>
        <w:t>5</w:t>
      </w:r>
      <w:r>
        <w:fldChar w:fldCharType="end"/>
      </w:r>
      <w:ins w:id="2003" w:author="ACER" w:date="2026-07-06T16:54:00Z">
        <w:r w:rsidRPr="00DA4EA2">
          <w:t>. So sánh hiện trạng thiết kế và định hướng mở rộng của kênh hỗ trợ người dân qua Zalo Official Account.</w:t>
        </w:r>
      </w:ins>
      <w:bookmarkEnd w:id="20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2004" w:author="ACER" w:date="2026-07-06T17:04:00Z">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3019"/>
        <w:gridCol w:w="3021"/>
        <w:gridCol w:w="3021"/>
        <w:tblGridChange w:id="2005">
          <w:tblGrid>
            <w:gridCol w:w="3019"/>
            <w:gridCol w:w="3021"/>
            <w:gridCol w:w="3021"/>
          </w:tblGrid>
        </w:tblGridChange>
      </w:tblGrid>
      <w:tr w:rsidR="0066454C" w14:paraId="271C2FBE" w14:textId="77777777" w:rsidTr="00102CAA">
        <w:trPr>
          <w:jc w:val="center"/>
          <w:ins w:id="2006" w:author="ACER" w:date="2026-07-06T16:54:00Z"/>
        </w:trPr>
        <w:tc>
          <w:tcPr>
            <w:tcW w:w="3019" w:type="dxa"/>
            <w:vAlign w:val="center"/>
            <w:tcPrChange w:id="2007" w:author="ACER" w:date="2026-07-06T17:04:00Z">
              <w:tcPr>
                <w:tcW w:w="3019" w:type="dxa"/>
              </w:tcPr>
            </w:tcPrChange>
          </w:tcPr>
          <w:p w14:paraId="49FD5C29" w14:textId="77777777" w:rsidR="0066454C" w:rsidRDefault="0066454C">
            <w:pPr>
              <w:jc w:val="center"/>
              <w:rPr>
                <w:ins w:id="2008" w:author="ACER" w:date="2026-07-06T16:54:00Z"/>
              </w:rPr>
              <w:pPrChange w:id="2009" w:author="ACER" w:date="2026-07-06T17:04:00Z">
                <w:pPr/>
              </w:pPrChange>
            </w:pPr>
            <w:ins w:id="2010" w:author="ACER" w:date="2026-07-06T16:54:00Z">
              <w:r>
                <w:rPr>
                  <w:b/>
                </w:rPr>
                <w:t>Tiêu chí</w:t>
              </w:r>
            </w:ins>
          </w:p>
        </w:tc>
        <w:tc>
          <w:tcPr>
            <w:tcW w:w="3021" w:type="dxa"/>
            <w:vAlign w:val="center"/>
            <w:tcPrChange w:id="2011" w:author="ACER" w:date="2026-07-06T17:04:00Z">
              <w:tcPr>
                <w:tcW w:w="3021" w:type="dxa"/>
              </w:tcPr>
            </w:tcPrChange>
          </w:tcPr>
          <w:p w14:paraId="17C57A52" w14:textId="77777777" w:rsidR="0066454C" w:rsidRDefault="0066454C">
            <w:pPr>
              <w:jc w:val="center"/>
              <w:rPr>
                <w:ins w:id="2012" w:author="ACER" w:date="2026-07-06T16:54:00Z"/>
              </w:rPr>
              <w:pPrChange w:id="2013" w:author="ACER" w:date="2026-07-06T17:04:00Z">
                <w:pPr/>
              </w:pPrChange>
            </w:pPr>
            <w:ins w:id="2014" w:author="ACER" w:date="2026-07-06T16:54:00Z">
              <w:r>
                <w:rPr>
                  <w:b/>
                </w:rPr>
                <w:t>Hiện tại — Web/webview trong OA</w:t>
              </w:r>
            </w:ins>
          </w:p>
        </w:tc>
        <w:tc>
          <w:tcPr>
            <w:tcW w:w="3021" w:type="dxa"/>
            <w:vAlign w:val="center"/>
            <w:tcPrChange w:id="2015" w:author="ACER" w:date="2026-07-06T17:04:00Z">
              <w:tcPr>
                <w:tcW w:w="3021" w:type="dxa"/>
              </w:tcPr>
            </w:tcPrChange>
          </w:tcPr>
          <w:p w14:paraId="0DF26513" w14:textId="77777777" w:rsidR="0066454C" w:rsidRDefault="0066454C">
            <w:pPr>
              <w:jc w:val="center"/>
              <w:rPr>
                <w:ins w:id="2016" w:author="ACER" w:date="2026-07-06T16:54:00Z"/>
              </w:rPr>
              <w:pPrChange w:id="2017" w:author="ACER" w:date="2026-07-06T17:04:00Z">
                <w:pPr/>
              </w:pPrChange>
            </w:pPr>
            <w:ins w:id="2018" w:author="ACER" w:date="2026-07-06T16:54:00Z">
              <w:r>
                <w:rPr>
                  <w:b/>
                </w:rPr>
                <w:t>Mở rộng — Zalo Mini App</w:t>
              </w:r>
            </w:ins>
          </w:p>
        </w:tc>
      </w:tr>
      <w:tr w:rsidR="0066454C" w14:paraId="295E349B" w14:textId="77777777" w:rsidTr="00102CAA">
        <w:trPr>
          <w:jc w:val="center"/>
          <w:ins w:id="2019" w:author="ACER" w:date="2026-07-06T16:54:00Z"/>
        </w:trPr>
        <w:tc>
          <w:tcPr>
            <w:tcW w:w="3019" w:type="dxa"/>
            <w:vAlign w:val="center"/>
            <w:tcPrChange w:id="2020" w:author="ACER" w:date="2026-07-06T17:04:00Z">
              <w:tcPr>
                <w:tcW w:w="3019" w:type="dxa"/>
              </w:tcPr>
            </w:tcPrChange>
          </w:tcPr>
          <w:p w14:paraId="7F605B72" w14:textId="77777777" w:rsidR="0066454C" w:rsidRDefault="0066454C">
            <w:pPr>
              <w:rPr>
                <w:ins w:id="2021" w:author="ACER" w:date="2026-07-06T16:54:00Z"/>
              </w:rPr>
            </w:pPr>
            <w:ins w:id="2022" w:author="ACER" w:date="2026-07-06T16:54:00Z">
              <w:r>
                <w:t>Cách truy cập</w:t>
              </w:r>
            </w:ins>
          </w:p>
        </w:tc>
        <w:tc>
          <w:tcPr>
            <w:tcW w:w="3021" w:type="dxa"/>
            <w:vAlign w:val="center"/>
            <w:tcPrChange w:id="2023" w:author="ACER" w:date="2026-07-06T17:04:00Z">
              <w:tcPr>
                <w:tcW w:w="3021" w:type="dxa"/>
              </w:tcPr>
            </w:tcPrChange>
          </w:tcPr>
          <w:p w14:paraId="2EA112EF" w14:textId="77777777" w:rsidR="0066454C" w:rsidRDefault="0066454C">
            <w:pPr>
              <w:rPr>
                <w:ins w:id="2024" w:author="ACER" w:date="2026-07-06T16:54:00Z"/>
              </w:rPr>
            </w:pPr>
            <w:ins w:id="2025" w:author="ACER" w:date="2026-07-06T16:54:00Z">
              <w:r>
                <w:t>Nút “Hỗ trợ ngập lụt” trên rich-menu OA, mở webview</w:t>
              </w:r>
            </w:ins>
          </w:p>
        </w:tc>
        <w:tc>
          <w:tcPr>
            <w:tcW w:w="3021" w:type="dxa"/>
            <w:vAlign w:val="center"/>
            <w:tcPrChange w:id="2026" w:author="ACER" w:date="2026-07-06T17:04:00Z">
              <w:tcPr>
                <w:tcW w:w="3021" w:type="dxa"/>
              </w:tcPr>
            </w:tcPrChange>
          </w:tcPr>
          <w:p w14:paraId="746031AA" w14:textId="77777777" w:rsidR="0066454C" w:rsidRDefault="0066454C">
            <w:pPr>
              <w:rPr>
                <w:ins w:id="2027" w:author="ACER" w:date="2026-07-06T16:54:00Z"/>
              </w:rPr>
            </w:pPr>
            <w:ins w:id="2028" w:author="ACER" w:date="2026-07-06T16:54:00Z">
              <w:r>
                <w:t>Mở trực tiếp trong khung Zalo (Mini App)</w:t>
              </w:r>
            </w:ins>
          </w:p>
        </w:tc>
      </w:tr>
      <w:tr w:rsidR="0066454C" w14:paraId="6D43BA88" w14:textId="77777777" w:rsidTr="00102CAA">
        <w:trPr>
          <w:jc w:val="center"/>
          <w:ins w:id="2029" w:author="ACER" w:date="2026-07-06T16:54:00Z"/>
        </w:trPr>
        <w:tc>
          <w:tcPr>
            <w:tcW w:w="3019" w:type="dxa"/>
            <w:vAlign w:val="center"/>
            <w:tcPrChange w:id="2030" w:author="ACER" w:date="2026-07-06T17:04:00Z">
              <w:tcPr>
                <w:tcW w:w="3019" w:type="dxa"/>
              </w:tcPr>
            </w:tcPrChange>
          </w:tcPr>
          <w:p w14:paraId="1E14DCE0" w14:textId="77777777" w:rsidR="0066454C" w:rsidRDefault="0066454C">
            <w:pPr>
              <w:rPr>
                <w:ins w:id="2031" w:author="ACER" w:date="2026-07-06T16:54:00Z"/>
              </w:rPr>
            </w:pPr>
            <w:ins w:id="2032" w:author="ACER" w:date="2026-07-06T16:54:00Z">
              <w:r>
                <w:t>Xác thực người dùng</w:t>
              </w:r>
            </w:ins>
          </w:p>
        </w:tc>
        <w:tc>
          <w:tcPr>
            <w:tcW w:w="3021" w:type="dxa"/>
            <w:vAlign w:val="center"/>
            <w:tcPrChange w:id="2033" w:author="ACER" w:date="2026-07-06T17:04:00Z">
              <w:tcPr>
                <w:tcW w:w="3021" w:type="dxa"/>
              </w:tcPr>
            </w:tcPrChange>
          </w:tcPr>
          <w:p w14:paraId="216A4A8E" w14:textId="77777777" w:rsidR="0066454C" w:rsidRDefault="0066454C">
            <w:pPr>
              <w:rPr>
                <w:ins w:id="2034" w:author="ACER" w:date="2026-07-06T16:54:00Z"/>
              </w:rPr>
            </w:pPr>
            <w:ins w:id="2035" w:author="ACER" w:date="2026-07-06T16:54:00Z">
              <w:r>
                <w:t>Đăng nhập bằng Zalo (Zalo Login), không cần tạo tài khoản riêng</w:t>
              </w:r>
            </w:ins>
          </w:p>
        </w:tc>
        <w:tc>
          <w:tcPr>
            <w:tcW w:w="3021" w:type="dxa"/>
            <w:vAlign w:val="center"/>
            <w:tcPrChange w:id="2036" w:author="ACER" w:date="2026-07-06T17:04:00Z">
              <w:tcPr>
                <w:tcW w:w="3021" w:type="dxa"/>
              </w:tcPr>
            </w:tcPrChange>
          </w:tcPr>
          <w:p w14:paraId="05BAE083" w14:textId="77777777" w:rsidR="0066454C" w:rsidRDefault="0066454C">
            <w:pPr>
              <w:rPr>
                <w:ins w:id="2037" w:author="ACER" w:date="2026-07-06T16:54:00Z"/>
              </w:rPr>
            </w:pPr>
            <w:ins w:id="2038" w:author="ACER" w:date="2026-07-06T16:54:00Z">
              <w:r>
                <w:t>Zalo ID / Access Token của Mini App (kế thừa phiên đăng nhập)</w:t>
              </w:r>
            </w:ins>
          </w:p>
        </w:tc>
      </w:tr>
      <w:tr w:rsidR="0066454C" w14:paraId="2738CC8E" w14:textId="77777777" w:rsidTr="00102CAA">
        <w:trPr>
          <w:jc w:val="center"/>
          <w:ins w:id="2039" w:author="ACER" w:date="2026-07-06T16:54:00Z"/>
        </w:trPr>
        <w:tc>
          <w:tcPr>
            <w:tcW w:w="3019" w:type="dxa"/>
            <w:vAlign w:val="center"/>
            <w:tcPrChange w:id="2040" w:author="ACER" w:date="2026-07-06T17:04:00Z">
              <w:tcPr>
                <w:tcW w:w="3019" w:type="dxa"/>
              </w:tcPr>
            </w:tcPrChange>
          </w:tcPr>
          <w:p w14:paraId="5A57F568" w14:textId="77777777" w:rsidR="0066454C" w:rsidRDefault="0066454C">
            <w:pPr>
              <w:rPr>
                <w:ins w:id="2041" w:author="ACER" w:date="2026-07-06T16:54:00Z"/>
              </w:rPr>
            </w:pPr>
            <w:ins w:id="2042" w:author="ACER" w:date="2026-07-06T16:54:00Z">
              <w:r>
                <w:t>Vị trí, camera</w:t>
              </w:r>
            </w:ins>
          </w:p>
        </w:tc>
        <w:tc>
          <w:tcPr>
            <w:tcW w:w="3021" w:type="dxa"/>
            <w:vAlign w:val="center"/>
            <w:tcPrChange w:id="2043" w:author="ACER" w:date="2026-07-06T17:04:00Z">
              <w:tcPr>
                <w:tcW w:w="3021" w:type="dxa"/>
              </w:tcPr>
            </w:tcPrChange>
          </w:tcPr>
          <w:p w14:paraId="7B6E7650" w14:textId="77777777" w:rsidR="0066454C" w:rsidRDefault="0066454C">
            <w:pPr>
              <w:rPr>
                <w:ins w:id="2044" w:author="ACER" w:date="2026-07-06T16:54:00Z"/>
              </w:rPr>
            </w:pPr>
            <w:ins w:id="2045" w:author="ACER" w:date="2026-07-06T16:54:00Z">
              <w:r>
                <w:t>Lấy vị trí tự động qua trình duyệt hoặc nhập địa chỉ thủ công, tải ảnh có sẵn</w:t>
              </w:r>
            </w:ins>
          </w:p>
        </w:tc>
        <w:tc>
          <w:tcPr>
            <w:tcW w:w="3021" w:type="dxa"/>
            <w:vAlign w:val="center"/>
            <w:tcPrChange w:id="2046" w:author="ACER" w:date="2026-07-06T17:04:00Z">
              <w:tcPr>
                <w:tcW w:w="3021" w:type="dxa"/>
              </w:tcPr>
            </w:tcPrChange>
          </w:tcPr>
          <w:p w14:paraId="57BDCB9B" w14:textId="77777777" w:rsidR="0066454C" w:rsidRDefault="0066454C">
            <w:pPr>
              <w:rPr>
                <w:ins w:id="2047" w:author="ACER" w:date="2026-07-06T16:54:00Z"/>
              </w:rPr>
            </w:pPr>
            <w:ins w:id="2048" w:author="ACER" w:date="2026-07-06T16:54:00Z">
              <w:r>
                <w:t>Lấy trực tiếp qua API định vị và camera gốc của Mini App</w:t>
              </w:r>
            </w:ins>
          </w:p>
        </w:tc>
      </w:tr>
      <w:tr w:rsidR="0066454C" w14:paraId="4322F240" w14:textId="77777777" w:rsidTr="00102CAA">
        <w:trPr>
          <w:jc w:val="center"/>
          <w:ins w:id="2049" w:author="ACER" w:date="2026-07-06T16:54:00Z"/>
        </w:trPr>
        <w:tc>
          <w:tcPr>
            <w:tcW w:w="3019" w:type="dxa"/>
            <w:vAlign w:val="center"/>
            <w:tcPrChange w:id="2050" w:author="ACER" w:date="2026-07-06T17:04:00Z">
              <w:tcPr>
                <w:tcW w:w="3019" w:type="dxa"/>
              </w:tcPr>
            </w:tcPrChange>
          </w:tcPr>
          <w:p w14:paraId="490C35DB" w14:textId="77777777" w:rsidR="0066454C" w:rsidRDefault="0066454C">
            <w:pPr>
              <w:rPr>
                <w:ins w:id="2051" w:author="ACER" w:date="2026-07-06T16:54:00Z"/>
              </w:rPr>
            </w:pPr>
            <w:ins w:id="2052" w:author="ACER" w:date="2026-07-06T16:54:00Z">
              <w:r>
                <w:t>Cảnh báo chủ động</w:t>
              </w:r>
            </w:ins>
          </w:p>
        </w:tc>
        <w:tc>
          <w:tcPr>
            <w:tcW w:w="3021" w:type="dxa"/>
            <w:vAlign w:val="center"/>
            <w:tcPrChange w:id="2053" w:author="ACER" w:date="2026-07-06T17:04:00Z">
              <w:tcPr>
                <w:tcW w:w="3021" w:type="dxa"/>
              </w:tcPr>
            </w:tcPrChange>
          </w:tcPr>
          <w:p w14:paraId="747AFD54" w14:textId="77777777" w:rsidR="0066454C" w:rsidRDefault="0066454C">
            <w:pPr>
              <w:rPr>
                <w:ins w:id="2054" w:author="ACER" w:date="2026-07-06T16:54:00Z"/>
              </w:rPr>
            </w:pPr>
            <w:ins w:id="2055" w:author="ACER" w:date="2026-07-06T16:54:00Z">
              <w:r>
                <w:t>Chưa có — người dân tự mở OA để xem</w:t>
              </w:r>
            </w:ins>
          </w:p>
        </w:tc>
        <w:tc>
          <w:tcPr>
            <w:tcW w:w="3021" w:type="dxa"/>
            <w:vAlign w:val="center"/>
            <w:tcPrChange w:id="2056" w:author="ACER" w:date="2026-07-06T17:04:00Z">
              <w:tcPr>
                <w:tcW w:w="3021" w:type="dxa"/>
              </w:tcPr>
            </w:tcPrChange>
          </w:tcPr>
          <w:p w14:paraId="2D557980" w14:textId="77777777" w:rsidR="0066454C" w:rsidRDefault="0066454C">
            <w:pPr>
              <w:rPr>
                <w:ins w:id="2057" w:author="ACER" w:date="2026-07-06T16:54:00Z"/>
              </w:rPr>
            </w:pPr>
            <w:ins w:id="2058" w:author="ACER" w:date="2026-07-06T16:54:00Z">
              <w:r>
                <w:t>Gửi qua ZNS/broadcast OA theo khu vực</w:t>
              </w:r>
            </w:ins>
          </w:p>
        </w:tc>
      </w:tr>
      <w:tr w:rsidR="0066454C" w14:paraId="2D36A11E" w14:textId="77777777" w:rsidTr="00102CAA">
        <w:trPr>
          <w:jc w:val="center"/>
          <w:ins w:id="2059" w:author="ACER" w:date="2026-07-06T16:54:00Z"/>
        </w:trPr>
        <w:tc>
          <w:tcPr>
            <w:tcW w:w="3019" w:type="dxa"/>
            <w:vAlign w:val="center"/>
            <w:tcPrChange w:id="2060" w:author="ACER" w:date="2026-07-06T17:04:00Z">
              <w:tcPr>
                <w:tcW w:w="3019" w:type="dxa"/>
              </w:tcPr>
            </w:tcPrChange>
          </w:tcPr>
          <w:p w14:paraId="2EB4576B" w14:textId="77777777" w:rsidR="0066454C" w:rsidRDefault="0066454C">
            <w:pPr>
              <w:rPr>
                <w:ins w:id="2061" w:author="ACER" w:date="2026-07-06T16:54:00Z"/>
              </w:rPr>
            </w:pPr>
            <w:ins w:id="2062" w:author="ACER" w:date="2026-07-06T16:54:00Z">
              <w:r>
                <w:t>Yêu cầu duyệt của Zalo</w:t>
              </w:r>
            </w:ins>
          </w:p>
        </w:tc>
        <w:tc>
          <w:tcPr>
            <w:tcW w:w="3021" w:type="dxa"/>
            <w:vAlign w:val="center"/>
            <w:tcPrChange w:id="2063" w:author="ACER" w:date="2026-07-06T17:04:00Z">
              <w:tcPr>
                <w:tcW w:w="3021" w:type="dxa"/>
              </w:tcPr>
            </w:tcPrChange>
          </w:tcPr>
          <w:p w14:paraId="578A795D" w14:textId="77777777" w:rsidR="0066454C" w:rsidRDefault="0066454C">
            <w:pPr>
              <w:rPr>
                <w:ins w:id="2064" w:author="ACER" w:date="2026-07-06T16:54:00Z"/>
              </w:rPr>
            </w:pPr>
            <w:ins w:id="2065" w:author="ACER" w:date="2026-07-06T16:54:00Z">
              <w:r>
                <w:t>Không cần (mở qua webview thông thường)</w:t>
              </w:r>
            </w:ins>
          </w:p>
        </w:tc>
        <w:tc>
          <w:tcPr>
            <w:tcW w:w="3021" w:type="dxa"/>
            <w:vAlign w:val="center"/>
            <w:tcPrChange w:id="2066" w:author="ACER" w:date="2026-07-06T17:04:00Z">
              <w:tcPr>
                <w:tcW w:w="3021" w:type="dxa"/>
              </w:tcPr>
            </w:tcPrChange>
          </w:tcPr>
          <w:p w14:paraId="765EC849" w14:textId="77777777" w:rsidR="0066454C" w:rsidRDefault="0066454C">
            <w:pPr>
              <w:rPr>
                <w:ins w:id="2067" w:author="ACER" w:date="2026-07-06T16:54:00Z"/>
              </w:rPr>
            </w:pPr>
            <w:ins w:id="2068" w:author="ACER" w:date="2026-07-06T16:54:00Z">
              <w:r>
                <w:t>Cần đăng ký và kiểm duyệt Mini App</w:t>
              </w:r>
            </w:ins>
          </w:p>
        </w:tc>
      </w:tr>
    </w:tbl>
    <w:p w14:paraId="3AB33DA7" w14:textId="21D446A4" w:rsidR="00E359BD" w:rsidRDefault="00E359BD">
      <w:pPr>
        <w:pStyle w:val="Heading3"/>
        <w:rPr>
          <w:ins w:id="2069" w:author="ACER" w:date="2026-07-06T16:55:00Z"/>
        </w:rPr>
        <w:pPrChange w:id="2070" w:author="ACER" w:date="2026-07-06T16:55:00Z">
          <w:pPr>
            <w:ind w:firstLine="567"/>
          </w:pPr>
        </w:pPrChange>
      </w:pPr>
      <w:bookmarkStart w:id="2071" w:name="_Toc234253280"/>
      <w:ins w:id="2072" w:author="ACER" w:date="2026-07-06T16:55:00Z">
        <w:r>
          <w:t>Giá trị hỗ trợ người dân và khả năng nhân rộng</w:t>
        </w:r>
        <w:bookmarkEnd w:id="2071"/>
      </w:ins>
    </w:p>
    <w:p w14:paraId="533AB27B" w14:textId="27CA78A2" w:rsidR="00E65E46" w:rsidRPr="00DA4EA2" w:rsidDel="004C3626" w:rsidRDefault="00E359BD">
      <w:pPr>
        <w:ind w:firstLine="567"/>
        <w:rPr>
          <w:del w:id="2073" w:author="ACER" w:date="2026-07-06T00:09:00Z"/>
        </w:rPr>
        <w:pPrChange w:id="2074" w:author="ACER" w:date="2026-07-06T16:55:00Z">
          <w:pPr>
            <w:pStyle w:val="Heading2"/>
          </w:pPr>
        </w:pPrChange>
      </w:pPr>
      <w:ins w:id="2075" w:author="ACER" w:date="2026-07-06T16:55:00Z">
        <w:r>
          <w:t xml:space="preserve">Kênh Zalo OA cho phép ngưvà khả năng nhân rộnga Mini App công, tải ảnh có sẵn qua Zalo Official Account.ược nâng cấp thành một Zalo Mini App (sử dụng bộ công cụ phát triển Mini App của Zalo), cho phép truy cập trực tiếp định vị GPS và camera của thiết bị nêng, không cần tải thêm ứng dụng. </w:t>
        </w:r>
      </w:ins>
      <w:del w:id="2076" w:author="ACER" w:date="2026-07-06T00:08:00Z">
        <w:r w:rsidR="00E65E46" w:rsidRPr="00584F59" w:rsidDel="003F29A6">
          <w:rPr>
            <w:rPrChange w:id="2077" w:author="ACER" w:date="2026-07-04T14:39:00Z">
              <w:rPr/>
            </w:rPrChange>
          </w:rPr>
          <w:delText>Tiao didi\* ARABIChCh trọ</w:delText>
        </w:r>
      </w:del>
      <w:del w:id="2078" w:author="ACER" w:date="2026-07-04T14:21:00Z">
        <w:r w:rsidR="00E65E46" w:rsidRPr="00584F59" w:rsidDel="002905ED">
          <w:rPr>
            <w:rPrChange w:id="2079" w:author="ACER" w:date="2026-07-04T14:39:00Z">
              <w:rPr/>
            </w:rPrChange>
          </w:rPr>
          <w:delText>m</w:delText>
        </w:r>
      </w:del>
      <w:del w:id="2080" w:author="ACER" w:date="2026-07-06T00:08:00Z">
        <w:r w:rsidR="00E65E46" w:rsidRPr="00584F59" w:rsidDel="003F29A6">
          <w:rPr>
            <w:rPrChange w:id="2081" w:author="ACER" w:date="2026-07-04T14:39:00Z">
              <w:rPr/>
            </w:rPrChange>
          </w:rPr>
          <w:delText>a tr diquyr ARABI</w:delText>
        </w:r>
      </w:del>
    </w:p>
    <w:p w14:paraId="0DDDEF27" w14:textId="1A380697" w:rsidR="00E65E46" w:rsidRPr="00DA4EA2" w:rsidDel="004C3626" w:rsidRDefault="00E65E46">
      <w:pPr>
        <w:ind w:firstLine="567"/>
        <w:rPr>
          <w:del w:id="2082" w:author="ACER" w:date="2026-07-06T00:09:00Z"/>
          <w:szCs w:val="26"/>
        </w:rPr>
        <w:pPrChange w:id="2083" w:author="ACER" w:date="2026-07-06T16:55:00Z">
          <w:pPr/>
        </w:pPrChange>
      </w:pPr>
      <w:del w:id="2084" w:author="ACER" w:date="2026-07-06T00:09:00Z">
        <w:r w:rsidRPr="00DA4EA2" w:rsidDel="004C3626">
          <w:rPr>
            <w:szCs w:val="26"/>
          </w:rPr>
          <w:delText>Kết quả mô hình ghép cặp được ánh xạ vào cây quyết định vận hành hồ chứa, cho phép người vận hành và Ban Chỉ huy Phòng chống Thiên tai chọn đúng công cụ cho đúng kịch bản:</w:delText>
        </w:r>
      </w:del>
    </w:p>
    <w:p w14:paraId="162C762D" w14:textId="263B75BA" w:rsidR="00E65E46" w:rsidRPr="00DA4EA2" w:rsidDel="004C3626" w:rsidRDefault="00E65E46">
      <w:pPr>
        <w:ind w:firstLine="567"/>
        <w:rPr>
          <w:del w:id="2085" w:author="ACER" w:date="2026-07-06T00:09:00Z"/>
          <w:szCs w:val="26"/>
        </w:rPr>
        <w:pPrChange w:id="2086" w:author="ACER" w:date="2026-07-06T16:55:00Z">
          <w:pPr>
            <w:pStyle w:val="GachDauDong"/>
          </w:pPr>
        </w:pPrChange>
      </w:pPr>
      <w:del w:id="2087" w:author="ACER" w:date="2026-07-06T00:09:00Z">
        <w:r w:rsidRPr="00DA4EA2" w:rsidDel="004C3626">
          <w:rPr>
            <w:szCs w:val="26"/>
          </w:rPr>
          <w:delText>Kịch bản 1 – Lập lịch thường xuyên mùa khô: ARIMAX được khuyến nghị nhờ tốc độ, tính minh bạch và độ chính xác NSE &gt; 0,95 ở mốc 1 giờ, đủ cho lập kế hoạch phụ tải hàng giờ.</w:delText>
        </w:r>
      </w:del>
    </w:p>
    <w:p w14:paraId="42BE4901" w14:textId="51A6CD0E" w:rsidR="00E65E46" w:rsidRPr="00DA4EA2" w:rsidDel="004C3626" w:rsidRDefault="00E65E46">
      <w:pPr>
        <w:ind w:firstLine="567"/>
        <w:rPr>
          <w:del w:id="2088" w:author="ACER" w:date="2026-07-06T00:09:00Z"/>
          <w:szCs w:val="26"/>
        </w:rPr>
        <w:pPrChange w:id="2089" w:author="ACER" w:date="2026-07-06T16:55:00Z">
          <w:pPr>
            <w:pStyle w:val="GachDauDong"/>
          </w:pPr>
        </w:pPrChange>
      </w:pPr>
      <w:del w:id="2090" w:author="ACER" w:date="2026-07-06T00:09:00Z">
        <w:r w:rsidRPr="00DA4EA2" w:rsidDel="004C3626">
          <w:rPr>
            <w:szCs w:val="26"/>
          </w:rPr>
          <w:delText>Kịch bản 2 – Vận hành đón lũ mùa mưa: LSTM là động lực chính nhờ khả năng nắm bắt đỉnh lũ và dải bất định rõ ràng; khi phân vị Q90 vượt ngưỡng công suất xả tràn, một cờ cảnh báo sớm được kích hoạt tự động để khởi động giao thức xả trước.</w:delText>
        </w:r>
      </w:del>
    </w:p>
    <w:p w14:paraId="19038F18" w14:textId="26FACC43" w:rsidR="00E65E46" w:rsidRPr="00DA4EA2" w:rsidRDefault="00E65E46">
      <w:pPr>
        <w:ind w:firstLine="567"/>
        <w:rPr>
          <w:szCs w:val="26"/>
        </w:rPr>
        <w:pPrChange w:id="2091" w:author="ACER" w:date="2026-07-06T16:55:00Z">
          <w:pPr>
            <w:pStyle w:val="GachDauDong"/>
          </w:pPr>
        </w:pPrChange>
      </w:pPr>
      <w:del w:id="2092" w:author="ACER" w:date="2026-07-06T00:09:00Z">
        <w:r w:rsidRPr="00584F59" w:rsidDel="004C3626">
          <w:rPr>
            <w:szCs w:val="26"/>
            <w:rPrChange w:id="2093" w:author="ACER" w:date="2026-07-04T14:39:00Z">
              <w:rPr>
                <w:i/>
                <w:iCs/>
              </w:rPr>
            </w:rPrChange>
          </w:rPr>
          <w:delText>Kịch bản 3 – Kiểm tra chéo trong thời kỳ chuyển chế độ</w:delText>
        </w:r>
        <w:r w:rsidRPr="00584F59" w:rsidDel="004C3626">
          <w:rPr>
            <w:bCs/>
            <w:szCs w:val="26"/>
            <w:rPrChange w:id="2094" w:author="ACER" w:date="2026-07-04T14:39:00Z">
              <w:rPr>
                <w:b/>
                <w:bCs/>
                <w:i/>
                <w:iCs/>
              </w:rPr>
            </w:rPrChange>
          </w:rPr>
          <w:delText xml:space="preserve">: </w:delText>
        </w:r>
        <w:r w:rsidRPr="00584F59" w:rsidDel="004C3626">
          <w:rPr>
            <w:szCs w:val="26"/>
            <w:rPrChange w:id="2095" w:author="ACER" w:date="2026-07-04T14:39:00Z">
              <w:rPr>
                <w:i/>
                <w:iCs/>
              </w:rPr>
            </w:rPrChange>
          </w:rPr>
          <w:delText>sự không đồng nhất giữa dự báo ARIMAX và LSTM bản thân nó là một tín hiệu có giá trị, yêu cầu kiểm tra chéo với mô hình vật lý khái niệm trước các thao tác đóng/mở cửa xả quan trọng.</w:delText>
        </w:r>
      </w:del>
    </w:p>
    <w:p w14:paraId="7C03D443" w14:textId="608E6082" w:rsidR="00E65E46" w:rsidRPr="00DA4EA2" w:rsidRDefault="004C3626" w:rsidP="00E65E46">
      <w:pPr>
        <w:pStyle w:val="Heading2"/>
        <w:rPr>
          <w:rFonts w:cs="Times New Roman"/>
          <w:szCs w:val="26"/>
        </w:rPr>
      </w:pPr>
      <w:bookmarkStart w:id="2096" w:name="_Toc234253281"/>
      <w:ins w:id="2097" w:author="ACER" w:date="2026-07-06T00:09:00Z">
        <w:r>
          <w:t>Nền tảng dữ liệu cộng đồng tích hợp GIS — vòng lặp dữ liệu khép kín</w:t>
        </w:r>
        <w:bookmarkEnd w:id="2096"/>
        <w:r w:rsidRPr="00584F59" w:rsidDel="004C3626">
          <w:rPr>
            <w:rFonts w:eastAsia="Times New Roman" w:cs="Times New Roman"/>
            <w:szCs w:val="26"/>
          </w:rPr>
          <w:t xml:space="preserve"> </w:t>
        </w:r>
      </w:ins>
      <w:del w:id="2098" w:author="ACER" w:date="2026-07-06T00:09:00Z">
        <w:r w:rsidR="00E65E46" w:rsidRPr="00DA4EA2" w:rsidDel="004C3626">
          <w:rPr>
            <w:rFonts w:eastAsia="Times New Roman" w:cs="Times New Roman"/>
            <w:szCs w:val="26"/>
          </w:rPr>
          <w:delText xml:space="preserve">Sản phẩm của đề tài: </w:delText>
        </w:r>
      </w:del>
      <w:del w:id="2099" w:author="ACER" w:date="2026-07-04T14:22:00Z">
        <w:r w:rsidR="00E65E46" w:rsidRPr="00DA4EA2" w:rsidDel="002905ED">
          <w:rPr>
            <w:rFonts w:eastAsia="Times New Roman" w:cs="Times New Roman"/>
            <w:szCs w:val="26"/>
          </w:rPr>
          <w:delText>h</w:delText>
        </w:r>
      </w:del>
      <w:del w:id="2100" w:author="ACER" w:date="2026-07-06T00:09:00Z">
        <w:r w:rsidR="00E65E46" w:rsidRPr="00DA4EA2" w:rsidDel="004C3626">
          <w:rPr>
            <w:rFonts w:eastAsia="Times New Roman" w:cs="Times New Roman"/>
            <w:szCs w:val="26"/>
          </w:rPr>
          <w:delText>ệ thống tích hợp đa nền tản</w:delText>
        </w:r>
      </w:del>
      <w:del w:id="2101" w:author="ACER" w:date="2026-07-06T00:10:00Z">
        <w:r w:rsidR="00E65E46" w:rsidRPr="00DA4EA2" w:rsidDel="004C3626">
          <w:rPr>
            <w:rFonts w:eastAsia="Times New Roman" w:cs="Times New Roman"/>
            <w:szCs w:val="26"/>
          </w:rPr>
          <w:delText>g</w:delText>
        </w:r>
      </w:del>
    </w:p>
    <w:p w14:paraId="5883F53A" w14:textId="264C1037" w:rsidR="004B21CD" w:rsidRDefault="004B21CD" w:rsidP="004B21CD">
      <w:pPr>
        <w:ind w:firstLine="567"/>
        <w:rPr>
          <w:ins w:id="2102" w:author="ACER" w:date="2026-07-06T00:10:00Z"/>
        </w:rPr>
      </w:pPr>
      <w:ins w:id="2103" w:author="ACER" w:date="2026-07-06T00:10:00Z">
        <w:r>
          <w:t xml:space="preserve">Một đóng góp quan trọng của hệ thống là cơ chế biến người dân thành các “cảm biến xã hội”. Mỗi báo cáo ngập gồm ảnh thực địa, tọa độ GPS, độ sâu ước lượng và mô tả </w:t>
        </w:r>
      </w:ins>
      <w:r w:rsidR="00DD3C60" w:rsidRPr="00DD3C60">
        <w:t>thực tế</w:t>
      </w:r>
      <w:r w:rsidR="00DD3C60">
        <w:t>,</w:t>
      </w:r>
      <w:ins w:id="2104" w:author="ACER" w:date="2026-07-06T00:10:00Z">
        <w:r>
          <w:t xml:space="preserve"> tạo thành một lớp dữ liệu thực địa liên tục, chi phí thấp nhưng giá trị cao trong </w:t>
        </w:r>
        <w:r>
          <w:lastRenderedPageBreak/>
          <w:t>việc hiệu chỉnh, xác nhận kết quả mô hình dự báo và bổ khuyết cho mạng trạm quan trắc còn thưa.</w:t>
        </w:r>
      </w:ins>
    </w:p>
    <w:p w14:paraId="39B10CC2" w14:textId="582210E9" w:rsidR="005A5378" w:rsidRDefault="004B21CD">
      <w:pPr>
        <w:ind w:firstLine="567"/>
        <w:rPr>
          <w:ins w:id="2105" w:author="ACER" w:date="2026-07-04T14:25:00Z"/>
        </w:rPr>
        <w:pPrChange w:id="2106" w:author="ACER" w:date="2026-07-06T00:11:00Z">
          <w:pPr>
            <w:spacing w:line="320" w:lineRule="auto"/>
            <w:ind w:firstLine="567"/>
          </w:pPr>
        </w:pPrChange>
      </w:pPr>
      <w:ins w:id="2107" w:author="ACER" w:date="2026-07-06T00:10:00Z">
        <w:r>
          <w:t>Để bảo đảm chất lượng dữ liệu đám đông, hệ thống áp dụng cơ chế kiểm duyệt kết hợp: AI YOLO Pose gợi ý mức ngập từ ảnh, đối chiếu với dữ liệu mưa thực đo cùng thời điểm, lọc báo cáo trùng lặp theo khoảng cách và phê duyệt hai cấp trên dashboard quản trị. Nhờ đó, hệ thống hình thành một vòng lặp dữ liệu khép kín: mô hình AI cung cấp dự báo và cảnh báo cho cộng đồng, còn cộng đồng cung cấp ngược dữ liệu hiện trường để mô hình và bản đồ ngập ngày càng chính xác — đúng với định hướng “dựa trên AI và dữ liệu cộng đồng” của đề tài.</w:t>
        </w:r>
      </w:ins>
    </w:p>
    <w:p w14:paraId="39F2F824" w14:textId="73DE9675" w:rsidR="00E65E46" w:rsidDel="005A5378" w:rsidRDefault="00E65E46" w:rsidP="00E65E46">
      <w:pPr>
        <w:rPr>
          <w:del w:id="2108" w:author="ACER" w:date="2026-07-04T14:25:00Z"/>
        </w:rPr>
      </w:pPr>
      <w:del w:id="2109" w:author="ACER" w:date="2026-07-04T14:25:00Z">
        <w:r w:rsidDel="005A5378">
          <w:delText>Các mô hình dự báo được đưa vào vận hành thực tế qua ba nền tảng ứng dụng chia sẻ cùng một backend Node.js và cơ sở dữ liệu MongoDB Atlas:</w:delText>
        </w:r>
        <w:bookmarkStart w:id="2110" w:name="_Toc234068600"/>
        <w:bookmarkStart w:id="2111" w:name="_Toc234189848"/>
        <w:bookmarkStart w:id="2112" w:name="_Toc234190022"/>
        <w:bookmarkStart w:id="2113" w:name="_Toc234253282"/>
        <w:bookmarkEnd w:id="2110"/>
        <w:bookmarkEnd w:id="2111"/>
        <w:bookmarkEnd w:id="2112"/>
        <w:bookmarkEnd w:id="2113"/>
      </w:del>
    </w:p>
    <w:p w14:paraId="392642D6" w14:textId="41A0578B" w:rsidR="00E65E46" w:rsidRPr="00E65E46" w:rsidDel="005A5378" w:rsidRDefault="00E65E46" w:rsidP="00E65E46">
      <w:pPr>
        <w:pStyle w:val="GachDauDong"/>
        <w:rPr>
          <w:del w:id="2114" w:author="ACER" w:date="2026-07-04T14:25:00Z"/>
        </w:rPr>
      </w:pPr>
      <w:del w:id="2115" w:author="ACER" w:date="2026-07-04T14:25:00Z">
        <w:r w:rsidRPr="00E65E46" w:rsidDel="005A5378">
          <w:delText>Ứng dụng Desktop DSS (WPF): phục vụ chủ hồ và người quản lý vận hành theo Quyết định 1865/QĐ-TTg. Quy trình bốn bước gồm thu thập &amp; hiển thị dữ liệu thời gian thực, dự báo lưu lượng vào bằng ARIMAX (1–6 giờ) và LSTM (kịch bản P10/P50/P90 cho 24 giờ), tối ưu hóa lịch trình xả bằng SCE-UA, và cảnh báo &amp; ghi log vận hành. Ứng dụng hiển thị biểu đồ hydrograph thời gian thực, mô phỏng mặt cắt đập, và xuất báo cáo tuân thủ QĐ 1865.</w:delText>
        </w:r>
        <w:bookmarkStart w:id="2116" w:name="_Toc234068601"/>
        <w:bookmarkStart w:id="2117" w:name="_Toc234189849"/>
        <w:bookmarkStart w:id="2118" w:name="_Toc234190023"/>
        <w:bookmarkStart w:id="2119" w:name="_Toc234253283"/>
        <w:bookmarkEnd w:id="2116"/>
        <w:bookmarkEnd w:id="2117"/>
        <w:bookmarkEnd w:id="2118"/>
        <w:bookmarkEnd w:id="2119"/>
      </w:del>
    </w:p>
    <w:p w14:paraId="0BDEE9B5" w14:textId="0E448951" w:rsidR="00E65E46" w:rsidRPr="00E65E46" w:rsidDel="005A5378" w:rsidRDefault="00E65E46" w:rsidP="00E65E46">
      <w:pPr>
        <w:pStyle w:val="GachDauDong"/>
        <w:rPr>
          <w:del w:id="2120" w:author="ACER" w:date="2026-07-04T14:25:00Z"/>
        </w:rPr>
      </w:pPr>
      <w:del w:id="2121" w:author="ACER" w:date="2026-07-04T14:25:00Z">
        <w:r w:rsidRPr="00E65E46" w:rsidDel="005A5378">
          <w:delText>Ứng dụng Web (React.js): phục vụ cơ quan nhà nước và lực lượng phòng chống thiên tai với bản đồ giám sát thời gian thực (React Leaflet, đa lớp nền), hiển thị đồng thời trạm mưa, hồ chứa kèm dự báo, và bài đăng cộng đồng; kèm động cơ cảnh báo lũ (Flood Alert Engine) chạy mỗi 15 phút theo phương trình cân bằng nước, phân bốn mức Bình thường / Theo dõi / Cảnh báo / Nguy hiểm; và Dashboard quản trị đa ngôn ngữ.</w:delText>
        </w:r>
        <w:bookmarkStart w:id="2122" w:name="_Toc234068602"/>
        <w:bookmarkStart w:id="2123" w:name="_Toc234189850"/>
        <w:bookmarkStart w:id="2124" w:name="_Toc234190024"/>
        <w:bookmarkStart w:id="2125" w:name="_Toc234253284"/>
        <w:bookmarkEnd w:id="2122"/>
        <w:bookmarkEnd w:id="2123"/>
        <w:bookmarkEnd w:id="2124"/>
        <w:bookmarkEnd w:id="2125"/>
      </w:del>
    </w:p>
    <w:p w14:paraId="01B86FB1" w14:textId="3FA1008D" w:rsidR="00E65E46" w:rsidRPr="00E65E46" w:rsidDel="005A5378" w:rsidRDefault="00E65E46" w:rsidP="00E65E46">
      <w:pPr>
        <w:pStyle w:val="GachDauDong"/>
        <w:rPr>
          <w:del w:id="2126" w:author="ACER" w:date="2026-07-04T14:25:00Z"/>
        </w:rPr>
      </w:pPr>
      <w:del w:id="2127" w:author="ACER" w:date="2026-07-04T14:25:00Z">
        <w:r w:rsidRPr="00E65E46" w:rsidDel="005A5378">
          <w:delText>Ứng dụng Di động (React Native/Expo): phục vụ lực lượng cứu hộ và người dân, tích hợp AI xử lý ảnh YOLO Pose phân loại mức ngập từ ảnh biển báo nước, bản đồ thời gian thực với cảnh báo tiếp cận (ngập ≥ 30 cm hoặc mưa ≥ 50 mm/h trong bán kính lân cận), tìm đường sơ tán đến nơi trú ẩn an toàn, và chức năng báo cáo điểm ngập kèm tọa độ GPS.</w:delText>
        </w:r>
        <w:bookmarkStart w:id="2128" w:name="_Toc234068603"/>
        <w:bookmarkStart w:id="2129" w:name="_Toc234189851"/>
        <w:bookmarkStart w:id="2130" w:name="_Toc234190025"/>
        <w:bookmarkStart w:id="2131" w:name="_Toc234253285"/>
        <w:bookmarkEnd w:id="2128"/>
        <w:bookmarkEnd w:id="2129"/>
        <w:bookmarkEnd w:id="2130"/>
        <w:bookmarkEnd w:id="2131"/>
      </w:del>
    </w:p>
    <w:p w14:paraId="4887885D" w14:textId="52353BF4" w:rsidR="00867247" w:rsidDel="005A5378" w:rsidRDefault="00E65E46" w:rsidP="00867247">
      <w:pPr>
        <w:keepNext/>
        <w:jc w:val="center"/>
        <w:rPr>
          <w:del w:id="2132" w:author="ACER" w:date="2026-07-04T14:25:00Z"/>
        </w:rPr>
      </w:pPr>
      <w:del w:id="2133" w:author="ACER" w:date="2026-07-04T14:25:00Z">
        <w:r w:rsidDel="005A5378">
          <w:rPr>
            <w:lang w:val="en-US"/>
            <w14:ligatures w14:val="standardContextual"/>
          </w:rPr>
          <w:drawing>
            <wp:inline distT="0" distB="0" distL="0" distR="0" wp14:anchorId="4801583D" wp14:editId="2C754953">
              <wp:extent cx="3749039" cy="4290060"/>
              <wp:effectExtent l="0" t="0" r="4445" b="0"/>
              <wp:docPr id="637670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70849" name="Picture 637670849"/>
                      <pic:cNvPicPr/>
                    </pic:nvPicPr>
                    <pic:blipFill rotWithShape="1">
                      <a:blip r:embed="rId33">
                        <a:extLst>
                          <a:ext uri="{28A0092B-C50C-407E-A947-70E740481C1C}">
                            <a14:useLocalDpi xmlns:a14="http://schemas.microsoft.com/office/drawing/2010/main" val="0"/>
                          </a:ext>
                        </a:extLst>
                      </a:blip>
                      <a:srcRect l="3150"/>
                      <a:stretch>
                        <a:fillRect/>
                      </a:stretch>
                    </pic:blipFill>
                    <pic:spPr bwMode="auto">
                      <a:xfrm>
                        <a:off x="0" y="0"/>
                        <a:ext cx="3749364" cy="4290432"/>
                      </a:xfrm>
                      <a:prstGeom prst="rect">
                        <a:avLst/>
                      </a:prstGeom>
                      <a:ln>
                        <a:noFill/>
                      </a:ln>
                      <a:extLst>
                        <a:ext uri="{53640926-AAD7-44D8-BBD7-CCE9431645EC}">
                          <a14:shadowObscured xmlns:a14="http://schemas.microsoft.com/office/drawing/2010/main"/>
                        </a:ext>
                      </a:extLst>
                    </pic:spPr>
                  </pic:pic>
                </a:graphicData>
              </a:graphic>
            </wp:inline>
          </w:drawing>
        </w:r>
        <w:bookmarkStart w:id="2134" w:name="_Toc234068604"/>
        <w:bookmarkStart w:id="2135" w:name="_Toc234189852"/>
        <w:bookmarkStart w:id="2136" w:name="_Toc234190026"/>
        <w:bookmarkStart w:id="2137" w:name="_Toc234253286"/>
        <w:bookmarkEnd w:id="2134"/>
        <w:bookmarkEnd w:id="2135"/>
        <w:bookmarkEnd w:id="2136"/>
        <w:bookmarkEnd w:id="2137"/>
      </w:del>
    </w:p>
    <w:p w14:paraId="38584E1E" w14:textId="2FB721D4" w:rsidR="00E65E46" w:rsidDel="005A5378" w:rsidRDefault="00867247" w:rsidP="00867247">
      <w:pPr>
        <w:pStyle w:val="Caption"/>
        <w:rPr>
          <w:del w:id="2138" w:author="ACER" w:date="2026-07-04T14:25:00Z"/>
        </w:rPr>
      </w:pPr>
      <w:del w:id="2139" w:author="ACER" w:date="2026-07-04T14:25:00Z">
        <w:r w:rsidDel="005A5378">
          <w:delText xml:space="preserve">Hình </w:delText>
        </w:r>
        <w:r w:rsidDel="005A5378">
          <w:fldChar w:fldCharType="begin"/>
        </w:r>
        <w:r w:rsidDel="005A5378">
          <w:delInstrText xml:space="preserve"> </w:delInstrText>
        </w:r>
        <w:r w:rsidR="005663BE" w:rsidDel="005A5378">
          <w:delInstrText>SEQ chap \c</w:delInstrText>
        </w:r>
        <w:r w:rsidDel="005A5378">
          <w:delInstrText xml:space="preserve"> </w:delInstrText>
        </w:r>
        <w:r w:rsidDel="005A5378">
          <w:fldChar w:fldCharType="separate"/>
        </w:r>
        <w:r w:rsidR="005663BE" w:rsidDel="005A5378">
          <w:delText>5</w:delText>
        </w:r>
        <w:r w:rsidDel="005A5378">
          <w:fldChar w:fldCharType="end"/>
        </w:r>
        <w:r w:rsidDel="005A5378">
          <w:delText>.</w:delText>
        </w:r>
        <w:r w:rsidDel="005A5378">
          <w:fldChar w:fldCharType="begin"/>
        </w:r>
        <w:r w:rsidDel="005A5378">
          <w:delInstrText xml:space="preserve"> SEQ Hình \* ARABIC \s 1 </w:delInstrText>
        </w:r>
        <w:r w:rsidDel="005A5378">
          <w:fldChar w:fldCharType="separate"/>
        </w:r>
        <w:r w:rsidR="005663BE" w:rsidDel="005A5378">
          <w:delText>5</w:delText>
        </w:r>
        <w:r w:rsidDel="005A5378">
          <w:fldChar w:fldCharType="end"/>
        </w:r>
        <w:r w:rsidRPr="00867247" w:rsidDel="005A5378">
          <w:delText xml:space="preserve"> Quy trình hỗ trợ quyết định DSS và giao diện ứng dụng Desktop WPF cho chủ hồ vận hành.</w:delText>
        </w:r>
        <w:bookmarkStart w:id="2140" w:name="_Toc234068605"/>
        <w:bookmarkStart w:id="2141" w:name="_Toc234189853"/>
        <w:bookmarkStart w:id="2142" w:name="_Toc234190027"/>
        <w:bookmarkStart w:id="2143" w:name="_Toc234253287"/>
        <w:bookmarkEnd w:id="2140"/>
        <w:bookmarkEnd w:id="2141"/>
        <w:bookmarkEnd w:id="2142"/>
        <w:bookmarkEnd w:id="2143"/>
      </w:del>
    </w:p>
    <w:p w14:paraId="7BC91DD7" w14:textId="62D793E9" w:rsidR="00867247" w:rsidDel="005A5378" w:rsidRDefault="00E65E46" w:rsidP="00867247">
      <w:pPr>
        <w:keepNext/>
        <w:rPr>
          <w:del w:id="2144" w:author="ACER" w:date="2026-07-04T14:25:00Z"/>
        </w:rPr>
      </w:pPr>
      <w:del w:id="2145" w:author="ACER" w:date="2026-07-04T14:25:00Z">
        <w:r w:rsidDel="005A5378">
          <w:rPr>
            <w:lang w:val="en-US"/>
            <w14:ligatures w14:val="standardContextual"/>
          </w:rPr>
          <w:drawing>
            <wp:inline distT="0" distB="0" distL="0" distR="0" wp14:anchorId="25D864EB" wp14:editId="15C62898">
              <wp:extent cx="5579745" cy="3138805"/>
              <wp:effectExtent l="0" t="0" r="1905" b="4445"/>
              <wp:docPr id="2049621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1924" name="Picture 204962192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bookmarkStart w:id="2146" w:name="_Toc234068606"/>
        <w:bookmarkStart w:id="2147" w:name="_Toc234189854"/>
        <w:bookmarkStart w:id="2148" w:name="_Toc234190028"/>
        <w:bookmarkStart w:id="2149" w:name="_Toc234253288"/>
        <w:bookmarkEnd w:id="2146"/>
        <w:bookmarkEnd w:id="2147"/>
        <w:bookmarkEnd w:id="2148"/>
        <w:bookmarkEnd w:id="2149"/>
      </w:del>
    </w:p>
    <w:p w14:paraId="7ECF2ED9" w14:textId="3FE88140" w:rsidR="00E65E46" w:rsidDel="005A5378" w:rsidRDefault="00867247" w:rsidP="00867247">
      <w:pPr>
        <w:pStyle w:val="Caption"/>
        <w:rPr>
          <w:del w:id="2150" w:author="ACER" w:date="2026-07-04T14:25:00Z"/>
        </w:rPr>
      </w:pPr>
      <w:del w:id="2151" w:author="ACER" w:date="2026-07-04T14:25:00Z">
        <w:r w:rsidDel="005A5378">
          <w:delText xml:space="preserve">Hình </w:delText>
        </w:r>
        <w:r w:rsidDel="005A5378">
          <w:fldChar w:fldCharType="begin"/>
        </w:r>
        <w:r w:rsidDel="005A5378">
          <w:delInstrText xml:space="preserve"> </w:delInstrText>
        </w:r>
        <w:r w:rsidR="005663BE" w:rsidDel="005A5378">
          <w:delInstrText>SEQ chap \c</w:delInstrText>
        </w:r>
        <w:r w:rsidDel="005A5378">
          <w:delInstrText xml:space="preserve"> </w:delInstrText>
        </w:r>
        <w:r w:rsidDel="005A5378">
          <w:fldChar w:fldCharType="separate"/>
        </w:r>
        <w:r w:rsidR="005663BE" w:rsidDel="005A5378">
          <w:delText>5</w:delText>
        </w:r>
        <w:r w:rsidDel="005A5378">
          <w:fldChar w:fldCharType="end"/>
        </w:r>
        <w:r w:rsidDel="005A5378">
          <w:delText>.</w:delText>
        </w:r>
        <w:r w:rsidDel="005A5378">
          <w:fldChar w:fldCharType="begin"/>
        </w:r>
        <w:r w:rsidDel="005A5378">
          <w:delInstrText xml:space="preserve"> SEQ Hình \* ARABIC \s 1 </w:delInstrText>
        </w:r>
        <w:r w:rsidDel="005A5378">
          <w:fldChar w:fldCharType="separate"/>
        </w:r>
        <w:r w:rsidR="005663BE" w:rsidDel="005A5378">
          <w:delText>6</w:delText>
        </w:r>
        <w:r w:rsidDel="005A5378">
          <w:fldChar w:fldCharType="end"/>
        </w:r>
        <w:r w:rsidRPr="00867247" w:rsidDel="005A5378">
          <w:delText xml:space="preserve"> Giao diện và các chức năng chính của ứng dụng Web hỗ trợ cơ quan nhà nước và phòng chống thiên tai.</w:delText>
        </w:r>
        <w:bookmarkStart w:id="2152" w:name="_Toc234068607"/>
        <w:bookmarkStart w:id="2153" w:name="_Toc234189855"/>
        <w:bookmarkStart w:id="2154" w:name="_Toc234190029"/>
        <w:bookmarkStart w:id="2155" w:name="_Toc234253289"/>
        <w:bookmarkEnd w:id="2152"/>
        <w:bookmarkEnd w:id="2153"/>
        <w:bookmarkEnd w:id="2154"/>
        <w:bookmarkEnd w:id="2155"/>
      </w:del>
    </w:p>
    <w:p w14:paraId="1000004A" w14:textId="5CF26111" w:rsidR="00867247" w:rsidDel="005A5378" w:rsidRDefault="00E65E46" w:rsidP="00867247">
      <w:pPr>
        <w:keepNext/>
        <w:jc w:val="center"/>
        <w:rPr>
          <w:del w:id="2156" w:author="ACER" w:date="2026-07-04T14:25:00Z"/>
        </w:rPr>
      </w:pPr>
      <w:del w:id="2157" w:author="ACER" w:date="2026-07-04T14:25:00Z">
        <w:r w:rsidDel="005A5378">
          <w:rPr>
            <w:lang w:val="en-US"/>
            <w14:ligatures w14:val="standardContextual"/>
          </w:rPr>
          <w:drawing>
            <wp:inline distT="0" distB="0" distL="0" distR="0" wp14:anchorId="5183246F" wp14:editId="595D23BC">
              <wp:extent cx="4468882" cy="6248400"/>
              <wp:effectExtent l="0" t="0" r="8255" b="0"/>
              <wp:docPr id="1205676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76602" name="Picture 12056766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88467" cy="6275783"/>
                      </a:xfrm>
                      <a:prstGeom prst="rect">
                        <a:avLst/>
                      </a:prstGeom>
                    </pic:spPr>
                  </pic:pic>
                </a:graphicData>
              </a:graphic>
            </wp:inline>
          </w:drawing>
        </w:r>
        <w:bookmarkStart w:id="2158" w:name="_Toc234068608"/>
        <w:bookmarkStart w:id="2159" w:name="_Toc234189856"/>
        <w:bookmarkStart w:id="2160" w:name="_Toc234190030"/>
        <w:bookmarkStart w:id="2161" w:name="_Toc234253290"/>
        <w:bookmarkEnd w:id="2158"/>
        <w:bookmarkEnd w:id="2159"/>
        <w:bookmarkEnd w:id="2160"/>
        <w:bookmarkEnd w:id="2161"/>
      </w:del>
    </w:p>
    <w:p w14:paraId="5ACF036C" w14:textId="05EFC1E0" w:rsidR="00E65E46" w:rsidDel="005A5378" w:rsidRDefault="00867247" w:rsidP="00867247">
      <w:pPr>
        <w:pStyle w:val="Caption"/>
        <w:rPr>
          <w:del w:id="2162" w:author="ACER" w:date="2026-07-04T14:25:00Z"/>
        </w:rPr>
      </w:pPr>
      <w:del w:id="2163" w:author="ACER" w:date="2026-07-04T14:25:00Z">
        <w:r w:rsidDel="005A5378">
          <w:delText xml:space="preserve">Hình </w:delText>
        </w:r>
        <w:r w:rsidDel="005A5378">
          <w:fldChar w:fldCharType="begin"/>
        </w:r>
        <w:r w:rsidDel="005A5378">
          <w:delInstrText xml:space="preserve"> </w:delInstrText>
        </w:r>
        <w:r w:rsidR="005663BE" w:rsidDel="005A5378">
          <w:delInstrText>SEQ chap \c</w:delInstrText>
        </w:r>
        <w:r w:rsidDel="005A5378">
          <w:delInstrText xml:space="preserve"> </w:delInstrText>
        </w:r>
        <w:r w:rsidDel="005A5378">
          <w:fldChar w:fldCharType="separate"/>
        </w:r>
        <w:r w:rsidR="005663BE" w:rsidDel="005A5378">
          <w:delText>5</w:delText>
        </w:r>
        <w:r w:rsidDel="005A5378">
          <w:fldChar w:fldCharType="end"/>
        </w:r>
        <w:r w:rsidDel="005A5378">
          <w:delText>.</w:delText>
        </w:r>
        <w:r w:rsidDel="005A5378">
          <w:fldChar w:fldCharType="begin"/>
        </w:r>
        <w:r w:rsidDel="005A5378">
          <w:delInstrText xml:space="preserve"> SEQ Hình \* ARABIC \s 1 </w:delInstrText>
        </w:r>
        <w:r w:rsidDel="005A5378">
          <w:fldChar w:fldCharType="separate"/>
        </w:r>
        <w:r w:rsidR="005663BE" w:rsidDel="005A5378">
          <w:delText>7</w:delText>
        </w:r>
        <w:r w:rsidDel="005A5378">
          <w:fldChar w:fldCharType="end"/>
        </w:r>
        <w:r w:rsidRPr="00867247" w:rsidDel="005A5378">
          <w:delText xml:space="preserve"> Quy trình xử lý ảnh AI YOLO Pose: phát hiện 3 điểm mốc → tính mức ngập → phân loại → cảnh báo.</w:delText>
        </w:r>
        <w:bookmarkStart w:id="2164" w:name="_Toc234068609"/>
        <w:bookmarkStart w:id="2165" w:name="_Toc234189857"/>
        <w:bookmarkStart w:id="2166" w:name="_Toc234190031"/>
        <w:bookmarkStart w:id="2167" w:name="_Toc234253291"/>
        <w:bookmarkEnd w:id="2164"/>
        <w:bookmarkEnd w:id="2165"/>
        <w:bookmarkEnd w:id="2166"/>
        <w:bookmarkEnd w:id="2167"/>
      </w:del>
    </w:p>
    <w:p w14:paraId="3F327B4F" w14:textId="02683E87" w:rsidR="00867247" w:rsidDel="005A5378" w:rsidRDefault="00AB4873" w:rsidP="00867247">
      <w:pPr>
        <w:keepNext/>
        <w:jc w:val="center"/>
        <w:rPr>
          <w:del w:id="2168" w:author="ACER" w:date="2026-07-04T14:25:00Z"/>
        </w:rPr>
      </w:pPr>
      <w:del w:id="2169" w:author="ACER" w:date="2026-07-04T14:25:00Z">
        <w:r w:rsidDel="005A5378">
          <w:rPr>
            <w:lang w:val="en-US"/>
            <w14:ligatures w14:val="standardContextual"/>
          </w:rPr>
          <w:drawing>
            <wp:inline distT="0" distB="0" distL="0" distR="0" wp14:anchorId="15EA7C7A" wp14:editId="6D400DCD">
              <wp:extent cx="2789948" cy="3940629"/>
              <wp:effectExtent l="0" t="0" r="0" b="3175"/>
              <wp:docPr id="1762665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5780" name="Picture 1762665780"/>
                      <pic:cNvPicPr/>
                    </pic:nvPicPr>
                    <pic:blipFill>
                      <a:blip r:embed="rId30">
                        <a:extLst>
                          <a:ext uri="{28A0092B-C50C-407E-A947-70E740481C1C}">
                            <a14:useLocalDpi xmlns:a14="http://schemas.microsoft.com/office/drawing/2010/main" val="0"/>
                          </a:ext>
                        </a:extLst>
                      </a:blip>
                      <a:stretch>
                        <a:fillRect/>
                      </a:stretch>
                    </pic:blipFill>
                    <pic:spPr>
                      <a:xfrm>
                        <a:off x="0" y="0"/>
                        <a:ext cx="2803930" cy="3960378"/>
                      </a:xfrm>
                      <a:prstGeom prst="rect">
                        <a:avLst/>
                      </a:prstGeom>
                    </pic:spPr>
                  </pic:pic>
                </a:graphicData>
              </a:graphic>
            </wp:inline>
          </w:drawing>
        </w:r>
        <w:bookmarkStart w:id="2170" w:name="_Toc234068610"/>
        <w:bookmarkStart w:id="2171" w:name="_Toc234189858"/>
        <w:bookmarkStart w:id="2172" w:name="_Toc234190032"/>
        <w:bookmarkStart w:id="2173" w:name="_Toc234253292"/>
        <w:bookmarkEnd w:id="2170"/>
        <w:bookmarkEnd w:id="2171"/>
        <w:bookmarkEnd w:id="2172"/>
        <w:bookmarkEnd w:id="2173"/>
      </w:del>
    </w:p>
    <w:p w14:paraId="517F3645" w14:textId="75CEB621" w:rsidR="00E65E46" w:rsidDel="005A5378" w:rsidRDefault="00867247" w:rsidP="00867247">
      <w:pPr>
        <w:pStyle w:val="Caption"/>
        <w:rPr>
          <w:del w:id="2174" w:author="ACER" w:date="2026-07-04T14:25:00Z"/>
        </w:rPr>
      </w:pPr>
      <w:del w:id="2175" w:author="ACER" w:date="2026-07-04T14:25:00Z">
        <w:r w:rsidDel="005A5378">
          <w:delText xml:space="preserve">Hình </w:delText>
        </w:r>
        <w:r w:rsidDel="005A5378">
          <w:fldChar w:fldCharType="begin"/>
        </w:r>
        <w:r w:rsidDel="005A5378">
          <w:delInstrText xml:space="preserve"> </w:delInstrText>
        </w:r>
        <w:r w:rsidR="005663BE" w:rsidDel="005A5378">
          <w:delInstrText>SEQ chap \c</w:delInstrText>
        </w:r>
        <w:r w:rsidDel="005A5378">
          <w:delInstrText xml:space="preserve"> </w:delInstrText>
        </w:r>
        <w:r w:rsidDel="005A5378">
          <w:fldChar w:fldCharType="separate"/>
        </w:r>
        <w:r w:rsidR="005663BE" w:rsidDel="005A5378">
          <w:delText>5</w:delText>
        </w:r>
        <w:r w:rsidDel="005A5378">
          <w:fldChar w:fldCharType="end"/>
        </w:r>
        <w:r w:rsidDel="005A5378">
          <w:delText>.</w:delText>
        </w:r>
        <w:r w:rsidDel="005A5378">
          <w:fldChar w:fldCharType="begin"/>
        </w:r>
        <w:r w:rsidDel="005A5378">
          <w:delInstrText xml:space="preserve"> SEQ Hình \* ARABIC \s 1 </w:delInstrText>
        </w:r>
        <w:r w:rsidDel="005A5378">
          <w:fldChar w:fldCharType="separate"/>
        </w:r>
        <w:r w:rsidR="005663BE" w:rsidDel="005A5378">
          <w:delText>8</w:delText>
        </w:r>
        <w:r w:rsidDel="005A5378">
          <w:fldChar w:fldCharType="end"/>
        </w:r>
        <w:r w:rsidRPr="00867247" w:rsidDel="005A5378">
          <w:delText xml:space="preserve"> Ứng dụng di động: bản đồ thời gian thực và cảnh báo tiếp cận, hỗ trợ cứu hộ cứu nạn.</w:delText>
        </w:r>
        <w:bookmarkStart w:id="2176" w:name="_Toc234068611"/>
        <w:bookmarkStart w:id="2177" w:name="_Toc234189859"/>
        <w:bookmarkStart w:id="2178" w:name="_Toc234190033"/>
        <w:bookmarkStart w:id="2179" w:name="_Toc234253293"/>
        <w:bookmarkEnd w:id="2176"/>
        <w:bookmarkEnd w:id="2177"/>
        <w:bookmarkEnd w:id="2178"/>
        <w:bookmarkEnd w:id="2179"/>
      </w:del>
    </w:p>
    <w:p w14:paraId="7EF91FE6" w14:textId="41DDC1E7" w:rsidR="00AB4873" w:rsidRDefault="00207FB8" w:rsidP="00AB4873">
      <w:pPr>
        <w:pStyle w:val="Heading2"/>
      </w:pPr>
      <w:bookmarkStart w:id="2180" w:name="_Toc234253294"/>
      <w:ins w:id="2181" w:author="ACER" w:date="2026-07-06T00:11:00Z">
        <w:r>
          <w:t>Kết quả vận hành bộ máy dự báo</w:t>
        </w:r>
        <w:bookmarkEnd w:id="2180"/>
        <w:r>
          <w:t xml:space="preserve"> </w:t>
        </w:r>
      </w:ins>
      <w:del w:id="2182" w:author="ACER" w:date="2026-07-06T00:11:00Z">
        <w:r w:rsidR="00AB4873" w:rsidDel="00207FB8">
          <w:delText>Đánh giá, so sánh và khả năng áp dụng</w:delText>
        </w:r>
      </w:del>
    </w:p>
    <w:p w14:paraId="3649C8C5" w14:textId="1B7B81D0" w:rsidR="00AB4873" w:rsidDel="0070592F" w:rsidRDefault="00AB4873" w:rsidP="00AB4873">
      <w:pPr>
        <w:rPr>
          <w:del w:id="2183" w:author="ACER" w:date="2026-07-06T00:11:00Z"/>
        </w:rPr>
      </w:pPr>
      <w:del w:id="2184" w:author="ACER" w:date="2026-07-06T00:11:00Z">
        <w:r w:rsidDel="0070592F">
          <w:delText>Điểm mạnh cốt lõi của đề tài là sự kết hợp giữa một tập dữ liệu vận hành đa năm trong thế giới thực với một phép so sánh tương đương dưới cùng các kiểu chia tách dữ liệu và thước đo đánh giá. So với các nghiên cứu trước tại lưu vực (chủ yếu dừng ở mô hình đơn hoặc mô phỏng vật lý ngoại tuyến), đề tài tiến xa hơn khi tích hợp cả hai mô hình vào một hệ thống hỗ trợ ra quyết định vận hành thực tế. Một số hạn chế cần lưu ý: (i) phần so sánh chi tiết tập trung vào một hồ, và các con số kỹ năng biến động đáng kể trên toàn lưu vực (NSE 0,45–0,89); (ii) mô hình LSTM có xu hướng quá khớp sau một số epoch nhất định, đòi hỏi dừng sớm hoặc chính quy hóa mạnh hơn; (iii) lượng mưa dự báo hiện mang tính dự phòng, chưa phải đặc trưng bắt buộc từ mô hình dự báo thời tiết số trị; (iv) ARIMAX hiện mới áp dụng cho hồ Sông Tranh 2; (v) mạng trạm đo mưa còn thưa, hạn chế độ chính xác biến mưa ngoại sinh.</w:delText>
        </w:r>
      </w:del>
    </w:p>
    <w:p w14:paraId="2BE798DB" w14:textId="77777777" w:rsidR="0070592F" w:rsidRDefault="0070592F" w:rsidP="0070592F">
      <w:pPr>
        <w:ind w:firstLine="567"/>
        <w:rPr>
          <w:ins w:id="2185" w:author="ACER" w:date="2026-07-06T00:11:00Z"/>
        </w:rPr>
      </w:pPr>
      <w:ins w:id="2186" w:author="ACER" w:date="2026-07-06T00:11:00Z">
        <w:r>
          <w:t>Phần này tóm tắt ngắn gọn hiệu năng của bộ máy dự báo — nguồn dữ liệu nền cho các cảnh báo của hệ thống. Mô hình ARIMAX đạt độ chính xác rất cao ở dự báo ngắn hạn (NSE ≈ 0,96 — 0,97 ở mốc 1 giờ), giảm dần theo thời gian dự báo trước (Bảng 5). Mô hình LSTM toàn cục, được huấn luyện trên khoảng 197.000 mẫu theo giờ trải rộng trên 16 hồ, đạt NSE trung bình toàn lưu vực khoảng 0,63 — 0,70, với nhiều hồ đạt mức tốt đến rất tốt (Đắk Mi 4: 0,868; Sông Tranh 3: 0,856; Sông Bung 2: 0,839; A Vương: 0,804).</w:t>
        </w:r>
      </w:ins>
    </w:p>
    <w:p w14:paraId="6EDFC4F9" w14:textId="6CC3C4D9" w:rsidR="0070592F" w:rsidRDefault="00795D9A" w:rsidP="00795D9A">
      <w:pPr>
        <w:pStyle w:val="Caption"/>
        <w:rPr>
          <w:ins w:id="2187" w:author="ACER" w:date="2026-07-06T00:11:00Z"/>
        </w:rPr>
      </w:pPr>
      <w:bookmarkStart w:id="2188" w:name="_Toc234253485"/>
      <w:r>
        <w:t xml:space="preserve">Bảng </w:t>
      </w:r>
      <w:r>
        <w:fldChar w:fldCharType="begin"/>
      </w:r>
      <w:r>
        <w:instrText xml:space="preserve"> SEQ Bảng \* ARABIC </w:instrText>
      </w:r>
      <w:r>
        <w:fldChar w:fldCharType="separate"/>
      </w:r>
      <w:r>
        <w:t>6</w:t>
      </w:r>
      <w:r>
        <w:fldChar w:fldCharType="end"/>
      </w:r>
      <w:r w:rsidRPr="00E12779">
        <w:t>.</w:t>
      </w:r>
      <w:bookmarkStart w:id="2189" w:name="_Toc234182144"/>
      <w:ins w:id="2190" w:author="ACER" w:date="2026-07-06T00:11:00Z">
        <w:r w:rsidR="0070592F">
          <w:t>Chỉ số đánh giá mô hình ARIMAX theo thời gian dự báo trước (hồ Sông Tranh 2).</w:t>
        </w:r>
        <w:bookmarkEnd w:id="2188"/>
        <w:bookmarkEnd w:id="2189"/>
      </w:ins>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2191" w:author="ACER" w:date="2026-07-06T15:56:00Z">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400"/>
        <w:gridCol w:w="1700"/>
        <w:gridCol w:w="1600"/>
        <w:gridCol w:w="1600"/>
        <w:gridCol w:w="1700"/>
        <w:tblGridChange w:id="2192">
          <w:tblGrid>
            <w:gridCol w:w="2400"/>
            <w:gridCol w:w="1700"/>
            <w:gridCol w:w="1600"/>
            <w:gridCol w:w="1600"/>
            <w:gridCol w:w="1700"/>
          </w:tblGrid>
        </w:tblGridChange>
      </w:tblGrid>
      <w:tr w:rsidR="0070592F" w:rsidRPr="0070592F" w14:paraId="7E153246" w14:textId="77777777" w:rsidTr="009D794F">
        <w:trPr>
          <w:tblHeader/>
          <w:jc w:val="center"/>
          <w:ins w:id="2193" w:author="ACER" w:date="2026-07-06T00:11:00Z"/>
          <w:trPrChange w:id="2194" w:author="ACER" w:date="2026-07-06T15:56:00Z">
            <w:trPr>
              <w:tblHeader/>
            </w:trPr>
          </w:trPrChange>
        </w:trPr>
        <w:tc>
          <w:tcPr>
            <w:tcW w:w="24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195" w:author="ACER" w:date="2026-07-06T15:56:00Z">
              <w:tcPr>
                <w:tcW w:w="24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1994863C" w14:textId="77777777" w:rsidR="0070592F" w:rsidRPr="00E12779" w:rsidRDefault="0070592F">
            <w:pPr>
              <w:pStyle w:val="TableText"/>
              <w:jc w:val="center"/>
              <w:rPr>
                <w:ins w:id="2196" w:author="ACER" w:date="2026-07-06T00:11:00Z"/>
                <w:color w:val="000000" w:themeColor="text1"/>
                <w:sz w:val="24"/>
                <w:szCs w:val="24"/>
                <w:lang w:val="vi-VN"/>
                <w:rPrChange w:id="2197" w:author="ACER" w:date="2026-07-06T00:12:00Z">
                  <w:rPr>
                    <w:ins w:id="2198" w:author="ACER" w:date="2026-07-06T00:11:00Z"/>
                  </w:rPr>
                </w:rPrChange>
              </w:rPr>
            </w:pPr>
            <w:ins w:id="2199" w:author="ACER" w:date="2026-07-06T00:11:00Z">
              <w:r w:rsidRPr="00E12779">
                <w:rPr>
                  <w:b/>
                  <w:bCs/>
                  <w:color w:val="000000" w:themeColor="text1"/>
                  <w:sz w:val="24"/>
                  <w:szCs w:val="24"/>
                  <w:lang w:val="vi-VN"/>
                  <w:rPrChange w:id="2200" w:author="ACER" w:date="2026-07-06T00:12:00Z">
                    <w:rPr>
                      <w:b/>
                      <w:bCs/>
                      <w:color w:val="1F3864"/>
                    </w:rPr>
                  </w:rPrChange>
                </w:rPr>
                <w:t>Thời gian dự báo trước</w:t>
              </w:r>
            </w:ins>
          </w:p>
        </w:tc>
        <w:tc>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201" w:author="ACER" w:date="2026-07-06T15:56:00Z">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71EE7659" w14:textId="77777777" w:rsidR="0070592F" w:rsidRPr="0070592F" w:rsidRDefault="0070592F" w:rsidP="00EB4592">
            <w:pPr>
              <w:pStyle w:val="TableText"/>
              <w:jc w:val="center"/>
              <w:rPr>
                <w:ins w:id="2202" w:author="ACER" w:date="2026-07-06T00:11:00Z"/>
                <w:color w:val="000000" w:themeColor="text1"/>
                <w:sz w:val="24"/>
                <w:szCs w:val="24"/>
                <w:rPrChange w:id="2203" w:author="ACER" w:date="2026-07-06T00:12:00Z">
                  <w:rPr>
                    <w:ins w:id="2204" w:author="ACER" w:date="2026-07-06T00:11:00Z"/>
                  </w:rPr>
                </w:rPrChange>
              </w:rPr>
            </w:pPr>
            <w:ins w:id="2205" w:author="ACER" w:date="2026-07-06T00:11:00Z">
              <w:r w:rsidRPr="0070592F">
                <w:rPr>
                  <w:b/>
                  <w:bCs/>
                  <w:color w:val="000000" w:themeColor="text1"/>
                  <w:sz w:val="24"/>
                  <w:szCs w:val="24"/>
                  <w:rPrChange w:id="2206" w:author="ACER" w:date="2026-07-06T00:12:00Z">
                    <w:rPr>
                      <w:b/>
                      <w:bCs/>
                      <w:color w:val="1F3864"/>
                    </w:rPr>
                  </w:rPrChange>
                </w:rPr>
                <w:t>RMSE (m³/s)</w:t>
              </w:r>
            </w:ins>
          </w:p>
        </w:tc>
        <w:tc>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207" w:author="ACER" w:date="2026-07-06T15:56:00Z">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643F2A44" w14:textId="77777777" w:rsidR="0070592F" w:rsidRPr="0070592F" w:rsidRDefault="0070592F" w:rsidP="00EB4592">
            <w:pPr>
              <w:pStyle w:val="TableText"/>
              <w:jc w:val="center"/>
              <w:rPr>
                <w:ins w:id="2208" w:author="ACER" w:date="2026-07-06T00:11:00Z"/>
                <w:color w:val="000000" w:themeColor="text1"/>
                <w:sz w:val="24"/>
                <w:szCs w:val="24"/>
                <w:rPrChange w:id="2209" w:author="ACER" w:date="2026-07-06T00:12:00Z">
                  <w:rPr>
                    <w:ins w:id="2210" w:author="ACER" w:date="2026-07-06T00:11:00Z"/>
                  </w:rPr>
                </w:rPrChange>
              </w:rPr>
            </w:pPr>
            <w:ins w:id="2211" w:author="ACER" w:date="2026-07-06T00:11:00Z">
              <w:r w:rsidRPr="0070592F">
                <w:rPr>
                  <w:b/>
                  <w:bCs/>
                  <w:color w:val="000000" w:themeColor="text1"/>
                  <w:sz w:val="24"/>
                  <w:szCs w:val="24"/>
                  <w:rPrChange w:id="2212" w:author="ACER" w:date="2026-07-06T00:12:00Z">
                    <w:rPr>
                      <w:b/>
                      <w:bCs/>
                      <w:color w:val="1F3864"/>
                    </w:rPr>
                  </w:rPrChange>
                </w:rPr>
                <w:t>MAE (m³/s)</w:t>
              </w:r>
            </w:ins>
          </w:p>
        </w:tc>
        <w:tc>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213" w:author="ACER" w:date="2026-07-06T15:56:00Z">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66456F4F" w14:textId="77777777" w:rsidR="0070592F" w:rsidRPr="0070592F" w:rsidRDefault="0070592F" w:rsidP="00EB4592">
            <w:pPr>
              <w:pStyle w:val="TableText"/>
              <w:jc w:val="center"/>
              <w:rPr>
                <w:ins w:id="2214" w:author="ACER" w:date="2026-07-06T00:11:00Z"/>
                <w:color w:val="000000" w:themeColor="text1"/>
                <w:sz w:val="24"/>
                <w:szCs w:val="24"/>
                <w:rPrChange w:id="2215" w:author="ACER" w:date="2026-07-06T00:12:00Z">
                  <w:rPr>
                    <w:ins w:id="2216" w:author="ACER" w:date="2026-07-06T00:11:00Z"/>
                  </w:rPr>
                </w:rPrChange>
              </w:rPr>
            </w:pPr>
            <w:ins w:id="2217" w:author="ACER" w:date="2026-07-06T00:11:00Z">
              <w:r w:rsidRPr="0070592F">
                <w:rPr>
                  <w:b/>
                  <w:bCs/>
                  <w:color w:val="000000" w:themeColor="text1"/>
                  <w:sz w:val="24"/>
                  <w:szCs w:val="24"/>
                  <w:rPrChange w:id="2218" w:author="ACER" w:date="2026-07-06T00:12:00Z">
                    <w:rPr>
                      <w:b/>
                      <w:bCs/>
                      <w:color w:val="1F3864"/>
                    </w:rPr>
                  </w:rPrChange>
                </w:rPr>
                <w:t>NSE</w:t>
              </w:r>
            </w:ins>
          </w:p>
        </w:tc>
        <w:tc>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219" w:author="ACER" w:date="2026-07-06T15:56:00Z">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10CC062A" w14:textId="77777777" w:rsidR="0070592F" w:rsidRPr="0070592F" w:rsidRDefault="0070592F" w:rsidP="00EB4592">
            <w:pPr>
              <w:pStyle w:val="TableText"/>
              <w:jc w:val="center"/>
              <w:rPr>
                <w:ins w:id="2220" w:author="ACER" w:date="2026-07-06T00:11:00Z"/>
                <w:color w:val="000000" w:themeColor="text1"/>
                <w:sz w:val="24"/>
                <w:szCs w:val="24"/>
                <w:rPrChange w:id="2221" w:author="ACER" w:date="2026-07-06T00:12:00Z">
                  <w:rPr>
                    <w:ins w:id="2222" w:author="ACER" w:date="2026-07-06T00:11:00Z"/>
                  </w:rPr>
                </w:rPrChange>
              </w:rPr>
            </w:pPr>
            <w:ins w:id="2223" w:author="ACER" w:date="2026-07-06T00:11:00Z">
              <w:r w:rsidRPr="0070592F">
                <w:rPr>
                  <w:b/>
                  <w:bCs/>
                  <w:color w:val="000000" w:themeColor="text1"/>
                  <w:sz w:val="24"/>
                  <w:szCs w:val="24"/>
                  <w:rPrChange w:id="2224" w:author="ACER" w:date="2026-07-06T00:12:00Z">
                    <w:rPr>
                      <w:b/>
                      <w:bCs/>
                      <w:color w:val="1F3864"/>
                    </w:rPr>
                  </w:rPrChange>
                </w:rPr>
                <w:t>MAPE (%)</w:t>
              </w:r>
            </w:ins>
          </w:p>
        </w:tc>
      </w:tr>
      <w:tr w:rsidR="0070592F" w:rsidRPr="0070592F" w14:paraId="51EB91E8" w14:textId="77777777" w:rsidTr="009D794F">
        <w:trPr>
          <w:jc w:val="center"/>
          <w:ins w:id="2225" w:author="ACER" w:date="2026-07-06T00:11:00Z"/>
        </w:trPr>
        <w:tc>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26" w:author="ACER" w:date="2026-07-06T15:56:00Z">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E36B067" w14:textId="77777777" w:rsidR="0070592F" w:rsidRPr="0070592F" w:rsidRDefault="0070592F">
            <w:pPr>
              <w:pStyle w:val="TableText"/>
              <w:jc w:val="center"/>
              <w:rPr>
                <w:ins w:id="2227" w:author="ACER" w:date="2026-07-06T00:11:00Z"/>
                <w:color w:val="000000" w:themeColor="text1"/>
                <w:sz w:val="24"/>
                <w:szCs w:val="24"/>
                <w:rPrChange w:id="2228" w:author="ACER" w:date="2026-07-06T00:12:00Z">
                  <w:rPr>
                    <w:ins w:id="2229" w:author="ACER" w:date="2026-07-06T00:11:00Z"/>
                  </w:rPr>
                </w:rPrChange>
              </w:rPr>
              <w:pPrChange w:id="2230" w:author="ACER" w:date="2026-07-06T15:56:00Z">
                <w:pPr>
                  <w:pStyle w:val="TableText"/>
                </w:pPr>
              </w:pPrChange>
            </w:pPr>
            <w:ins w:id="2231" w:author="ACER" w:date="2026-07-06T00:11:00Z">
              <w:r w:rsidRPr="0070592F">
                <w:rPr>
                  <w:color w:val="000000" w:themeColor="text1"/>
                  <w:sz w:val="24"/>
                  <w:szCs w:val="24"/>
                  <w:rPrChange w:id="2232" w:author="ACER" w:date="2026-07-06T00:12:00Z">
                    <w:rPr/>
                  </w:rPrChange>
                </w:rPr>
                <w:t>1 giờ</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33"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31A1464" w14:textId="77777777" w:rsidR="0070592F" w:rsidRPr="0070592F" w:rsidRDefault="0070592F" w:rsidP="00EB4592">
            <w:pPr>
              <w:pStyle w:val="TableText"/>
              <w:jc w:val="center"/>
              <w:rPr>
                <w:ins w:id="2234" w:author="ACER" w:date="2026-07-06T00:11:00Z"/>
                <w:color w:val="000000" w:themeColor="text1"/>
                <w:sz w:val="24"/>
                <w:szCs w:val="24"/>
                <w:rPrChange w:id="2235" w:author="ACER" w:date="2026-07-06T00:12:00Z">
                  <w:rPr>
                    <w:ins w:id="2236" w:author="ACER" w:date="2026-07-06T00:11:00Z"/>
                  </w:rPr>
                </w:rPrChange>
              </w:rPr>
            </w:pPr>
            <w:ins w:id="2237" w:author="ACER" w:date="2026-07-06T00:11:00Z">
              <w:r w:rsidRPr="0070592F">
                <w:rPr>
                  <w:color w:val="000000" w:themeColor="text1"/>
                  <w:sz w:val="24"/>
                  <w:szCs w:val="24"/>
                  <w:rPrChange w:id="2238" w:author="ACER" w:date="2026-07-06T00:12:00Z">
                    <w:rPr/>
                  </w:rPrChange>
                </w:rPr>
                <w:t>100,2</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39"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A8D2A46" w14:textId="77777777" w:rsidR="0070592F" w:rsidRPr="0070592F" w:rsidRDefault="0070592F" w:rsidP="00EB4592">
            <w:pPr>
              <w:pStyle w:val="TableText"/>
              <w:jc w:val="center"/>
              <w:rPr>
                <w:ins w:id="2240" w:author="ACER" w:date="2026-07-06T00:11:00Z"/>
                <w:color w:val="000000" w:themeColor="text1"/>
                <w:sz w:val="24"/>
                <w:szCs w:val="24"/>
                <w:rPrChange w:id="2241" w:author="ACER" w:date="2026-07-06T00:12:00Z">
                  <w:rPr>
                    <w:ins w:id="2242" w:author="ACER" w:date="2026-07-06T00:11:00Z"/>
                  </w:rPr>
                </w:rPrChange>
              </w:rPr>
            </w:pPr>
            <w:ins w:id="2243" w:author="ACER" w:date="2026-07-06T00:11:00Z">
              <w:r w:rsidRPr="0070592F">
                <w:rPr>
                  <w:color w:val="000000" w:themeColor="text1"/>
                  <w:sz w:val="24"/>
                  <w:szCs w:val="24"/>
                  <w:rPrChange w:id="2244" w:author="ACER" w:date="2026-07-06T00:12:00Z">
                    <w:rPr/>
                  </w:rPrChange>
                </w:rPr>
                <w:t>41,9</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45"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49BB97E" w14:textId="77777777" w:rsidR="0070592F" w:rsidRPr="0070592F" w:rsidRDefault="0070592F" w:rsidP="00EB4592">
            <w:pPr>
              <w:pStyle w:val="TableText"/>
              <w:jc w:val="center"/>
              <w:rPr>
                <w:ins w:id="2246" w:author="ACER" w:date="2026-07-06T00:11:00Z"/>
                <w:color w:val="000000" w:themeColor="text1"/>
                <w:sz w:val="24"/>
                <w:szCs w:val="24"/>
                <w:rPrChange w:id="2247" w:author="ACER" w:date="2026-07-06T00:12:00Z">
                  <w:rPr>
                    <w:ins w:id="2248" w:author="ACER" w:date="2026-07-06T00:11:00Z"/>
                  </w:rPr>
                </w:rPrChange>
              </w:rPr>
            </w:pPr>
            <w:ins w:id="2249" w:author="ACER" w:date="2026-07-06T00:11:00Z">
              <w:r w:rsidRPr="0070592F">
                <w:rPr>
                  <w:color w:val="000000" w:themeColor="text1"/>
                  <w:sz w:val="24"/>
                  <w:szCs w:val="24"/>
                  <w:rPrChange w:id="2250" w:author="ACER" w:date="2026-07-06T00:12:00Z">
                    <w:rPr/>
                  </w:rPrChange>
                </w:rPr>
                <w:t>0,961</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51"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527C634" w14:textId="77777777" w:rsidR="0070592F" w:rsidRPr="0070592F" w:rsidRDefault="0070592F" w:rsidP="00EB4592">
            <w:pPr>
              <w:pStyle w:val="TableText"/>
              <w:jc w:val="center"/>
              <w:rPr>
                <w:ins w:id="2252" w:author="ACER" w:date="2026-07-06T00:11:00Z"/>
                <w:color w:val="000000" w:themeColor="text1"/>
                <w:sz w:val="24"/>
                <w:szCs w:val="24"/>
                <w:rPrChange w:id="2253" w:author="ACER" w:date="2026-07-06T00:12:00Z">
                  <w:rPr>
                    <w:ins w:id="2254" w:author="ACER" w:date="2026-07-06T00:11:00Z"/>
                  </w:rPr>
                </w:rPrChange>
              </w:rPr>
            </w:pPr>
            <w:ins w:id="2255" w:author="ACER" w:date="2026-07-06T00:11:00Z">
              <w:r w:rsidRPr="0070592F">
                <w:rPr>
                  <w:color w:val="000000" w:themeColor="text1"/>
                  <w:sz w:val="24"/>
                  <w:szCs w:val="24"/>
                  <w:rPrChange w:id="2256" w:author="ACER" w:date="2026-07-06T00:12:00Z">
                    <w:rPr/>
                  </w:rPrChange>
                </w:rPr>
                <w:t>25,4</w:t>
              </w:r>
            </w:ins>
          </w:p>
        </w:tc>
      </w:tr>
      <w:tr w:rsidR="0070592F" w:rsidRPr="0070592F" w14:paraId="769574B2" w14:textId="77777777" w:rsidTr="009D794F">
        <w:trPr>
          <w:jc w:val="center"/>
          <w:ins w:id="2257" w:author="ACER" w:date="2026-07-06T00:11:00Z"/>
        </w:trPr>
        <w:tc>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58" w:author="ACER" w:date="2026-07-06T15:56:00Z">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5494307" w14:textId="77777777" w:rsidR="0070592F" w:rsidRPr="0070592F" w:rsidRDefault="0070592F">
            <w:pPr>
              <w:pStyle w:val="TableText"/>
              <w:jc w:val="center"/>
              <w:rPr>
                <w:ins w:id="2259" w:author="ACER" w:date="2026-07-06T00:11:00Z"/>
                <w:color w:val="000000" w:themeColor="text1"/>
                <w:sz w:val="24"/>
                <w:szCs w:val="24"/>
                <w:rPrChange w:id="2260" w:author="ACER" w:date="2026-07-06T00:12:00Z">
                  <w:rPr>
                    <w:ins w:id="2261" w:author="ACER" w:date="2026-07-06T00:11:00Z"/>
                  </w:rPr>
                </w:rPrChange>
              </w:rPr>
              <w:pPrChange w:id="2262" w:author="ACER" w:date="2026-07-06T15:56:00Z">
                <w:pPr>
                  <w:pStyle w:val="TableText"/>
                </w:pPr>
              </w:pPrChange>
            </w:pPr>
            <w:ins w:id="2263" w:author="ACER" w:date="2026-07-06T00:11:00Z">
              <w:r w:rsidRPr="0070592F">
                <w:rPr>
                  <w:color w:val="000000" w:themeColor="text1"/>
                  <w:sz w:val="24"/>
                  <w:szCs w:val="24"/>
                  <w:rPrChange w:id="2264" w:author="ACER" w:date="2026-07-06T00:12:00Z">
                    <w:rPr/>
                  </w:rPrChange>
                </w:rPr>
                <w:t>3 giờ</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65"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69D43E6" w14:textId="77777777" w:rsidR="0070592F" w:rsidRPr="0070592F" w:rsidRDefault="0070592F" w:rsidP="00EB4592">
            <w:pPr>
              <w:pStyle w:val="TableText"/>
              <w:jc w:val="center"/>
              <w:rPr>
                <w:ins w:id="2266" w:author="ACER" w:date="2026-07-06T00:11:00Z"/>
                <w:color w:val="000000" w:themeColor="text1"/>
                <w:sz w:val="24"/>
                <w:szCs w:val="24"/>
                <w:rPrChange w:id="2267" w:author="ACER" w:date="2026-07-06T00:12:00Z">
                  <w:rPr>
                    <w:ins w:id="2268" w:author="ACER" w:date="2026-07-06T00:11:00Z"/>
                  </w:rPr>
                </w:rPrChange>
              </w:rPr>
            </w:pPr>
            <w:ins w:id="2269" w:author="ACER" w:date="2026-07-06T00:11:00Z">
              <w:r w:rsidRPr="0070592F">
                <w:rPr>
                  <w:color w:val="000000" w:themeColor="text1"/>
                  <w:sz w:val="24"/>
                  <w:szCs w:val="24"/>
                  <w:rPrChange w:id="2270" w:author="ACER" w:date="2026-07-06T00:12:00Z">
                    <w:rPr/>
                  </w:rPrChange>
                </w:rPr>
                <w:t>174,5</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71"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A42BF07" w14:textId="77777777" w:rsidR="0070592F" w:rsidRPr="0070592F" w:rsidRDefault="0070592F" w:rsidP="00EB4592">
            <w:pPr>
              <w:pStyle w:val="TableText"/>
              <w:jc w:val="center"/>
              <w:rPr>
                <w:ins w:id="2272" w:author="ACER" w:date="2026-07-06T00:11:00Z"/>
                <w:color w:val="000000" w:themeColor="text1"/>
                <w:sz w:val="24"/>
                <w:szCs w:val="24"/>
                <w:rPrChange w:id="2273" w:author="ACER" w:date="2026-07-06T00:12:00Z">
                  <w:rPr>
                    <w:ins w:id="2274" w:author="ACER" w:date="2026-07-06T00:11:00Z"/>
                  </w:rPr>
                </w:rPrChange>
              </w:rPr>
            </w:pPr>
            <w:ins w:id="2275" w:author="ACER" w:date="2026-07-06T00:11:00Z">
              <w:r w:rsidRPr="0070592F">
                <w:rPr>
                  <w:color w:val="000000" w:themeColor="text1"/>
                  <w:sz w:val="24"/>
                  <w:szCs w:val="24"/>
                  <w:rPrChange w:id="2276" w:author="ACER" w:date="2026-07-06T00:12:00Z">
                    <w:rPr/>
                  </w:rPrChange>
                </w:rPr>
                <w:t>66,8</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77"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DA71562" w14:textId="77777777" w:rsidR="0070592F" w:rsidRPr="0070592F" w:rsidRDefault="0070592F" w:rsidP="00EB4592">
            <w:pPr>
              <w:pStyle w:val="TableText"/>
              <w:jc w:val="center"/>
              <w:rPr>
                <w:ins w:id="2278" w:author="ACER" w:date="2026-07-06T00:11:00Z"/>
                <w:color w:val="000000" w:themeColor="text1"/>
                <w:sz w:val="24"/>
                <w:szCs w:val="24"/>
                <w:rPrChange w:id="2279" w:author="ACER" w:date="2026-07-06T00:12:00Z">
                  <w:rPr>
                    <w:ins w:id="2280" w:author="ACER" w:date="2026-07-06T00:11:00Z"/>
                  </w:rPr>
                </w:rPrChange>
              </w:rPr>
            </w:pPr>
            <w:ins w:id="2281" w:author="ACER" w:date="2026-07-06T00:11:00Z">
              <w:r w:rsidRPr="0070592F">
                <w:rPr>
                  <w:color w:val="000000" w:themeColor="text1"/>
                  <w:sz w:val="24"/>
                  <w:szCs w:val="24"/>
                  <w:rPrChange w:id="2282" w:author="ACER" w:date="2026-07-06T00:12:00Z">
                    <w:rPr/>
                  </w:rPrChange>
                </w:rPr>
                <w:t>0,882</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83"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DEC2006" w14:textId="77777777" w:rsidR="0070592F" w:rsidRPr="0070592F" w:rsidRDefault="0070592F" w:rsidP="00EB4592">
            <w:pPr>
              <w:pStyle w:val="TableText"/>
              <w:jc w:val="center"/>
              <w:rPr>
                <w:ins w:id="2284" w:author="ACER" w:date="2026-07-06T00:11:00Z"/>
                <w:color w:val="000000" w:themeColor="text1"/>
                <w:sz w:val="24"/>
                <w:szCs w:val="24"/>
                <w:rPrChange w:id="2285" w:author="ACER" w:date="2026-07-06T00:12:00Z">
                  <w:rPr>
                    <w:ins w:id="2286" w:author="ACER" w:date="2026-07-06T00:11:00Z"/>
                  </w:rPr>
                </w:rPrChange>
              </w:rPr>
            </w:pPr>
            <w:ins w:id="2287" w:author="ACER" w:date="2026-07-06T00:11:00Z">
              <w:r w:rsidRPr="0070592F">
                <w:rPr>
                  <w:color w:val="000000" w:themeColor="text1"/>
                  <w:sz w:val="24"/>
                  <w:szCs w:val="24"/>
                  <w:rPrChange w:id="2288" w:author="ACER" w:date="2026-07-06T00:12:00Z">
                    <w:rPr/>
                  </w:rPrChange>
                </w:rPr>
                <w:t>32,7</w:t>
              </w:r>
            </w:ins>
          </w:p>
        </w:tc>
      </w:tr>
      <w:tr w:rsidR="0070592F" w:rsidRPr="0070592F" w14:paraId="3CA7521A" w14:textId="77777777" w:rsidTr="009D794F">
        <w:trPr>
          <w:jc w:val="center"/>
          <w:ins w:id="2289" w:author="ACER" w:date="2026-07-06T00:11:00Z"/>
        </w:trPr>
        <w:tc>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90" w:author="ACER" w:date="2026-07-06T15:56:00Z">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EAACDCB" w14:textId="77777777" w:rsidR="0070592F" w:rsidRPr="0070592F" w:rsidRDefault="0070592F">
            <w:pPr>
              <w:pStyle w:val="TableText"/>
              <w:jc w:val="center"/>
              <w:rPr>
                <w:ins w:id="2291" w:author="ACER" w:date="2026-07-06T00:11:00Z"/>
                <w:color w:val="000000" w:themeColor="text1"/>
                <w:sz w:val="24"/>
                <w:szCs w:val="24"/>
                <w:rPrChange w:id="2292" w:author="ACER" w:date="2026-07-06T00:12:00Z">
                  <w:rPr>
                    <w:ins w:id="2293" w:author="ACER" w:date="2026-07-06T00:11:00Z"/>
                  </w:rPr>
                </w:rPrChange>
              </w:rPr>
              <w:pPrChange w:id="2294" w:author="ACER" w:date="2026-07-06T15:56:00Z">
                <w:pPr>
                  <w:pStyle w:val="TableText"/>
                </w:pPr>
              </w:pPrChange>
            </w:pPr>
            <w:ins w:id="2295" w:author="ACER" w:date="2026-07-06T00:11:00Z">
              <w:r w:rsidRPr="0070592F">
                <w:rPr>
                  <w:color w:val="000000" w:themeColor="text1"/>
                  <w:sz w:val="24"/>
                  <w:szCs w:val="24"/>
                  <w:rPrChange w:id="2296" w:author="ACER" w:date="2026-07-06T00:12:00Z">
                    <w:rPr/>
                  </w:rPrChange>
                </w:rPr>
                <w:t>6 giờ</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97"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9A5CBC5" w14:textId="77777777" w:rsidR="0070592F" w:rsidRPr="0070592F" w:rsidRDefault="0070592F" w:rsidP="00EB4592">
            <w:pPr>
              <w:pStyle w:val="TableText"/>
              <w:jc w:val="center"/>
              <w:rPr>
                <w:ins w:id="2298" w:author="ACER" w:date="2026-07-06T00:11:00Z"/>
                <w:color w:val="000000" w:themeColor="text1"/>
                <w:sz w:val="24"/>
                <w:szCs w:val="24"/>
                <w:rPrChange w:id="2299" w:author="ACER" w:date="2026-07-06T00:12:00Z">
                  <w:rPr>
                    <w:ins w:id="2300" w:author="ACER" w:date="2026-07-06T00:11:00Z"/>
                  </w:rPr>
                </w:rPrChange>
              </w:rPr>
            </w:pPr>
            <w:ins w:id="2301" w:author="ACER" w:date="2026-07-06T00:11:00Z">
              <w:r w:rsidRPr="0070592F">
                <w:rPr>
                  <w:color w:val="000000" w:themeColor="text1"/>
                  <w:sz w:val="24"/>
                  <w:szCs w:val="24"/>
                  <w:rPrChange w:id="2302" w:author="ACER" w:date="2026-07-06T00:12:00Z">
                    <w:rPr/>
                  </w:rPrChange>
                </w:rPr>
                <w:t>242,9</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03"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8873B67" w14:textId="77777777" w:rsidR="0070592F" w:rsidRPr="0070592F" w:rsidRDefault="0070592F" w:rsidP="00EB4592">
            <w:pPr>
              <w:pStyle w:val="TableText"/>
              <w:jc w:val="center"/>
              <w:rPr>
                <w:ins w:id="2304" w:author="ACER" w:date="2026-07-06T00:11:00Z"/>
                <w:color w:val="000000" w:themeColor="text1"/>
                <w:sz w:val="24"/>
                <w:szCs w:val="24"/>
                <w:rPrChange w:id="2305" w:author="ACER" w:date="2026-07-06T00:12:00Z">
                  <w:rPr>
                    <w:ins w:id="2306" w:author="ACER" w:date="2026-07-06T00:11:00Z"/>
                  </w:rPr>
                </w:rPrChange>
              </w:rPr>
            </w:pPr>
            <w:ins w:id="2307" w:author="ACER" w:date="2026-07-06T00:11:00Z">
              <w:r w:rsidRPr="0070592F">
                <w:rPr>
                  <w:color w:val="000000" w:themeColor="text1"/>
                  <w:sz w:val="24"/>
                  <w:szCs w:val="24"/>
                  <w:rPrChange w:id="2308" w:author="ACER" w:date="2026-07-06T00:12:00Z">
                    <w:rPr/>
                  </w:rPrChange>
                </w:rPr>
                <w:t>90,2</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09"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6FEBB68" w14:textId="77777777" w:rsidR="0070592F" w:rsidRPr="0070592F" w:rsidRDefault="0070592F" w:rsidP="00EB4592">
            <w:pPr>
              <w:pStyle w:val="TableText"/>
              <w:jc w:val="center"/>
              <w:rPr>
                <w:ins w:id="2310" w:author="ACER" w:date="2026-07-06T00:11:00Z"/>
                <w:color w:val="000000" w:themeColor="text1"/>
                <w:sz w:val="24"/>
                <w:szCs w:val="24"/>
                <w:rPrChange w:id="2311" w:author="ACER" w:date="2026-07-06T00:12:00Z">
                  <w:rPr>
                    <w:ins w:id="2312" w:author="ACER" w:date="2026-07-06T00:11:00Z"/>
                  </w:rPr>
                </w:rPrChange>
              </w:rPr>
            </w:pPr>
            <w:ins w:id="2313" w:author="ACER" w:date="2026-07-06T00:11:00Z">
              <w:r w:rsidRPr="0070592F">
                <w:rPr>
                  <w:color w:val="000000" w:themeColor="text1"/>
                  <w:sz w:val="24"/>
                  <w:szCs w:val="24"/>
                  <w:rPrChange w:id="2314" w:author="ACER" w:date="2026-07-06T00:12:00Z">
                    <w:rPr/>
                  </w:rPrChange>
                </w:rPr>
                <w:t>0,772</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15"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5684837" w14:textId="77777777" w:rsidR="0070592F" w:rsidRPr="0070592F" w:rsidRDefault="0070592F" w:rsidP="00EB4592">
            <w:pPr>
              <w:pStyle w:val="TableText"/>
              <w:jc w:val="center"/>
              <w:rPr>
                <w:ins w:id="2316" w:author="ACER" w:date="2026-07-06T00:11:00Z"/>
                <w:color w:val="000000" w:themeColor="text1"/>
                <w:sz w:val="24"/>
                <w:szCs w:val="24"/>
                <w:rPrChange w:id="2317" w:author="ACER" w:date="2026-07-06T00:12:00Z">
                  <w:rPr>
                    <w:ins w:id="2318" w:author="ACER" w:date="2026-07-06T00:11:00Z"/>
                  </w:rPr>
                </w:rPrChange>
              </w:rPr>
            </w:pPr>
            <w:ins w:id="2319" w:author="ACER" w:date="2026-07-06T00:11:00Z">
              <w:r w:rsidRPr="0070592F">
                <w:rPr>
                  <w:color w:val="000000" w:themeColor="text1"/>
                  <w:sz w:val="24"/>
                  <w:szCs w:val="24"/>
                  <w:rPrChange w:id="2320" w:author="ACER" w:date="2026-07-06T00:12:00Z">
                    <w:rPr/>
                  </w:rPrChange>
                </w:rPr>
                <w:t>36,8</w:t>
              </w:r>
            </w:ins>
          </w:p>
        </w:tc>
      </w:tr>
    </w:tbl>
    <w:p w14:paraId="192DDEB6" w14:textId="7DC78A86" w:rsidR="002A477B" w:rsidRDefault="0070592F">
      <w:pPr>
        <w:ind w:firstLine="567"/>
        <w:rPr>
          <w:ins w:id="2321" w:author="ACER" w:date="2026-07-06T00:13:00Z"/>
        </w:rPr>
      </w:pPr>
      <w:ins w:id="2322" w:author="ACER" w:date="2026-07-06T00:11:00Z">
        <w:r>
          <w:t xml:space="preserve">Trong một sự kiện lũ điển hình (trận lũ tháng 10/2025, lưu lượng đỉnh khoảng 4.800 m³/s), hai mô hình thể hiện vai trò bổ trợ rõ rệt: ARIMAX cho một đỉnh lũ trơn tru phục vụ điều độ ngắn hạn, trong khi LSTM bám sát nhánh lũ lên và cung cấp dải bất định Q10 — Q90 phục vụ đánh giá kịch bản và cảnh báo sớm (Hình </w:t>
        </w:r>
      </w:ins>
      <w:r w:rsidR="00DD3C60" w:rsidRPr="00DD3C60">
        <w:t>20</w:t>
      </w:r>
      <w:ins w:id="2323" w:author="ACER" w:date="2026-07-06T00:11:00Z">
        <w:r>
          <w:t>). Bảng 6 tóm tắt vai trò của hai mô hình trong hệ thống.</w:t>
        </w:r>
      </w:ins>
    </w:p>
    <w:p w14:paraId="0FC5B82C" w14:textId="77777777" w:rsidR="002A477B" w:rsidRDefault="002A477B" w:rsidP="002A477B">
      <w:pPr>
        <w:keepNext/>
        <w:spacing w:before="100" w:after="40" w:line="240" w:lineRule="auto"/>
        <w:jc w:val="center"/>
        <w:rPr>
          <w:ins w:id="2324" w:author="ACER" w:date="2026-07-06T00:13:00Z"/>
        </w:rPr>
      </w:pPr>
      <w:ins w:id="2325" w:author="ACER" w:date="2026-07-06T00:13:00Z">
        <w:r>
          <w:rPr>
            <w:lang w:val="en-US"/>
          </w:rPr>
          <w:lastRenderedPageBreak/>
          <w:drawing>
            <wp:inline distT="0" distB="0" distL="0" distR="0" wp14:anchorId="181DFBE4" wp14:editId="51552701">
              <wp:extent cx="5391150" cy="2409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91150" cy="2409825"/>
                      </a:xfrm>
                      <a:prstGeom prst="rect">
                        <a:avLst/>
                      </a:prstGeom>
                    </pic:spPr>
                  </pic:pic>
                </a:graphicData>
              </a:graphic>
            </wp:inline>
          </w:drawing>
        </w:r>
      </w:ins>
    </w:p>
    <w:p w14:paraId="2F373179" w14:textId="751A27FF" w:rsidR="002A477B" w:rsidRDefault="00113867" w:rsidP="002A477B">
      <w:pPr>
        <w:pStyle w:val="Caption"/>
        <w:spacing w:before="60" w:after="160"/>
        <w:rPr>
          <w:ins w:id="2326" w:author="ACER" w:date="2026-07-06T00:13:00Z"/>
        </w:rPr>
      </w:pPr>
      <w:ins w:id="2327" w:author="ACER" w:date="2026-07-06T16:36:00Z">
        <w:r>
          <w:t xml:space="preserve">Hình </w:t>
        </w:r>
      </w:ins>
      <w:r w:rsidR="00DD3C60" w:rsidRPr="00CB6806">
        <w:t>20</w:t>
      </w:r>
      <w:ins w:id="2328" w:author="ACER" w:date="2026-07-06T00:13:00Z">
        <w:r w:rsidR="002A477B">
          <w:t xml:space="preserve">. </w:t>
        </w:r>
        <w:bookmarkStart w:id="2329" w:name="_Toc234182139"/>
        <w:r w:rsidR="002A477B">
          <w:t>Mô phỏng lại trận lũ tháng 10/2025 bằng mô hình LSTM với dải bất định Q10 — Q90.</w:t>
        </w:r>
        <w:bookmarkEnd w:id="2329"/>
      </w:ins>
    </w:p>
    <w:p w14:paraId="7371BF5A" w14:textId="5CC483FE" w:rsidR="002A477B" w:rsidRDefault="002A477B" w:rsidP="002A477B">
      <w:pPr>
        <w:pStyle w:val="Caption"/>
        <w:keepNext/>
        <w:spacing w:before="140" w:after="60"/>
        <w:rPr>
          <w:ins w:id="2330" w:author="ACER" w:date="2026-07-06T00:13:00Z"/>
        </w:rPr>
      </w:pPr>
      <w:ins w:id="2331" w:author="ACER" w:date="2026-07-06T00:13:00Z">
        <w:r>
          <w:t xml:space="preserve">Bảng </w:t>
        </w:r>
      </w:ins>
      <w:ins w:id="2332" w:author="ACER" w:date="2026-07-06T17:04:00Z">
        <w:r w:rsidR="00102CAA">
          <w:t>7</w:t>
        </w:r>
      </w:ins>
      <w:ins w:id="2333" w:author="ACER" w:date="2026-07-06T00:13:00Z">
        <w:r>
          <w:t xml:space="preserve">. </w:t>
        </w:r>
        <w:bookmarkStart w:id="2334" w:name="_Toc234182145"/>
        <w:r>
          <w:t>So sánh vai trò của hai mô hình trong bộ máy dự báo của hệ thống.</w:t>
        </w:r>
        <w:bookmarkEnd w:id="2334"/>
      </w:ins>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2335" w:author="ACER" w:date="2026-07-06T00:13:00Z">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600"/>
        <w:gridCol w:w="3200"/>
        <w:gridCol w:w="3200"/>
        <w:tblGridChange w:id="2336">
          <w:tblGrid>
            <w:gridCol w:w="2600"/>
            <w:gridCol w:w="3200"/>
            <w:gridCol w:w="3200"/>
          </w:tblGrid>
        </w:tblGridChange>
      </w:tblGrid>
      <w:tr w:rsidR="002A477B" w:rsidRPr="00102CAA" w14:paraId="045C30A1" w14:textId="77777777" w:rsidTr="002A477B">
        <w:trPr>
          <w:tblHeader/>
          <w:jc w:val="center"/>
          <w:ins w:id="2337" w:author="ACER" w:date="2026-07-06T00:13:00Z"/>
          <w:trPrChange w:id="2338" w:author="ACER" w:date="2026-07-06T00:13:00Z">
            <w:trPr>
              <w:tblHeade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339" w:author="ACER" w:date="2026-07-06T00:13:00Z">
              <w:tcPr>
                <w:tcW w:w="26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6DC6DC13" w14:textId="77777777" w:rsidR="002A477B" w:rsidRPr="00102CAA" w:rsidRDefault="002A477B" w:rsidP="00EB4592">
            <w:pPr>
              <w:pStyle w:val="TableText"/>
              <w:jc w:val="center"/>
              <w:rPr>
                <w:ins w:id="2340" w:author="ACER" w:date="2026-07-06T00:13:00Z"/>
                <w:color w:val="000000" w:themeColor="text1"/>
                <w:sz w:val="24"/>
                <w:szCs w:val="24"/>
                <w:rPrChange w:id="2341" w:author="ACER" w:date="2026-07-06T17:04:00Z">
                  <w:rPr>
                    <w:ins w:id="2342" w:author="ACER" w:date="2026-07-06T00:13:00Z"/>
                  </w:rPr>
                </w:rPrChange>
              </w:rPr>
            </w:pPr>
            <w:ins w:id="2343" w:author="ACER" w:date="2026-07-06T00:13:00Z">
              <w:r w:rsidRPr="00102CAA">
                <w:rPr>
                  <w:b/>
                  <w:bCs/>
                  <w:color w:val="000000" w:themeColor="text1"/>
                  <w:sz w:val="24"/>
                  <w:szCs w:val="24"/>
                  <w:rPrChange w:id="2344" w:author="ACER" w:date="2026-07-06T17:04:00Z">
                    <w:rPr>
                      <w:b/>
                      <w:bCs/>
                      <w:color w:val="1F3864"/>
                    </w:rPr>
                  </w:rPrChange>
                </w:rPr>
                <w:t>Tiêu chí</w:t>
              </w:r>
            </w:ins>
          </w:p>
        </w:tc>
        <w:tc>
          <w:tcPr>
            <w:tcW w:w="32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345" w:author="ACER" w:date="2026-07-06T00:13:00Z">
              <w:tcPr>
                <w:tcW w:w="32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00F5B2D4" w14:textId="77777777" w:rsidR="002A477B" w:rsidRPr="00102CAA" w:rsidRDefault="002A477B" w:rsidP="00EB4592">
            <w:pPr>
              <w:pStyle w:val="TableText"/>
              <w:jc w:val="center"/>
              <w:rPr>
                <w:ins w:id="2346" w:author="ACER" w:date="2026-07-06T00:13:00Z"/>
                <w:color w:val="000000" w:themeColor="text1"/>
                <w:sz w:val="24"/>
                <w:szCs w:val="24"/>
                <w:rPrChange w:id="2347" w:author="ACER" w:date="2026-07-06T17:04:00Z">
                  <w:rPr>
                    <w:ins w:id="2348" w:author="ACER" w:date="2026-07-06T00:13:00Z"/>
                  </w:rPr>
                </w:rPrChange>
              </w:rPr>
            </w:pPr>
            <w:ins w:id="2349" w:author="ACER" w:date="2026-07-06T00:13:00Z">
              <w:r w:rsidRPr="00102CAA">
                <w:rPr>
                  <w:b/>
                  <w:bCs/>
                  <w:color w:val="000000" w:themeColor="text1"/>
                  <w:sz w:val="24"/>
                  <w:szCs w:val="24"/>
                  <w:rPrChange w:id="2350" w:author="ACER" w:date="2026-07-06T17:04:00Z">
                    <w:rPr>
                      <w:b/>
                      <w:bCs/>
                      <w:color w:val="1F3864"/>
                    </w:rPr>
                  </w:rPrChange>
                </w:rPr>
                <w:t>ARIMAX</w:t>
              </w:r>
            </w:ins>
          </w:p>
        </w:tc>
        <w:tc>
          <w:tcPr>
            <w:tcW w:w="32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351" w:author="ACER" w:date="2026-07-06T00:13:00Z">
              <w:tcPr>
                <w:tcW w:w="32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6CDA0E1C" w14:textId="77777777" w:rsidR="002A477B" w:rsidRPr="00102CAA" w:rsidRDefault="002A477B" w:rsidP="00EB4592">
            <w:pPr>
              <w:pStyle w:val="TableText"/>
              <w:jc w:val="center"/>
              <w:rPr>
                <w:ins w:id="2352" w:author="ACER" w:date="2026-07-06T00:13:00Z"/>
                <w:color w:val="000000" w:themeColor="text1"/>
                <w:sz w:val="24"/>
                <w:szCs w:val="24"/>
                <w:rPrChange w:id="2353" w:author="ACER" w:date="2026-07-06T17:04:00Z">
                  <w:rPr>
                    <w:ins w:id="2354" w:author="ACER" w:date="2026-07-06T00:13:00Z"/>
                  </w:rPr>
                </w:rPrChange>
              </w:rPr>
            </w:pPr>
            <w:ins w:id="2355" w:author="ACER" w:date="2026-07-06T00:13:00Z">
              <w:r w:rsidRPr="00102CAA">
                <w:rPr>
                  <w:b/>
                  <w:bCs/>
                  <w:color w:val="000000" w:themeColor="text1"/>
                  <w:sz w:val="24"/>
                  <w:szCs w:val="24"/>
                  <w:rPrChange w:id="2356" w:author="ACER" w:date="2026-07-06T17:04:00Z">
                    <w:rPr>
                      <w:b/>
                      <w:bCs/>
                      <w:color w:val="1F3864"/>
                    </w:rPr>
                  </w:rPrChange>
                </w:rPr>
                <w:t>LSTM Encoder — Decoder</w:t>
              </w:r>
            </w:ins>
          </w:p>
        </w:tc>
      </w:tr>
      <w:tr w:rsidR="002A477B" w:rsidRPr="00102CAA" w14:paraId="53879454" w14:textId="77777777" w:rsidTr="002A477B">
        <w:trPr>
          <w:jc w:val="center"/>
          <w:ins w:id="2357" w:author="ACER" w:date="2026-07-06T00:13:00Z"/>
          <w:trPrChange w:id="2358"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59"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FC23115" w14:textId="77777777" w:rsidR="002A477B" w:rsidRPr="00102CAA" w:rsidRDefault="002A477B" w:rsidP="00EB4592">
            <w:pPr>
              <w:pStyle w:val="TableText"/>
              <w:rPr>
                <w:ins w:id="2360" w:author="ACER" w:date="2026-07-06T00:13:00Z"/>
                <w:color w:val="000000" w:themeColor="text1"/>
                <w:sz w:val="24"/>
                <w:szCs w:val="24"/>
                <w:rPrChange w:id="2361" w:author="ACER" w:date="2026-07-06T17:04:00Z">
                  <w:rPr>
                    <w:ins w:id="2362" w:author="ACER" w:date="2026-07-06T00:13:00Z"/>
                  </w:rPr>
                </w:rPrChange>
              </w:rPr>
            </w:pPr>
            <w:ins w:id="2363" w:author="ACER" w:date="2026-07-06T00:13:00Z">
              <w:r w:rsidRPr="00102CAA">
                <w:rPr>
                  <w:color w:val="000000" w:themeColor="text1"/>
                  <w:sz w:val="24"/>
                  <w:szCs w:val="24"/>
                  <w:rPrChange w:id="2364" w:author="ACER" w:date="2026-07-06T17:04:00Z">
                    <w:rPr/>
                  </w:rPrChange>
                </w:rPr>
                <w:t>Chân trời dự báo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65"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7E1CCFE" w14:textId="77777777" w:rsidR="002A477B" w:rsidRPr="00102CAA" w:rsidRDefault="002A477B" w:rsidP="00EB4592">
            <w:pPr>
              <w:pStyle w:val="TableText"/>
              <w:rPr>
                <w:ins w:id="2366" w:author="ACER" w:date="2026-07-06T00:13:00Z"/>
                <w:color w:val="000000" w:themeColor="text1"/>
                <w:sz w:val="24"/>
                <w:szCs w:val="24"/>
                <w:rPrChange w:id="2367" w:author="ACER" w:date="2026-07-06T17:04:00Z">
                  <w:rPr>
                    <w:ins w:id="2368" w:author="ACER" w:date="2026-07-06T00:13:00Z"/>
                  </w:rPr>
                </w:rPrChange>
              </w:rPr>
            </w:pPr>
            <w:ins w:id="2369" w:author="ACER" w:date="2026-07-06T00:13:00Z">
              <w:r w:rsidRPr="00102CAA">
                <w:rPr>
                  <w:color w:val="000000" w:themeColor="text1"/>
                  <w:sz w:val="24"/>
                  <w:szCs w:val="24"/>
                  <w:rPrChange w:id="2370" w:author="ACER" w:date="2026-07-06T17:04:00Z">
                    <w:rPr/>
                  </w:rPrChange>
                </w:rPr>
                <w:t>1 — 6 giờ (ngắn hạn)</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71"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C82085C" w14:textId="77777777" w:rsidR="002A477B" w:rsidRPr="00102CAA" w:rsidRDefault="002A477B" w:rsidP="00EB4592">
            <w:pPr>
              <w:pStyle w:val="TableText"/>
              <w:rPr>
                <w:ins w:id="2372" w:author="ACER" w:date="2026-07-06T00:13:00Z"/>
                <w:color w:val="000000" w:themeColor="text1"/>
                <w:sz w:val="24"/>
                <w:szCs w:val="24"/>
                <w:rPrChange w:id="2373" w:author="ACER" w:date="2026-07-06T17:04:00Z">
                  <w:rPr>
                    <w:ins w:id="2374" w:author="ACER" w:date="2026-07-06T00:13:00Z"/>
                  </w:rPr>
                </w:rPrChange>
              </w:rPr>
            </w:pPr>
            <w:ins w:id="2375" w:author="ACER" w:date="2026-07-06T00:13:00Z">
              <w:r w:rsidRPr="00102CAA">
                <w:rPr>
                  <w:color w:val="000000" w:themeColor="text1"/>
                  <w:sz w:val="24"/>
                  <w:szCs w:val="24"/>
                  <w:rPrChange w:id="2376" w:author="ACER" w:date="2026-07-06T17:04:00Z">
                    <w:rPr/>
                  </w:rPrChange>
                </w:rPr>
                <w:t>12 — 24 giờ (đa bước)</w:t>
              </w:r>
            </w:ins>
          </w:p>
        </w:tc>
      </w:tr>
      <w:tr w:rsidR="002A477B" w:rsidRPr="00102CAA" w14:paraId="4EEAC10C" w14:textId="77777777" w:rsidTr="002A477B">
        <w:trPr>
          <w:jc w:val="center"/>
          <w:ins w:id="2377" w:author="ACER" w:date="2026-07-06T00:13:00Z"/>
          <w:trPrChange w:id="2378"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79"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3522B5E" w14:textId="77777777" w:rsidR="002A477B" w:rsidRPr="00102CAA" w:rsidRDefault="002A477B" w:rsidP="00EB4592">
            <w:pPr>
              <w:pStyle w:val="TableText"/>
              <w:rPr>
                <w:ins w:id="2380" w:author="ACER" w:date="2026-07-06T00:13:00Z"/>
                <w:color w:val="000000" w:themeColor="text1"/>
                <w:sz w:val="24"/>
                <w:szCs w:val="24"/>
                <w:rPrChange w:id="2381" w:author="ACER" w:date="2026-07-06T17:04:00Z">
                  <w:rPr>
                    <w:ins w:id="2382" w:author="ACER" w:date="2026-07-06T00:13:00Z"/>
                  </w:rPr>
                </w:rPrChange>
              </w:rPr>
            </w:pPr>
            <w:ins w:id="2383" w:author="ACER" w:date="2026-07-06T00:13:00Z">
              <w:r w:rsidRPr="00102CAA">
                <w:rPr>
                  <w:color w:val="000000" w:themeColor="text1"/>
                  <w:sz w:val="24"/>
                  <w:szCs w:val="24"/>
                  <w:rPrChange w:id="2384" w:author="ACER" w:date="2026-07-06T17:04:00Z">
                    <w:rPr/>
                  </w:rPrChange>
                </w:rPr>
                <w:t>Định dạng dự báo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85"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2566840" w14:textId="77777777" w:rsidR="002A477B" w:rsidRPr="00102CAA" w:rsidRDefault="002A477B" w:rsidP="00EB4592">
            <w:pPr>
              <w:pStyle w:val="TableText"/>
              <w:rPr>
                <w:ins w:id="2386" w:author="ACER" w:date="2026-07-06T00:13:00Z"/>
                <w:color w:val="000000" w:themeColor="text1"/>
                <w:sz w:val="24"/>
                <w:szCs w:val="24"/>
                <w:rPrChange w:id="2387" w:author="ACER" w:date="2026-07-06T17:04:00Z">
                  <w:rPr>
                    <w:ins w:id="2388" w:author="ACER" w:date="2026-07-06T00:13:00Z"/>
                  </w:rPr>
                </w:rPrChange>
              </w:rPr>
            </w:pPr>
            <w:ins w:id="2389" w:author="ACER" w:date="2026-07-06T00:13:00Z">
              <w:r w:rsidRPr="00102CAA">
                <w:rPr>
                  <w:color w:val="000000" w:themeColor="text1"/>
                  <w:sz w:val="24"/>
                  <w:szCs w:val="24"/>
                  <w:rPrChange w:id="2390" w:author="ACER" w:date="2026-07-06T17:04:00Z">
                    <w:rPr/>
                  </w:rPrChange>
                </w:rPr>
                <w:t>Tất định (một quỹ đạo)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91"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7EA3471" w14:textId="77777777" w:rsidR="002A477B" w:rsidRPr="00102CAA" w:rsidRDefault="002A477B" w:rsidP="00EB4592">
            <w:pPr>
              <w:pStyle w:val="TableText"/>
              <w:rPr>
                <w:ins w:id="2392" w:author="ACER" w:date="2026-07-06T00:13:00Z"/>
                <w:color w:val="000000" w:themeColor="text1"/>
                <w:sz w:val="24"/>
                <w:szCs w:val="24"/>
                <w:rPrChange w:id="2393" w:author="ACER" w:date="2026-07-06T17:04:00Z">
                  <w:rPr>
                    <w:ins w:id="2394" w:author="ACER" w:date="2026-07-06T00:13:00Z"/>
                  </w:rPr>
                </w:rPrChange>
              </w:rPr>
            </w:pPr>
            <w:ins w:id="2395" w:author="ACER" w:date="2026-07-06T00:13:00Z">
              <w:r w:rsidRPr="00102CAA">
                <w:rPr>
                  <w:color w:val="000000" w:themeColor="text1"/>
                  <w:sz w:val="24"/>
                  <w:szCs w:val="24"/>
                  <w:rPrChange w:id="2396" w:author="ACER" w:date="2026-07-06T17:04:00Z">
                    <w:rPr/>
                  </w:rPrChange>
                </w:rPr>
                <w:t>Xác suất (dải P10/P50/P90)</w:t>
              </w:r>
            </w:ins>
          </w:p>
        </w:tc>
      </w:tr>
      <w:tr w:rsidR="002A477B" w:rsidRPr="00102CAA" w14:paraId="5EFD7F19" w14:textId="77777777" w:rsidTr="002A477B">
        <w:trPr>
          <w:jc w:val="center"/>
          <w:ins w:id="2397" w:author="ACER" w:date="2026-07-06T00:13:00Z"/>
          <w:trPrChange w:id="2398"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99"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EFCB5B7" w14:textId="77777777" w:rsidR="002A477B" w:rsidRPr="00102CAA" w:rsidRDefault="002A477B" w:rsidP="00EB4592">
            <w:pPr>
              <w:pStyle w:val="TableText"/>
              <w:rPr>
                <w:ins w:id="2400" w:author="ACER" w:date="2026-07-06T00:13:00Z"/>
                <w:color w:val="000000" w:themeColor="text1"/>
                <w:sz w:val="24"/>
                <w:szCs w:val="24"/>
                <w:rPrChange w:id="2401" w:author="ACER" w:date="2026-07-06T17:04:00Z">
                  <w:rPr>
                    <w:ins w:id="2402" w:author="ACER" w:date="2026-07-06T00:13:00Z"/>
                  </w:rPr>
                </w:rPrChange>
              </w:rPr>
            </w:pPr>
            <w:ins w:id="2403" w:author="ACER" w:date="2026-07-06T00:13:00Z">
              <w:r w:rsidRPr="00102CAA">
                <w:rPr>
                  <w:color w:val="000000" w:themeColor="text1"/>
                  <w:sz w:val="24"/>
                  <w:szCs w:val="24"/>
                  <w:rPrChange w:id="2404" w:author="ACER" w:date="2026-07-06T17:04:00Z">
                    <w:rPr/>
                  </w:rPrChange>
                </w:rPr>
                <w:t>Vai trò trong hệ thống</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05"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FD3E47A" w14:textId="77777777" w:rsidR="002A477B" w:rsidRPr="00102CAA" w:rsidRDefault="002A477B" w:rsidP="00EB4592">
            <w:pPr>
              <w:pStyle w:val="TableText"/>
              <w:rPr>
                <w:ins w:id="2406" w:author="ACER" w:date="2026-07-06T00:13:00Z"/>
                <w:color w:val="000000" w:themeColor="text1"/>
                <w:sz w:val="24"/>
                <w:szCs w:val="24"/>
                <w:rPrChange w:id="2407" w:author="ACER" w:date="2026-07-06T17:04:00Z">
                  <w:rPr>
                    <w:ins w:id="2408" w:author="ACER" w:date="2026-07-06T00:13:00Z"/>
                  </w:rPr>
                </w:rPrChange>
              </w:rPr>
            </w:pPr>
            <w:ins w:id="2409" w:author="ACER" w:date="2026-07-06T00:13:00Z">
              <w:r w:rsidRPr="00102CAA">
                <w:rPr>
                  <w:color w:val="000000" w:themeColor="text1"/>
                  <w:sz w:val="24"/>
                  <w:szCs w:val="24"/>
                  <w:rPrChange w:id="2410" w:author="ACER" w:date="2026-07-06T17:04:00Z">
                    <w:rPr/>
                  </w:rPrChange>
                </w:rPr>
                <w:t>Vận hành thường xuyên, mùa khô</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11"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EF10299" w14:textId="77777777" w:rsidR="002A477B" w:rsidRPr="00102CAA" w:rsidRDefault="002A477B" w:rsidP="00EB4592">
            <w:pPr>
              <w:pStyle w:val="TableText"/>
              <w:rPr>
                <w:ins w:id="2412" w:author="ACER" w:date="2026-07-06T00:13:00Z"/>
                <w:color w:val="000000" w:themeColor="text1"/>
                <w:sz w:val="24"/>
                <w:szCs w:val="24"/>
                <w:rPrChange w:id="2413" w:author="ACER" w:date="2026-07-06T17:04:00Z">
                  <w:rPr>
                    <w:ins w:id="2414" w:author="ACER" w:date="2026-07-06T00:13:00Z"/>
                  </w:rPr>
                </w:rPrChange>
              </w:rPr>
            </w:pPr>
            <w:ins w:id="2415" w:author="ACER" w:date="2026-07-06T00:13:00Z">
              <w:r w:rsidRPr="00102CAA">
                <w:rPr>
                  <w:color w:val="000000" w:themeColor="text1"/>
                  <w:sz w:val="24"/>
                  <w:szCs w:val="24"/>
                  <w:rPrChange w:id="2416" w:author="ACER" w:date="2026-07-06T17:04:00Z">
                    <w:rPr/>
                  </w:rPrChange>
                </w:rPr>
                <w:t>Cảnh báo lũ sớm, kế hoạch xả đón lũ</w:t>
              </w:r>
            </w:ins>
          </w:p>
        </w:tc>
      </w:tr>
      <w:tr w:rsidR="002A477B" w:rsidRPr="00102CAA" w14:paraId="6263576E" w14:textId="77777777" w:rsidTr="002A477B">
        <w:trPr>
          <w:jc w:val="center"/>
          <w:ins w:id="2417" w:author="ACER" w:date="2026-07-06T00:13:00Z"/>
          <w:trPrChange w:id="2418"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19"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E01C1EA" w14:textId="77777777" w:rsidR="002A477B" w:rsidRPr="00102CAA" w:rsidRDefault="002A477B" w:rsidP="00EB4592">
            <w:pPr>
              <w:pStyle w:val="TableText"/>
              <w:rPr>
                <w:ins w:id="2420" w:author="ACER" w:date="2026-07-06T00:13:00Z"/>
                <w:color w:val="000000" w:themeColor="text1"/>
                <w:sz w:val="24"/>
                <w:szCs w:val="24"/>
                <w:rPrChange w:id="2421" w:author="ACER" w:date="2026-07-06T17:04:00Z">
                  <w:rPr>
                    <w:ins w:id="2422" w:author="ACER" w:date="2026-07-06T00:13:00Z"/>
                  </w:rPr>
                </w:rPrChange>
              </w:rPr>
            </w:pPr>
            <w:ins w:id="2423" w:author="ACER" w:date="2026-07-06T00:13:00Z">
              <w:r w:rsidRPr="00102CAA">
                <w:rPr>
                  <w:color w:val="000000" w:themeColor="text1"/>
                  <w:sz w:val="24"/>
                  <w:szCs w:val="24"/>
                  <w:rPrChange w:id="2424" w:author="ACER" w:date="2026-07-06T17:04:00Z">
                    <w:rPr/>
                  </w:rPrChange>
                </w:rPr>
                <w:t>NSE đặc trưng</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25"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479140F" w14:textId="77777777" w:rsidR="002A477B" w:rsidRPr="00102CAA" w:rsidRDefault="002A477B" w:rsidP="00EB4592">
            <w:pPr>
              <w:pStyle w:val="TableText"/>
              <w:rPr>
                <w:ins w:id="2426" w:author="ACER" w:date="2026-07-06T00:13:00Z"/>
                <w:color w:val="000000" w:themeColor="text1"/>
                <w:sz w:val="24"/>
                <w:szCs w:val="24"/>
                <w:rPrChange w:id="2427" w:author="ACER" w:date="2026-07-06T17:04:00Z">
                  <w:rPr>
                    <w:ins w:id="2428" w:author="ACER" w:date="2026-07-06T00:13:00Z"/>
                  </w:rPr>
                </w:rPrChange>
              </w:rPr>
            </w:pPr>
            <w:ins w:id="2429" w:author="ACER" w:date="2026-07-06T00:13:00Z">
              <w:r w:rsidRPr="00102CAA">
                <w:rPr>
                  <w:color w:val="000000" w:themeColor="text1"/>
                  <w:sz w:val="24"/>
                  <w:szCs w:val="24"/>
                  <w:rPrChange w:id="2430" w:author="ACER" w:date="2026-07-06T17:04:00Z">
                    <w:rPr/>
                  </w:rPrChange>
                </w:rPr>
                <w:t>0,961 (1 giờ)</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31"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4036C6D" w14:textId="77777777" w:rsidR="002A477B" w:rsidRPr="00102CAA" w:rsidRDefault="002A477B" w:rsidP="00EB4592">
            <w:pPr>
              <w:pStyle w:val="TableText"/>
              <w:rPr>
                <w:ins w:id="2432" w:author="ACER" w:date="2026-07-06T00:13:00Z"/>
                <w:color w:val="000000" w:themeColor="text1"/>
                <w:sz w:val="24"/>
                <w:szCs w:val="24"/>
                <w:rPrChange w:id="2433" w:author="ACER" w:date="2026-07-06T17:04:00Z">
                  <w:rPr>
                    <w:ins w:id="2434" w:author="ACER" w:date="2026-07-06T00:13:00Z"/>
                  </w:rPr>
                </w:rPrChange>
              </w:rPr>
            </w:pPr>
            <w:ins w:id="2435" w:author="ACER" w:date="2026-07-06T00:13:00Z">
              <w:r w:rsidRPr="00102CAA">
                <w:rPr>
                  <w:color w:val="000000" w:themeColor="text1"/>
                  <w:sz w:val="24"/>
                  <w:szCs w:val="24"/>
                  <w:rPrChange w:id="2436" w:author="ACER" w:date="2026-07-06T17:04:00Z">
                    <w:rPr/>
                  </w:rPrChange>
                </w:rPr>
                <w:t>0,63 — 0,70 (trung bình 16 hồ)</w:t>
              </w:r>
            </w:ins>
          </w:p>
        </w:tc>
      </w:tr>
    </w:tbl>
    <w:p w14:paraId="21AE2A8B" w14:textId="77777777" w:rsidR="009A3EEC" w:rsidRDefault="002A477B">
      <w:pPr>
        <w:pStyle w:val="Heading2"/>
        <w:rPr>
          <w:ins w:id="2437" w:author="ACER" w:date="2026-07-06T00:14:00Z"/>
        </w:rPr>
        <w:pPrChange w:id="2438" w:author="ACER" w:date="2026-07-06T00:14:00Z">
          <w:pPr/>
        </w:pPrChange>
      </w:pPr>
      <w:bookmarkStart w:id="2439" w:name="_Toc234253295"/>
      <w:ins w:id="2440" w:author="ACER" w:date="2026-07-06T00:14:00Z">
        <w:r w:rsidRPr="002A477B">
          <w:t>Giá trị khác biệt và khả năng áp dụng</w:t>
        </w:r>
        <w:bookmarkEnd w:id="2439"/>
        <w:r w:rsidRPr="002A477B" w:rsidDel="0070592F">
          <w:t xml:space="preserve"> </w:t>
        </w:r>
      </w:ins>
    </w:p>
    <w:p w14:paraId="15C91C2A" w14:textId="77777777" w:rsidR="009A3EEC" w:rsidRDefault="009A3EEC" w:rsidP="009A3EEC">
      <w:pPr>
        <w:ind w:firstLine="567"/>
        <w:rPr>
          <w:ins w:id="2441" w:author="ACER" w:date="2026-07-06T00:15:00Z"/>
        </w:rPr>
      </w:pPr>
      <w:ins w:id="2442" w:author="ACER" w:date="2026-07-06T00:15:00Z">
        <w:r>
          <w:t>So với các hệ thống cảnh báo hiện hành, sản phẩm của đề tài có năm giá trị khác biệt nổi bật:</w:t>
        </w:r>
      </w:ins>
    </w:p>
    <w:p w14:paraId="5F4A4448" w14:textId="77777777" w:rsidR="009A3EEC" w:rsidRDefault="009A3EEC" w:rsidP="009A3EEC">
      <w:pPr>
        <w:pStyle w:val="ListParagraph"/>
        <w:numPr>
          <w:ilvl w:val="0"/>
          <w:numId w:val="10"/>
        </w:numPr>
        <w:spacing w:before="0" w:after="90" w:line="340" w:lineRule="auto"/>
        <w:contextualSpacing w:val="0"/>
        <w:rPr>
          <w:ins w:id="2443" w:author="ACER" w:date="2026-07-06T00:15:00Z"/>
        </w:rPr>
      </w:pPr>
      <w:ins w:id="2444" w:author="ACER" w:date="2026-07-06T00:15:00Z">
        <w:r>
          <w:rPr>
            <w:b/>
            <w:bCs/>
          </w:rPr>
          <w:t xml:space="preserve">Không đòi hỏi phần cứng mới: </w:t>
        </w:r>
        <w:r>
          <w:t>toàn bộ vận hành dựa trên hạ tầng dữ liệu sẵn có (API hồ chứa, mạng trạm đo mưa, bản đồ mở, dữ liệu thời tiết), giảm đáng kể chi phí triển khai so với các hệ thống cảm biến IoT truyền thống mà vẫn bảo đảm khả năng mở rộng.</w:t>
        </w:r>
      </w:ins>
    </w:p>
    <w:p w14:paraId="3F2A73DE" w14:textId="77777777" w:rsidR="009A3EEC" w:rsidRDefault="009A3EEC" w:rsidP="009A3EEC">
      <w:pPr>
        <w:pStyle w:val="ListParagraph"/>
        <w:numPr>
          <w:ilvl w:val="0"/>
          <w:numId w:val="10"/>
        </w:numPr>
        <w:spacing w:before="0" w:after="90" w:line="340" w:lineRule="auto"/>
        <w:contextualSpacing w:val="0"/>
        <w:rPr>
          <w:ins w:id="2445" w:author="ACER" w:date="2026-07-06T00:15:00Z"/>
        </w:rPr>
      </w:pPr>
      <w:ins w:id="2446" w:author="ACER" w:date="2026-07-06T00:15:00Z">
        <w:r>
          <w:rPr>
            <w:b/>
            <w:bCs/>
          </w:rPr>
          <w:t xml:space="preserve">Tùy biến theo đặc thù địa phương: </w:t>
        </w:r>
        <w:r>
          <w:t>các mô hình AI được xây dựng và hiệu chỉnh riêng trên chuỗi dữ liệu vận hành nhiều năm của lưu vực Vu Gia — Thu Bồn, cho độ chính xác cao hơn các mô hình toàn cầu hoặc khu vực.</w:t>
        </w:r>
      </w:ins>
    </w:p>
    <w:p w14:paraId="5AABF333" w14:textId="77777777" w:rsidR="009A3EEC" w:rsidRDefault="009A3EEC" w:rsidP="009A3EEC">
      <w:pPr>
        <w:pStyle w:val="ListParagraph"/>
        <w:numPr>
          <w:ilvl w:val="0"/>
          <w:numId w:val="10"/>
        </w:numPr>
        <w:spacing w:before="0" w:after="90" w:line="340" w:lineRule="auto"/>
        <w:contextualSpacing w:val="0"/>
        <w:rPr>
          <w:ins w:id="2447" w:author="ACER" w:date="2026-07-06T00:15:00Z"/>
        </w:rPr>
      </w:pPr>
      <w:ins w:id="2448" w:author="ACER" w:date="2026-07-06T00:15:00Z">
        <w:r>
          <w:rPr>
            <w:b/>
            <w:bCs/>
          </w:rPr>
          <w:t xml:space="preserve">Tích hợp và trực quan hóa trên một nền tảng duy nhất: </w:t>
        </w:r>
        <w:r>
          <w:t>kết hợp giám sát, dự báo, dữ liệu cộng đồng và cảnh báo chủ động theo ngữ cảnh vị trí người dùng.</w:t>
        </w:r>
      </w:ins>
    </w:p>
    <w:p w14:paraId="119DC66B" w14:textId="77777777" w:rsidR="009A3EEC" w:rsidRDefault="009A3EEC" w:rsidP="009A3EEC">
      <w:pPr>
        <w:pStyle w:val="ListParagraph"/>
        <w:numPr>
          <w:ilvl w:val="0"/>
          <w:numId w:val="10"/>
        </w:numPr>
        <w:spacing w:before="0" w:after="90" w:line="340" w:lineRule="auto"/>
        <w:contextualSpacing w:val="0"/>
        <w:rPr>
          <w:ins w:id="2449" w:author="ACER" w:date="2026-07-06T00:15:00Z"/>
        </w:rPr>
      </w:pPr>
      <w:ins w:id="2450" w:author="ACER" w:date="2026-07-06T00:15:00Z">
        <w:r>
          <w:rPr>
            <w:b/>
            <w:bCs/>
          </w:rPr>
          <w:t xml:space="preserve">Hỗ trợ hành động, không chỉ thông tin: </w:t>
        </w:r>
        <w:r>
          <w:t>ứng dụng di động cung cấp chuỗi hỗ trợ sơ tán hoàn chỉnh từ cảnh báo đến chỉ dẫn đường đi cụ thể — tính năng hiện chưa có ở các ứng dụng cảnh báo trong nước.</w:t>
        </w:r>
      </w:ins>
    </w:p>
    <w:p w14:paraId="6CD1B702" w14:textId="77777777" w:rsidR="009A3EEC" w:rsidRDefault="009A3EEC" w:rsidP="009A3EEC">
      <w:pPr>
        <w:pStyle w:val="ListParagraph"/>
        <w:numPr>
          <w:ilvl w:val="0"/>
          <w:numId w:val="10"/>
        </w:numPr>
        <w:spacing w:before="0" w:after="90" w:line="340" w:lineRule="auto"/>
        <w:contextualSpacing w:val="0"/>
        <w:rPr>
          <w:ins w:id="2451" w:author="ACER" w:date="2026-07-06T00:15:00Z"/>
        </w:rPr>
      </w:pPr>
      <w:ins w:id="2452" w:author="ACER" w:date="2026-07-06T00:15:00Z">
        <w:r>
          <w:rPr>
            <w:b/>
            <w:bCs/>
          </w:rPr>
          <w:lastRenderedPageBreak/>
          <w:t xml:space="preserve">Khả năng nhân rộng cao: </w:t>
        </w:r>
        <w:r>
          <w:t>kiến trúc mô-đun cùng mô hình LSTM toàn cục kèm vector nhúng hồ chứa cho phép tái triển khai nhanh tại các địa phương khác (Huế, Quảng Ngãi và các tỉnh miền Trung — Tây Nguyên) chỉ thông qua tích hợp dữ liệu địa phương và tái huấn luyện.</w:t>
        </w:r>
      </w:ins>
    </w:p>
    <w:p w14:paraId="05EF882E" w14:textId="77777777" w:rsidR="009A3EEC" w:rsidRDefault="009A3EEC">
      <w:pPr>
        <w:ind w:firstLine="567"/>
        <w:rPr>
          <w:ins w:id="2453" w:author="ACER" w:date="2026-07-06T00:15:00Z"/>
        </w:rPr>
        <w:pPrChange w:id="2454" w:author="ACER" w:date="2026-07-06T00:15:00Z">
          <w:pPr>
            <w:pStyle w:val="ListParagraph"/>
            <w:numPr>
              <w:numId w:val="10"/>
            </w:numPr>
            <w:ind w:left="720" w:hanging="280"/>
          </w:pPr>
        </w:pPrChange>
      </w:pPr>
      <w:ins w:id="2455" w:author="ACER" w:date="2026-07-06T00:15:00Z">
        <w:r>
          <w:t>Hệ thống đã được triển khai thực tế trên nền tảng đám mây và VPS, có thể sử dụng trực tiếp bởi trung tâm điều hành liên hồ chứa, Ban Chỉ huy Phòng chống thiên tai tỉnh Quảng Nam và thành phố Đà Nẵng, các đơn vị quản lý tài nguyên nước, cũng như cộng đồng dân cư vùng hạ du. Tổng thể, sản phẩm không dừng ở một ứng dụng cảnh báo đơn lẻ mà là một nền tảng quản lý ngập lụt đô thị thông minh, tích hợp đa nguồn dữ liệu, phục vụ đồng thời ba nhóm người dùng và có khả năng nhân rộng thành mô hình quản lý rủi ro thiên tai hiện đại cho các đô thị khác tại Việt Nam.</w:t>
        </w:r>
      </w:ins>
    </w:p>
    <w:p w14:paraId="50B917B4" w14:textId="166E548C" w:rsidR="00AB4873" w:rsidRDefault="00AB4873">
      <w:del w:id="2456" w:author="ACER" w:date="2026-07-06T00:11:00Z">
        <w:r w:rsidDel="0070592F">
          <w:delText>Khả năng và địa chỉ áp dụng: hệ thống đã được triển khai thực tế trên nền tảng đám mây và VPS, có thể sử dụng trực tiếp bởi trung tâm điều hành liên hồ chứa, Ban Chỉ huy Phòng chống Thiên tai tỉnh Quảng Nam và thành phố Đà Nẵng, các đơn vị quản lý tài nguyên nước, cũng như cộng đồng dân cư vùng hạ du sông Vu Gia – Thu Bồn. Kiến trúc mô hình toàn cục kèm vector nhúng hồ chứa cho phép nhân rộng sang các lưu vực khác, kể cả các lưu vực chưa được đo đạc đầy đủ.</w:delText>
        </w:r>
      </w:del>
      <w:r>
        <w:br w:type="page"/>
      </w:r>
    </w:p>
    <w:p w14:paraId="35318721" w14:textId="78BC206E" w:rsidR="00AB4873" w:rsidRPr="000E1921" w:rsidRDefault="00AB4873" w:rsidP="00AB4873">
      <w:pPr>
        <w:pStyle w:val="Heading1"/>
        <w:rPr>
          <w:szCs w:val="28"/>
        </w:rPr>
      </w:pPr>
      <w:bookmarkStart w:id="2457" w:name="_Toc234253296"/>
      <w:r w:rsidRPr="000E1921">
        <w:rPr>
          <w:szCs w:val="28"/>
        </w:rPr>
        <w:lastRenderedPageBreak/>
        <w:t>K</w:t>
      </w:r>
      <w:r w:rsidRPr="005B4A7C">
        <w:rPr>
          <w:szCs w:val="28"/>
        </w:rPr>
        <w:t>Ế</w:t>
      </w:r>
      <w:r w:rsidRPr="00DA4EA2">
        <w:rPr>
          <w:szCs w:val="28"/>
        </w:rPr>
        <w:t>T LUẬN VÀ KIẾN NGHỊ</w:t>
      </w:r>
      <w:bookmarkEnd w:id="2457"/>
      <w:r w:rsidR="007D3BFF" w:rsidRPr="005B4A7C">
        <w:rPr>
          <w:vanish/>
          <w:szCs w:val="28"/>
        </w:rPr>
        <w:fldChar w:fldCharType="begin"/>
      </w:r>
      <w:r w:rsidR="007D3BFF" w:rsidRPr="005B4A7C">
        <w:rPr>
          <w:vanish/>
          <w:szCs w:val="28"/>
        </w:rPr>
        <w:instrText xml:space="preserve"> SEQ chap </w:instrText>
      </w:r>
      <w:r w:rsidR="007D3BFF" w:rsidRPr="005B4A7C">
        <w:rPr>
          <w:vanish/>
          <w:szCs w:val="28"/>
        </w:rPr>
        <w:fldChar w:fldCharType="separate"/>
      </w:r>
      <w:r w:rsidR="005663BE" w:rsidRPr="005B4A7C">
        <w:rPr>
          <w:vanish/>
          <w:szCs w:val="28"/>
        </w:rPr>
        <w:t>6</w:t>
      </w:r>
      <w:r w:rsidR="007D3BFF" w:rsidRPr="005B4A7C">
        <w:rPr>
          <w:vanish/>
          <w:szCs w:val="28"/>
        </w:rPr>
        <w:fldChar w:fldCharType="end"/>
      </w:r>
    </w:p>
    <w:p w14:paraId="6BD517BF" w14:textId="3A620514" w:rsidR="00AB4873" w:rsidRPr="00AB4873" w:rsidRDefault="00AB4873" w:rsidP="00AB4873">
      <w:pPr>
        <w:pStyle w:val="Heading2"/>
      </w:pPr>
      <w:bookmarkStart w:id="2458" w:name="_Toc234253297"/>
      <w:r>
        <w:t>Kết luận</w:t>
      </w:r>
      <w:bookmarkEnd w:id="2458"/>
    </w:p>
    <w:p w14:paraId="0C93641D" w14:textId="77777777" w:rsidR="003925BF" w:rsidRDefault="003925BF" w:rsidP="003925BF">
      <w:pPr>
        <w:ind w:firstLine="567"/>
        <w:rPr>
          <w:ins w:id="2459" w:author="ACER" w:date="2026-07-06T00:16:00Z"/>
        </w:rPr>
      </w:pPr>
      <w:ins w:id="2460" w:author="ACER" w:date="2026-07-06T00:16:00Z">
        <w:r>
          <w:t>Đề tài đã phát triển và triển khai thành công một nền tảng cảnh báo ngập lụt thông minh đa kênh cho thành phố Đà Nẵng, với hai sản phẩm phần mềm trọng tâm là ứng dụng Web và ứng dụng Di động, được hỗ trợ bởi một hạ tầng backend dùng chung, cơ chế dữ liệu cộng đồng và một bộ máy dự báo dựa trên AI. Những kết quả nổi bật gồm:</w:t>
        </w:r>
      </w:ins>
    </w:p>
    <w:p w14:paraId="0D745B85" w14:textId="77777777" w:rsidR="003925BF" w:rsidRDefault="003925BF" w:rsidP="003925BF">
      <w:pPr>
        <w:pStyle w:val="ListParagraph"/>
        <w:numPr>
          <w:ilvl w:val="0"/>
          <w:numId w:val="10"/>
        </w:numPr>
        <w:spacing w:before="0" w:after="90" w:line="340" w:lineRule="auto"/>
        <w:contextualSpacing w:val="0"/>
        <w:rPr>
          <w:ins w:id="2461" w:author="ACER" w:date="2026-07-06T00:16:00Z"/>
        </w:rPr>
      </w:pPr>
      <w:ins w:id="2462" w:author="ACER" w:date="2026-07-06T00:16:00Z">
        <w:r>
          <w:rPr>
            <w:b/>
            <w:bCs/>
          </w:rPr>
          <w:t xml:space="preserve">Ứng dụng Web hoàn chỉnh cho cơ quan quản lý: </w:t>
        </w:r>
        <w:r>
          <w:t>cung cấp bản đồ giám sát thời gian thực đa lớp, động cơ cảnh báo lũ tự động chạy mỗi 15 phút và dashboard quản trị đa ngôn ngữ, nâng cao năng lực nhận thức tình huống và điều hành phòng chống thiên tai.</w:t>
        </w:r>
      </w:ins>
    </w:p>
    <w:p w14:paraId="43E7AC85" w14:textId="77777777" w:rsidR="003925BF" w:rsidRDefault="003925BF" w:rsidP="003925BF">
      <w:pPr>
        <w:pStyle w:val="ListParagraph"/>
        <w:numPr>
          <w:ilvl w:val="0"/>
          <w:numId w:val="10"/>
        </w:numPr>
        <w:spacing w:before="0" w:after="90" w:line="340" w:lineRule="auto"/>
        <w:contextualSpacing w:val="0"/>
        <w:rPr>
          <w:ins w:id="2463" w:author="ACER" w:date="2026-07-06T00:16:00Z"/>
        </w:rPr>
      </w:pPr>
      <w:ins w:id="2464" w:author="ACER" w:date="2026-07-06T00:16:00Z">
        <w:r>
          <w:rPr>
            <w:b/>
            <w:bCs/>
          </w:rPr>
          <w:t xml:space="preserve">Ứng dụng Di động lấy người dân làm trung tâm: </w:t>
        </w:r>
        <w:r>
          <w:t>tích hợp cảnh báo tiếp cận theo vị trí, mô-đun AI YOLO Pose ước lượng mức ngập từ ảnh và bộ công cụ hỗ trợ sơ tán — cứu hộ, chuyển cơ chế ứng phó từ bị động sang chủ động.</w:t>
        </w:r>
      </w:ins>
    </w:p>
    <w:p w14:paraId="29D254CB" w14:textId="77777777" w:rsidR="003925BF" w:rsidRDefault="003925BF" w:rsidP="003925BF">
      <w:pPr>
        <w:pStyle w:val="ListParagraph"/>
        <w:numPr>
          <w:ilvl w:val="0"/>
          <w:numId w:val="10"/>
        </w:numPr>
        <w:spacing w:before="0" w:after="90" w:line="340" w:lineRule="auto"/>
        <w:contextualSpacing w:val="0"/>
        <w:rPr>
          <w:ins w:id="2465" w:author="ACER" w:date="2026-07-06T00:16:00Z"/>
        </w:rPr>
      </w:pPr>
      <w:ins w:id="2466" w:author="ACER" w:date="2026-07-06T00:16:00Z">
        <w:r>
          <w:rPr>
            <w:b/>
            <w:bCs/>
          </w:rPr>
          <w:t xml:space="preserve">Kiến trúc hệ thống bền vững: </w:t>
        </w:r>
        <w:r>
          <w:t>backend Clean Architecture, cơ sở dữ liệu dùng chung và sáu tác vụ tự động hóa bảo đảm ba nền tảng luôn truy cập cùng một nguồn dữ liệu nhất quán, theo thời gian thực.</w:t>
        </w:r>
      </w:ins>
    </w:p>
    <w:p w14:paraId="050BA77F" w14:textId="77777777" w:rsidR="003925BF" w:rsidRDefault="003925BF" w:rsidP="003925BF">
      <w:pPr>
        <w:pStyle w:val="ListParagraph"/>
        <w:numPr>
          <w:ilvl w:val="0"/>
          <w:numId w:val="10"/>
        </w:numPr>
        <w:spacing w:before="0" w:after="90" w:line="340" w:lineRule="auto"/>
        <w:contextualSpacing w:val="0"/>
        <w:rPr>
          <w:ins w:id="2467" w:author="ACER" w:date="2026-07-06T00:16:00Z"/>
        </w:rPr>
      </w:pPr>
      <w:ins w:id="2468" w:author="ACER" w:date="2026-07-06T00:16:00Z">
        <w:r>
          <w:rPr>
            <w:b/>
            <w:bCs/>
          </w:rPr>
          <w:t xml:space="preserve">Vòng lặp dữ liệu khép kín: </w:t>
        </w:r>
        <w:r>
          <w:t>mô hình AI cung cấp dự báo cho cộng đồng và cộng đồng cung cấp ngược dữ liệu hiện trường, đúng với định hướng “dựa trên AI và dữ liệu cộng đồng”.</w:t>
        </w:r>
      </w:ins>
    </w:p>
    <w:p w14:paraId="2B256C02" w14:textId="77777777" w:rsidR="003925BF" w:rsidRDefault="003925BF" w:rsidP="003925BF">
      <w:pPr>
        <w:ind w:firstLine="567"/>
        <w:rPr>
          <w:ins w:id="2469" w:author="ACER" w:date="2026-07-06T00:16:00Z"/>
        </w:rPr>
      </w:pPr>
      <w:ins w:id="2470" w:author="ACER" w:date="2026-07-06T00:16:00Z">
        <w:r>
          <w:t>Về bộ máy dự báo phụ trợ, mô hình ARIMAX đạt NSE ≈ 0,96 — 0,97 ở dự báo 1 giờ và mô hình LSTM toàn cục đạt NSE trung bình 0,63 — 0,70 trên toàn bộ 16 hồ, cung cấp các dải bất định phục vụ cảnh báo sớm. Hai mô hình giải quyết các nhu cầu bổ trợ cho nhau, tạo nền dữ liệu tin cậy cho các cảnh báo của hệ thống. Toàn bộ nền tảng đã được đưa lên hạ tầng đám mây/VPS và vận hành thực tế, đánh dấu bước tiến trong hiện đại hóa công tác quản lý rủi ro ngập lụt đô thị tại miền Trung Việt Nam.</w:t>
        </w:r>
      </w:ins>
    </w:p>
    <w:p w14:paraId="63D82479" w14:textId="523523D3" w:rsidR="00AB4873" w:rsidDel="003925BF" w:rsidRDefault="00AB4873" w:rsidP="00690C8B">
      <w:pPr>
        <w:rPr>
          <w:del w:id="2471" w:author="ACER" w:date="2026-07-06T00:16:00Z"/>
        </w:rPr>
      </w:pPr>
      <w:del w:id="2472" w:author="ACER" w:date="2026-07-06T00:16:00Z">
        <w:r w:rsidDel="003925BF">
          <w:delText>Đề tài đã đánh giá hai cách tiếp cận định hướng dữ liệu bổ trợ cho nhau - mô hình cơ sở thống kê ARIMAX(3, 1, 0) và mạng nơ-ron hồi quy LSTM Encoder–Decoder toàn cục - cho dự báo lưu lượng nước đến hồ chứa hàng giờ trên lưu vực Vu Gia – Thu Bồn, và tích hợp thành công hai mô hình vào một hệ thống giám sát – cảnh báo lũ lụt đa nền tảng. Ba phát hiện nổi bật:</w:delText>
        </w:r>
        <w:bookmarkStart w:id="2473" w:name="_Toc234189864"/>
        <w:bookmarkStart w:id="2474" w:name="_Toc234190038"/>
        <w:bookmarkStart w:id="2475" w:name="_Toc234253298"/>
        <w:bookmarkEnd w:id="2473"/>
        <w:bookmarkEnd w:id="2474"/>
        <w:bookmarkEnd w:id="2475"/>
      </w:del>
    </w:p>
    <w:p w14:paraId="75FC2286" w14:textId="796FD1E1" w:rsidR="00AB4873" w:rsidDel="003925BF" w:rsidRDefault="00AB4873" w:rsidP="00AB4873">
      <w:pPr>
        <w:pStyle w:val="GachDauDong"/>
        <w:rPr>
          <w:del w:id="2476" w:author="ACER" w:date="2026-07-06T00:16:00Z"/>
        </w:rPr>
      </w:pPr>
      <w:del w:id="2477" w:author="ACER" w:date="2026-07-06T00:16:00Z">
        <w:r w:rsidDel="003925BF">
          <w:delText>Ở thời gian dự báo trước tất định ngắn hạn (1 giờ), mô hình ARIMAX tuyến tính vốn đã rất mạnh (NSE ≈ 0,96–0,97 tại Sông Tranh 2) và đủ cho các hoạt động vận hành thường xuyên; mô hình học sâu không mang lại cải thiện có ý nghĩa thống kê ở chân trời này.</w:delText>
        </w:r>
        <w:bookmarkStart w:id="2478" w:name="_Toc234189865"/>
        <w:bookmarkStart w:id="2479" w:name="_Toc234190039"/>
        <w:bookmarkStart w:id="2480" w:name="_Toc234253299"/>
        <w:bookmarkEnd w:id="2478"/>
        <w:bookmarkEnd w:id="2479"/>
        <w:bookmarkEnd w:id="2480"/>
      </w:del>
    </w:p>
    <w:p w14:paraId="64C57673" w14:textId="51D3A16B" w:rsidR="00AB4873" w:rsidDel="003925BF" w:rsidRDefault="00AB4873" w:rsidP="00AB4873">
      <w:pPr>
        <w:pStyle w:val="GachDauDong"/>
        <w:rPr>
          <w:del w:id="2481" w:author="ACER" w:date="2026-07-06T00:16:00Z"/>
        </w:rPr>
      </w:pPr>
      <w:del w:id="2482" w:author="ACER" w:date="2026-07-06T00:16:00Z">
        <w:r w:rsidDel="003925BF">
          <w:delText>Ở các khung thời gian cảnh báo lũ vận hành (12–24 giờ, xác suất), LSTM toàn cục đạt NSE trung bình lưu vực 0,63–0,70 trên toàn bộ 16 hồ và cung cấp các dải bất định Q10/Q50/Q90 mà ARIMAX không thể cung cấp.</w:delText>
        </w:r>
        <w:bookmarkStart w:id="2483" w:name="_Toc234189866"/>
        <w:bookmarkStart w:id="2484" w:name="_Toc234190040"/>
        <w:bookmarkStart w:id="2485" w:name="_Toc234253300"/>
        <w:bookmarkEnd w:id="2483"/>
        <w:bookmarkEnd w:id="2484"/>
        <w:bookmarkEnd w:id="2485"/>
      </w:del>
    </w:p>
    <w:p w14:paraId="065DF8B7" w14:textId="6BCC02C6" w:rsidR="00AB4873" w:rsidDel="003925BF" w:rsidRDefault="00AB4873" w:rsidP="00AB4873">
      <w:pPr>
        <w:pStyle w:val="GachDauDong"/>
        <w:rPr>
          <w:del w:id="2486" w:author="ACER" w:date="2026-07-06T00:16:00Z"/>
        </w:rPr>
      </w:pPr>
      <w:del w:id="2487" w:author="ACER" w:date="2026-07-06T00:16:00Z">
        <w:r w:rsidDel="003925BF">
          <w:delText>Hai mô hình giải quyết các nhu cầu vận hành bổ sung cho nhau, với cấu trúc phần dư tương quan yếu — cho thấy mô hình tổ hợp lai ghép là một hướng mở rộng hứa hẹn. Toàn bộ quy trình đã được tích hợp vào nền tảng hỗ trợ ra quyết định Web/Desktop và ứng dụng di động có xử lý ảnh AI, đánh dấu bước tiến trong hiện đại hóa vận hành hồ chứa và quản lý rủi ro lũ lụt tại miền Trung Việt Nam.</w:delText>
        </w:r>
        <w:bookmarkStart w:id="2488" w:name="_Toc234189867"/>
        <w:bookmarkStart w:id="2489" w:name="_Toc234190041"/>
        <w:bookmarkStart w:id="2490" w:name="_Toc234253301"/>
        <w:bookmarkEnd w:id="2488"/>
        <w:bookmarkEnd w:id="2489"/>
        <w:bookmarkEnd w:id="2490"/>
      </w:del>
    </w:p>
    <w:p w14:paraId="38F4C7E3" w14:textId="77777777" w:rsidR="00AB4873" w:rsidRDefault="00AB4873" w:rsidP="00690C8B">
      <w:pPr>
        <w:pStyle w:val="Heading2"/>
      </w:pPr>
      <w:bookmarkStart w:id="2491" w:name="_Toc234253302"/>
      <w:r>
        <w:t>Kiến nghị và hướng phát triển</w:t>
      </w:r>
      <w:bookmarkEnd w:id="2491"/>
    </w:p>
    <w:p w14:paraId="34D376B9" w14:textId="77777777" w:rsidR="003925BF" w:rsidRDefault="003925BF" w:rsidP="003925BF">
      <w:pPr>
        <w:ind w:firstLine="567"/>
        <w:rPr>
          <w:ins w:id="2492" w:author="ACER" w:date="2026-07-06T00:17:00Z"/>
        </w:rPr>
      </w:pPr>
      <w:ins w:id="2493" w:author="ACER" w:date="2026-07-06T00:17:00Z">
        <w:r>
          <w:t>Trên cơ sở kết quả đạt được, nhóm đề xuất một số hướng phát triển tiếp theo, ưu tiên hoàn thiện sản phẩm phần mềm:</w:t>
        </w:r>
      </w:ins>
    </w:p>
    <w:p w14:paraId="2F7E5ADE" w14:textId="77777777" w:rsidR="003925BF" w:rsidRDefault="003925BF" w:rsidP="003925BF">
      <w:pPr>
        <w:pStyle w:val="ListParagraph"/>
        <w:numPr>
          <w:ilvl w:val="0"/>
          <w:numId w:val="10"/>
        </w:numPr>
        <w:spacing w:before="0" w:after="90" w:line="340" w:lineRule="auto"/>
        <w:contextualSpacing w:val="0"/>
        <w:rPr>
          <w:ins w:id="2494" w:author="ACER" w:date="2026-07-06T00:17:00Z"/>
        </w:rPr>
      </w:pPr>
      <w:ins w:id="2495" w:author="ACER" w:date="2026-07-06T00:17:00Z">
        <w:r>
          <w:rPr>
            <w:b/>
            <w:bCs/>
          </w:rPr>
          <w:t xml:space="preserve">Hoàn thiện trải nghiệm người dùng: </w:t>
        </w:r>
        <w:r>
          <w:t>tối ưu hiệu năng bản đồ khi mật độ điểm dữ liệu lớn, bổ sung chế độ ngoại tuyến cho ứng dụng di động trong tình huống mất kết nối, và phát triển kênh cảnh báo qua Zalo/SMS để tăng độ phủ.</w:t>
        </w:r>
      </w:ins>
    </w:p>
    <w:p w14:paraId="1D70D150" w14:textId="77777777" w:rsidR="003925BF" w:rsidRDefault="003925BF" w:rsidP="003925BF">
      <w:pPr>
        <w:pStyle w:val="ListParagraph"/>
        <w:numPr>
          <w:ilvl w:val="0"/>
          <w:numId w:val="10"/>
        </w:numPr>
        <w:spacing w:before="0" w:after="90" w:line="340" w:lineRule="auto"/>
        <w:contextualSpacing w:val="0"/>
        <w:rPr>
          <w:ins w:id="2496" w:author="ACER" w:date="2026-07-06T00:17:00Z"/>
        </w:rPr>
      </w:pPr>
      <w:ins w:id="2497" w:author="ACER" w:date="2026-07-06T00:17:00Z">
        <w:r>
          <w:rPr>
            <w:b/>
            <w:bCs/>
          </w:rPr>
          <w:lastRenderedPageBreak/>
          <w:t xml:space="preserve">Mở rộng dữ liệu cộng đồng: </w:t>
        </w:r>
        <w:r>
          <w:t>nâng cấp cơ chế kiểm duyệt tự động, gamification khuyến khích người dân báo cáo, và tích hợp phản hồi hai chiều giữa lực lượng cứu hộ và người dân.</w:t>
        </w:r>
      </w:ins>
    </w:p>
    <w:p w14:paraId="0C1ABBAA" w14:textId="77777777" w:rsidR="003925BF" w:rsidRDefault="003925BF" w:rsidP="003925BF">
      <w:pPr>
        <w:pStyle w:val="ListParagraph"/>
        <w:numPr>
          <w:ilvl w:val="0"/>
          <w:numId w:val="10"/>
        </w:numPr>
        <w:spacing w:before="0" w:after="90" w:line="340" w:lineRule="auto"/>
        <w:contextualSpacing w:val="0"/>
        <w:rPr>
          <w:ins w:id="2498" w:author="ACER" w:date="2026-07-06T00:17:00Z"/>
        </w:rPr>
      </w:pPr>
      <w:ins w:id="2499" w:author="ACER" w:date="2026-07-06T00:17:00Z">
        <w:r>
          <w:rPr>
            <w:b/>
            <w:bCs/>
          </w:rPr>
          <w:t xml:space="preserve">Tăng cường bảo mật và khả năng mở rộng: </w:t>
        </w:r>
        <w:r>
          <w:t>phân quyền chi tiết theo đơn vị hành chính, giám sát tải hệ thống và chuẩn bị hạ tầng cho việc nhân rộng ra các địa phương khác.</w:t>
        </w:r>
      </w:ins>
    </w:p>
    <w:p w14:paraId="7BF2BC97" w14:textId="397BE8BE" w:rsidR="00690C8B" w:rsidRDefault="003925BF">
      <w:pPr>
        <w:pStyle w:val="ListParagraph"/>
        <w:numPr>
          <w:ilvl w:val="0"/>
          <w:numId w:val="10"/>
        </w:numPr>
        <w:spacing w:before="0" w:after="90" w:line="340" w:lineRule="auto"/>
        <w:contextualSpacing w:val="0"/>
        <w:pPrChange w:id="2500" w:author="ACER" w:date="2026-07-06T00:17:00Z">
          <w:pPr/>
        </w:pPrChange>
      </w:pPr>
      <w:ins w:id="2501" w:author="ACER" w:date="2026-07-06T00:17:00Z">
        <w:r>
          <w:rPr>
            <w:b/>
            <w:bCs/>
          </w:rPr>
          <w:t xml:space="preserve">Nâng cấp bộ máy dự báo (phụ trợ): </w:t>
        </w:r>
        <w:r>
          <w:t>kết hợp LSTM với dự báo mưa từ mô hình số trị (GFS, IFS) để kéo dài thời gian dự báo lên 24 — 48 giờ, mở rộng ARIMAX cho các hồ lớn còn lại, và tích hợp ảnh vệ tinh bổ sung cho mạng trạm đo mưa còn thưa.</w:t>
        </w:r>
      </w:ins>
      <w:del w:id="2502" w:author="ACER" w:date="2026-07-06T00:17:00Z">
        <w:r w:rsidR="00AB4873" w:rsidDel="003925BF">
          <w:delText>(i) kết hợp LSTM với dự báo mưa từ mô hình dự báo thời tiết số trị (GFS, IFS) để kéo dài thời gian dự báo khả dụng lên 24–48 giờ; (ii) mở rộng ARIMAX cho các hồ lớn còn lại (A Vương, Đắk Mi 4, Sông Bung 4); (iii) bổ sung một mô hình cơ sở vật lý HEC-HMS đã hiệu chuẩn làm đối chứng; (iv) định lượng kỹ năng của mô hình tổ hợp lai ARIMAX + LSTM trên cùng một cửa sổ dữ liệu ngoài mẫu; (v) tích hợp lọc Kalman để cập nhật tham số động, thử nghiệm chính quy hóa mạnh hơn nhằm khắc phục hiện tượng quá khớp, và tích hợp ảnh vệ tinh bổ sung cho mạng trạm đo mưa mặt đất còn thưa.</w:delText>
        </w:r>
      </w:del>
      <w:r w:rsidR="00690C8B">
        <w:br w:type="page"/>
      </w:r>
    </w:p>
    <w:p w14:paraId="22D970CA" w14:textId="77777777" w:rsidR="00690C8B" w:rsidRPr="00DA4EA2" w:rsidRDefault="00690C8B">
      <w:pPr>
        <w:pStyle w:val="Heading1"/>
        <w:rPr>
          <w:szCs w:val="28"/>
        </w:rPr>
      </w:pPr>
      <w:del w:id="2503" w:author="ACER" w:date="2026-07-04T14:28:00Z">
        <w:r w:rsidRPr="000E1921" w:rsidDel="0036100C">
          <w:rPr>
            <w:szCs w:val="28"/>
          </w:rPr>
          <w:lastRenderedPageBreak/>
          <w:delText xml:space="preserve">7. </w:delText>
        </w:r>
      </w:del>
      <w:bookmarkStart w:id="2504" w:name="_Toc234253303"/>
      <w:r w:rsidRPr="005B4A7C">
        <w:rPr>
          <w:szCs w:val="28"/>
        </w:rPr>
        <w:t>TÀI LI</w:t>
      </w:r>
      <w:r w:rsidRPr="00DA4EA2">
        <w:rPr>
          <w:szCs w:val="28"/>
        </w:rPr>
        <w:t>ỆU THAM KHẢO</w:t>
      </w:r>
      <w:bookmarkEnd w:id="2504"/>
    </w:p>
    <w:p w14:paraId="338BFA81" w14:textId="77777777" w:rsidR="000B520F" w:rsidRPr="00DA4EA2" w:rsidRDefault="000B520F" w:rsidP="000B520F">
      <w:pPr>
        <w:spacing w:after="90" w:line="320" w:lineRule="auto"/>
        <w:ind w:left="620" w:hanging="620"/>
        <w:rPr>
          <w:ins w:id="2505" w:author="ACER" w:date="2026-07-06T00:19:00Z"/>
          <w:szCs w:val="26"/>
        </w:rPr>
      </w:pPr>
      <w:ins w:id="2506" w:author="ACER" w:date="2026-07-06T00:19:00Z">
        <w:r w:rsidRPr="000B520F">
          <w:rPr>
            <w:bCs/>
            <w:szCs w:val="26"/>
            <w:rPrChange w:id="2507" w:author="ACER" w:date="2026-07-06T00:20:00Z">
              <w:rPr>
                <w:b/>
                <w:bCs/>
              </w:rPr>
            </w:rPrChange>
          </w:rPr>
          <w:t>[1]</w:t>
        </w:r>
        <w:r w:rsidRPr="000B520F">
          <w:rPr>
            <w:bCs/>
            <w:szCs w:val="26"/>
            <w:rPrChange w:id="2508" w:author="ACER" w:date="2026-07-06T00:20:00Z">
              <w:rPr>
                <w:b/>
                <w:bCs/>
              </w:rPr>
            </w:rPrChange>
          </w:rPr>
          <w:tab/>
        </w:r>
        <w:r w:rsidRPr="00DA4EA2">
          <w:rPr>
            <w:szCs w:val="26"/>
          </w:rPr>
          <w:t>M. Valipour, “Long-term runoff study using SARIMA and ARIMA models in the United States,” Meteorological Applications, vol. 22, no. 3, pp. 592–598, Jul. 2015.</w:t>
        </w:r>
      </w:ins>
    </w:p>
    <w:p w14:paraId="1C15FE28" w14:textId="77777777" w:rsidR="000B520F" w:rsidRPr="00DA4EA2" w:rsidRDefault="000B520F" w:rsidP="000B520F">
      <w:pPr>
        <w:spacing w:after="90" w:line="320" w:lineRule="auto"/>
        <w:ind w:left="620" w:hanging="620"/>
        <w:rPr>
          <w:ins w:id="2509" w:author="ACER" w:date="2026-07-06T00:19:00Z"/>
          <w:szCs w:val="26"/>
        </w:rPr>
      </w:pPr>
      <w:ins w:id="2510" w:author="ACER" w:date="2026-07-06T00:19:00Z">
        <w:r w:rsidRPr="000B520F">
          <w:rPr>
            <w:bCs/>
            <w:szCs w:val="26"/>
            <w:rPrChange w:id="2511" w:author="ACER" w:date="2026-07-06T00:20:00Z">
              <w:rPr>
                <w:b/>
                <w:bCs/>
              </w:rPr>
            </w:rPrChange>
          </w:rPr>
          <w:t>[2]</w:t>
        </w:r>
        <w:r w:rsidRPr="000B520F">
          <w:rPr>
            <w:bCs/>
            <w:szCs w:val="26"/>
            <w:rPrChange w:id="2512" w:author="ACER" w:date="2026-07-06T00:20:00Z">
              <w:rPr>
                <w:b/>
                <w:bCs/>
              </w:rPr>
            </w:rPrChange>
          </w:rPr>
          <w:tab/>
        </w:r>
        <w:r w:rsidRPr="00DA4EA2">
          <w:rPr>
            <w:szCs w:val="26"/>
          </w:rPr>
          <w:t>H. Moeeni, H. Bonakdari, and I. Ebtehaj, “Monthly reservoir inflow forecasting using a new hybrid SARIMA genetic programming approach,” Journal of Earth System Science, vol. 126, no. 1, art. 18, Feb. 2017.</w:t>
        </w:r>
      </w:ins>
    </w:p>
    <w:p w14:paraId="12C40F76" w14:textId="77777777" w:rsidR="000B520F" w:rsidRPr="00DA4EA2" w:rsidRDefault="000B520F" w:rsidP="000B520F">
      <w:pPr>
        <w:spacing w:after="90" w:line="320" w:lineRule="auto"/>
        <w:ind w:left="620" w:hanging="620"/>
        <w:rPr>
          <w:ins w:id="2513" w:author="ACER" w:date="2026-07-06T00:19:00Z"/>
          <w:szCs w:val="26"/>
        </w:rPr>
      </w:pPr>
      <w:ins w:id="2514" w:author="ACER" w:date="2026-07-06T00:19:00Z">
        <w:r w:rsidRPr="000B520F">
          <w:rPr>
            <w:bCs/>
            <w:szCs w:val="26"/>
            <w:rPrChange w:id="2515" w:author="ACER" w:date="2026-07-06T00:20:00Z">
              <w:rPr>
                <w:b/>
                <w:bCs/>
              </w:rPr>
            </w:rPrChange>
          </w:rPr>
          <w:t>[3]</w:t>
        </w:r>
        <w:r w:rsidRPr="000B520F">
          <w:rPr>
            <w:bCs/>
            <w:szCs w:val="26"/>
            <w:rPrChange w:id="2516" w:author="ACER" w:date="2026-07-06T00:20:00Z">
              <w:rPr>
                <w:b/>
                <w:bCs/>
              </w:rPr>
            </w:rPrChange>
          </w:rPr>
          <w:tab/>
        </w:r>
        <w:r w:rsidRPr="00DA4EA2">
          <w:rPr>
            <w:szCs w:val="26"/>
          </w:rPr>
          <w:t>H. Moeeni and H. Bonakdari, “Forecasting monthly inflow with extreme seasonal variation using the hybrid SARIMA-ANN model,” Stochastic Environmental Research and Risk Assessment, vol. 31, no. 8, pp. 1997–2010, Nov. 2017.</w:t>
        </w:r>
      </w:ins>
    </w:p>
    <w:p w14:paraId="0691EDEC" w14:textId="77777777" w:rsidR="000B520F" w:rsidRPr="00DA4EA2" w:rsidRDefault="000B520F" w:rsidP="000B520F">
      <w:pPr>
        <w:spacing w:after="90" w:line="320" w:lineRule="auto"/>
        <w:ind w:left="620" w:hanging="620"/>
        <w:rPr>
          <w:ins w:id="2517" w:author="ACER" w:date="2026-07-06T00:19:00Z"/>
          <w:szCs w:val="26"/>
        </w:rPr>
      </w:pPr>
      <w:ins w:id="2518" w:author="ACER" w:date="2026-07-06T00:19:00Z">
        <w:r w:rsidRPr="000B520F">
          <w:rPr>
            <w:bCs/>
            <w:szCs w:val="26"/>
            <w:rPrChange w:id="2519" w:author="ACER" w:date="2026-07-06T00:20:00Z">
              <w:rPr>
                <w:b/>
                <w:bCs/>
              </w:rPr>
            </w:rPrChange>
          </w:rPr>
          <w:t>[4]</w:t>
        </w:r>
        <w:r w:rsidRPr="000B520F">
          <w:rPr>
            <w:bCs/>
            <w:szCs w:val="26"/>
            <w:rPrChange w:id="2520" w:author="ACER" w:date="2026-07-06T00:20:00Z">
              <w:rPr>
                <w:b/>
                <w:bCs/>
              </w:rPr>
            </w:rPrChange>
          </w:rPr>
          <w:tab/>
        </w:r>
        <w:r w:rsidRPr="00DA4EA2">
          <w:rPr>
            <w:szCs w:val="26"/>
          </w:rPr>
          <w:t>D. Myronidis, K. Ioannou, D. Fotakis, and G. Dörflinger, “Streamflow and hydrological drought trend analysis and forecasting in Cyprus,” Water Resources Management, vol. 32, no. 5, 2018.</w:t>
        </w:r>
      </w:ins>
    </w:p>
    <w:p w14:paraId="27613839" w14:textId="77777777" w:rsidR="000B520F" w:rsidRPr="00DA4EA2" w:rsidRDefault="000B520F" w:rsidP="000B520F">
      <w:pPr>
        <w:spacing w:after="90" w:line="320" w:lineRule="auto"/>
        <w:ind w:left="620" w:hanging="620"/>
        <w:rPr>
          <w:ins w:id="2521" w:author="ACER" w:date="2026-07-06T00:19:00Z"/>
          <w:szCs w:val="26"/>
        </w:rPr>
      </w:pPr>
      <w:ins w:id="2522" w:author="ACER" w:date="2026-07-06T00:19:00Z">
        <w:r w:rsidRPr="000B520F">
          <w:rPr>
            <w:bCs/>
            <w:szCs w:val="26"/>
            <w:rPrChange w:id="2523" w:author="ACER" w:date="2026-07-06T00:20:00Z">
              <w:rPr>
                <w:b/>
                <w:bCs/>
              </w:rPr>
            </w:rPrChange>
          </w:rPr>
          <w:t>[5]</w:t>
        </w:r>
        <w:r w:rsidRPr="000B520F">
          <w:rPr>
            <w:bCs/>
            <w:szCs w:val="26"/>
            <w:rPrChange w:id="2524" w:author="ACER" w:date="2026-07-06T00:20:00Z">
              <w:rPr>
                <w:b/>
                <w:bCs/>
              </w:rPr>
            </w:rPrChange>
          </w:rPr>
          <w:tab/>
        </w:r>
        <w:r w:rsidRPr="00DA4EA2">
          <w:rPr>
            <w:szCs w:val="26"/>
          </w:rPr>
          <w:t>M. Carcano, F. Granata, and G. de Marinis, “Streamflow forecasting: A comparative analysis of ARIMAX, rolling forecasting LSTM neural network and physically based models in a pristine catchment,” Water, vol. 17, no. 15, art. 2341, Aug. 2025.</w:t>
        </w:r>
      </w:ins>
    </w:p>
    <w:p w14:paraId="57B6B31B" w14:textId="77777777" w:rsidR="000B520F" w:rsidRPr="00DA4EA2" w:rsidRDefault="000B520F" w:rsidP="000B520F">
      <w:pPr>
        <w:spacing w:after="90" w:line="320" w:lineRule="auto"/>
        <w:ind w:left="620" w:hanging="620"/>
        <w:rPr>
          <w:ins w:id="2525" w:author="ACER" w:date="2026-07-06T00:19:00Z"/>
          <w:szCs w:val="26"/>
        </w:rPr>
      </w:pPr>
      <w:ins w:id="2526" w:author="ACER" w:date="2026-07-06T00:19:00Z">
        <w:r w:rsidRPr="000B520F">
          <w:rPr>
            <w:bCs/>
            <w:szCs w:val="26"/>
            <w:rPrChange w:id="2527" w:author="ACER" w:date="2026-07-06T00:20:00Z">
              <w:rPr>
                <w:b/>
                <w:bCs/>
              </w:rPr>
            </w:rPrChange>
          </w:rPr>
          <w:t>[6]</w:t>
        </w:r>
        <w:r w:rsidRPr="000B520F">
          <w:rPr>
            <w:bCs/>
            <w:szCs w:val="26"/>
            <w:rPrChange w:id="2528" w:author="ACER" w:date="2026-07-06T00:20:00Z">
              <w:rPr>
                <w:b/>
                <w:bCs/>
              </w:rPr>
            </w:rPrChange>
          </w:rPr>
          <w:tab/>
        </w:r>
        <w:r w:rsidRPr="00DA4EA2">
          <w:rPr>
            <w:szCs w:val="26"/>
          </w:rPr>
          <w:t>S. Hochreiter and J. Schmidhuber, “Long short-term memory,” Neural Computation, vol. 9, no. 8, pp. 1735–1780, Nov. 1997.</w:t>
        </w:r>
      </w:ins>
    </w:p>
    <w:p w14:paraId="1701E8D4" w14:textId="77777777" w:rsidR="000B520F" w:rsidRPr="00DA4EA2" w:rsidRDefault="000B520F" w:rsidP="000B520F">
      <w:pPr>
        <w:spacing w:after="90" w:line="320" w:lineRule="auto"/>
        <w:ind w:left="620" w:hanging="620"/>
        <w:rPr>
          <w:ins w:id="2529" w:author="ACER" w:date="2026-07-06T00:19:00Z"/>
          <w:szCs w:val="26"/>
        </w:rPr>
      </w:pPr>
      <w:ins w:id="2530" w:author="ACER" w:date="2026-07-06T00:19:00Z">
        <w:r w:rsidRPr="000B520F">
          <w:rPr>
            <w:bCs/>
            <w:szCs w:val="26"/>
            <w:rPrChange w:id="2531" w:author="ACER" w:date="2026-07-06T00:20:00Z">
              <w:rPr>
                <w:b/>
                <w:bCs/>
              </w:rPr>
            </w:rPrChange>
          </w:rPr>
          <w:t>[7]</w:t>
        </w:r>
        <w:r w:rsidRPr="000B520F">
          <w:rPr>
            <w:bCs/>
            <w:szCs w:val="26"/>
            <w:rPrChange w:id="2532" w:author="ACER" w:date="2026-07-06T00:20:00Z">
              <w:rPr>
                <w:b/>
                <w:bCs/>
              </w:rPr>
            </w:rPrChange>
          </w:rPr>
          <w:tab/>
        </w:r>
        <w:r w:rsidRPr="00DA4EA2">
          <w:rPr>
            <w:szCs w:val="26"/>
          </w:rPr>
          <w:t>F. Kratzert, D. Klotz, C. Brenner, K. Schulz, and M. Herrnegger, “Rainfall–runoff modelling using long short-term memory (LSTM) networks,” Hydrology and Earth System Sciences, vol. 22, no. 11, pp. 6005–6022, Nov. 2018.</w:t>
        </w:r>
      </w:ins>
    </w:p>
    <w:p w14:paraId="3F4DD493" w14:textId="77777777" w:rsidR="000B520F" w:rsidRPr="00DA4EA2" w:rsidRDefault="000B520F" w:rsidP="000B520F">
      <w:pPr>
        <w:spacing w:after="90" w:line="320" w:lineRule="auto"/>
        <w:ind w:left="620" w:hanging="620"/>
        <w:rPr>
          <w:ins w:id="2533" w:author="ACER" w:date="2026-07-06T00:19:00Z"/>
          <w:szCs w:val="26"/>
        </w:rPr>
      </w:pPr>
      <w:ins w:id="2534" w:author="ACER" w:date="2026-07-06T00:19:00Z">
        <w:r w:rsidRPr="000B520F">
          <w:rPr>
            <w:bCs/>
            <w:szCs w:val="26"/>
            <w:rPrChange w:id="2535" w:author="ACER" w:date="2026-07-06T00:20:00Z">
              <w:rPr>
                <w:b/>
                <w:bCs/>
              </w:rPr>
            </w:rPrChange>
          </w:rPr>
          <w:t>[8]</w:t>
        </w:r>
        <w:r w:rsidRPr="000B520F">
          <w:rPr>
            <w:bCs/>
            <w:szCs w:val="26"/>
            <w:rPrChange w:id="2536" w:author="ACER" w:date="2026-07-06T00:20:00Z">
              <w:rPr>
                <w:b/>
                <w:bCs/>
              </w:rPr>
            </w:rPrChange>
          </w:rPr>
          <w:tab/>
        </w:r>
        <w:r w:rsidRPr="00DA4EA2">
          <w:rPr>
            <w:szCs w:val="26"/>
          </w:rPr>
          <w:t>F. Kratzert, D. Klotz, G. Shalev, G. Klambauer, S. Hochreiter, and G. Nearing, “Towards learning universal, regional, and local hydrological behaviors via machine learning applied to large-sample datasets,” Hydrology and Earth System Sciences, vol. 23, no. 12, pp. 5089–5110, Dec. 2019.</w:t>
        </w:r>
      </w:ins>
    </w:p>
    <w:p w14:paraId="27E0D0CA" w14:textId="77777777" w:rsidR="000B520F" w:rsidRPr="00DA4EA2" w:rsidRDefault="000B520F" w:rsidP="000B520F">
      <w:pPr>
        <w:spacing w:after="90" w:line="320" w:lineRule="auto"/>
        <w:ind w:left="620" w:hanging="620"/>
        <w:rPr>
          <w:ins w:id="2537" w:author="ACER" w:date="2026-07-06T00:19:00Z"/>
          <w:szCs w:val="26"/>
        </w:rPr>
      </w:pPr>
      <w:ins w:id="2538" w:author="ACER" w:date="2026-07-06T00:19:00Z">
        <w:r w:rsidRPr="000B520F">
          <w:rPr>
            <w:bCs/>
            <w:szCs w:val="26"/>
            <w:rPrChange w:id="2539" w:author="ACER" w:date="2026-07-06T00:20:00Z">
              <w:rPr>
                <w:b/>
                <w:bCs/>
              </w:rPr>
            </w:rPrChange>
          </w:rPr>
          <w:t>[9]</w:t>
        </w:r>
        <w:r w:rsidRPr="000B520F">
          <w:rPr>
            <w:bCs/>
            <w:szCs w:val="26"/>
            <w:rPrChange w:id="2540" w:author="ACER" w:date="2026-07-06T00:20:00Z">
              <w:rPr>
                <w:b/>
                <w:bCs/>
              </w:rPr>
            </w:rPrChange>
          </w:rPr>
          <w:tab/>
        </w:r>
        <w:r w:rsidRPr="00DA4EA2">
          <w:rPr>
            <w:szCs w:val="26"/>
          </w:rPr>
          <w:t>F. Kratzert et al., “Toward improved predictions in ungauged basins: Exploiting the power of machine learning,” Water Resources Research, vol. 55, no. 12, pp. 11344–11354, Dec. 2019.</w:t>
        </w:r>
      </w:ins>
    </w:p>
    <w:p w14:paraId="76B69080" w14:textId="77777777" w:rsidR="000B520F" w:rsidRPr="00DA4EA2" w:rsidRDefault="000B520F" w:rsidP="000B520F">
      <w:pPr>
        <w:spacing w:after="90" w:line="320" w:lineRule="auto"/>
        <w:ind w:left="620" w:hanging="620"/>
        <w:rPr>
          <w:ins w:id="2541" w:author="ACER" w:date="2026-07-06T00:19:00Z"/>
          <w:szCs w:val="26"/>
        </w:rPr>
      </w:pPr>
      <w:ins w:id="2542" w:author="ACER" w:date="2026-07-06T00:19:00Z">
        <w:r w:rsidRPr="000B520F">
          <w:rPr>
            <w:bCs/>
            <w:szCs w:val="26"/>
            <w:rPrChange w:id="2543" w:author="ACER" w:date="2026-07-06T00:20:00Z">
              <w:rPr>
                <w:b/>
                <w:bCs/>
              </w:rPr>
            </w:rPrChange>
          </w:rPr>
          <w:t>[10]</w:t>
        </w:r>
        <w:r w:rsidRPr="000B520F">
          <w:rPr>
            <w:bCs/>
            <w:szCs w:val="26"/>
            <w:rPrChange w:id="2544" w:author="ACER" w:date="2026-07-06T00:20:00Z">
              <w:rPr>
                <w:b/>
                <w:bCs/>
              </w:rPr>
            </w:rPrChange>
          </w:rPr>
          <w:tab/>
        </w:r>
        <w:r w:rsidRPr="00DA4EA2">
          <w:rPr>
            <w:szCs w:val="26"/>
          </w:rPr>
          <w:t>F. Kratzert et al., “Caravan – A global community dataset for large-sample hydrology,” Scientific Data, vol. 10, no. 1, art. 61, Jan. 2023.</w:t>
        </w:r>
      </w:ins>
    </w:p>
    <w:p w14:paraId="0AC8CC3A" w14:textId="54D26467" w:rsidR="00690C8B" w:rsidRPr="000B520F" w:rsidDel="000B520F" w:rsidRDefault="000B520F" w:rsidP="000B520F">
      <w:pPr>
        <w:rPr>
          <w:del w:id="2545" w:author="ACER" w:date="2026-07-06T00:19:00Z"/>
          <w:szCs w:val="26"/>
          <w:rPrChange w:id="2546" w:author="ACER" w:date="2026-07-06T00:20:00Z">
            <w:rPr>
              <w:del w:id="2547" w:author="ACER" w:date="2026-07-06T00:19:00Z"/>
              <w:sz w:val="24"/>
            </w:rPr>
          </w:rPrChange>
        </w:rPr>
      </w:pPr>
      <w:ins w:id="2548" w:author="ACER" w:date="2026-07-06T00:19:00Z">
        <w:r w:rsidRPr="000B520F" w:rsidDel="000B520F">
          <w:rPr>
            <w:szCs w:val="26"/>
          </w:rPr>
          <w:lastRenderedPageBreak/>
          <w:t xml:space="preserve"> </w:t>
        </w:r>
      </w:ins>
      <w:del w:id="2549" w:author="ACER" w:date="2026-07-06T00:19:00Z">
        <w:r w:rsidR="00690C8B" w:rsidRPr="000B520F" w:rsidDel="000B520F">
          <w:rPr>
            <w:szCs w:val="26"/>
            <w:rPrChange w:id="2550" w:author="ACER" w:date="2026-07-06T00:20:00Z">
              <w:rPr>
                <w:sz w:val="24"/>
              </w:rPr>
            </w:rPrChange>
          </w:rPr>
          <w:delText>[1] M. Valipour, “Long-term runoff study using SARIMA and ARIMA models in the United States,” Meteorological Applications, vol. 22, no. 3, pp. 592–598, Jul. 2015.</w:delText>
        </w:r>
      </w:del>
    </w:p>
    <w:p w14:paraId="544F948D" w14:textId="2035A5D8" w:rsidR="00690C8B" w:rsidRPr="000B520F" w:rsidDel="000B520F" w:rsidRDefault="00690C8B" w:rsidP="00690C8B">
      <w:pPr>
        <w:rPr>
          <w:del w:id="2551" w:author="ACER" w:date="2026-07-06T00:19:00Z"/>
          <w:szCs w:val="26"/>
          <w:rPrChange w:id="2552" w:author="ACER" w:date="2026-07-06T00:20:00Z">
            <w:rPr>
              <w:del w:id="2553" w:author="ACER" w:date="2026-07-06T00:19:00Z"/>
              <w:sz w:val="24"/>
            </w:rPr>
          </w:rPrChange>
        </w:rPr>
      </w:pPr>
      <w:del w:id="2554" w:author="ACER" w:date="2026-07-06T00:19:00Z">
        <w:r w:rsidRPr="000B520F" w:rsidDel="000B520F">
          <w:rPr>
            <w:szCs w:val="26"/>
            <w:rPrChange w:id="2555" w:author="ACER" w:date="2026-07-06T00:20:00Z">
              <w:rPr>
                <w:sz w:val="24"/>
              </w:rPr>
            </w:rPrChange>
          </w:rPr>
          <w:delText>[2] H. Moeeni, H. Bonakdari, and I. Ebtehaj, “Monthly reservoir inflow forecasting using a new hybrid SARIMA genetic programming approach,” Journal of Earth System Science, vol. 126, no. 1, art. 18, Feb. 2017.</w:delText>
        </w:r>
      </w:del>
    </w:p>
    <w:p w14:paraId="0C02CA01" w14:textId="2CAF3C72" w:rsidR="00690C8B" w:rsidRPr="000B520F" w:rsidDel="000B520F" w:rsidRDefault="00690C8B" w:rsidP="00690C8B">
      <w:pPr>
        <w:rPr>
          <w:del w:id="2556" w:author="ACER" w:date="2026-07-06T00:19:00Z"/>
          <w:szCs w:val="26"/>
          <w:rPrChange w:id="2557" w:author="ACER" w:date="2026-07-06T00:20:00Z">
            <w:rPr>
              <w:del w:id="2558" w:author="ACER" w:date="2026-07-06T00:19:00Z"/>
              <w:sz w:val="24"/>
            </w:rPr>
          </w:rPrChange>
        </w:rPr>
      </w:pPr>
      <w:del w:id="2559" w:author="ACER" w:date="2026-07-06T00:19:00Z">
        <w:r w:rsidRPr="000B520F" w:rsidDel="000B520F">
          <w:rPr>
            <w:szCs w:val="26"/>
            <w:rPrChange w:id="2560" w:author="ACER" w:date="2026-07-06T00:20:00Z">
              <w:rPr>
                <w:sz w:val="24"/>
              </w:rPr>
            </w:rPrChange>
          </w:rPr>
          <w:delText>[3] H. Moeeni and H. Bonakdari, “Forecasting monthly inflow with extreme seasonal variation using the hybrid SARIMA-ANN model,” Stochastic Environmental Research and Risk Assessment, vol. 31, no. 8, pp. 1997–2010, Nov. 2017.</w:delText>
        </w:r>
      </w:del>
    </w:p>
    <w:p w14:paraId="620C479A" w14:textId="59AEBEB3" w:rsidR="00690C8B" w:rsidRPr="000B520F" w:rsidDel="000B520F" w:rsidRDefault="00690C8B" w:rsidP="00690C8B">
      <w:pPr>
        <w:rPr>
          <w:del w:id="2561" w:author="ACER" w:date="2026-07-06T00:19:00Z"/>
          <w:szCs w:val="26"/>
          <w:rPrChange w:id="2562" w:author="ACER" w:date="2026-07-06T00:20:00Z">
            <w:rPr>
              <w:del w:id="2563" w:author="ACER" w:date="2026-07-06T00:19:00Z"/>
              <w:sz w:val="24"/>
            </w:rPr>
          </w:rPrChange>
        </w:rPr>
      </w:pPr>
      <w:del w:id="2564" w:author="ACER" w:date="2026-07-06T00:19:00Z">
        <w:r w:rsidRPr="000B520F" w:rsidDel="000B520F">
          <w:rPr>
            <w:szCs w:val="26"/>
            <w:rPrChange w:id="2565" w:author="ACER" w:date="2026-07-06T00:20:00Z">
              <w:rPr>
                <w:sz w:val="24"/>
              </w:rPr>
            </w:rPrChange>
          </w:rPr>
          <w:delText>[4] D. Myronidis, K. Ioannou, D. Fotakis, and G. Dörflinger, “Streamflow and hydrological drought trend analysis and forecasting in Cyprus,” Water Resources Management, vol. 32, no. 5, 2018.</w:delText>
        </w:r>
      </w:del>
    </w:p>
    <w:p w14:paraId="0C23C47A" w14:textId="0B6A96E2" w:rsidR="00690C8B" w:rsidRPr="000B520F" w:rsidDel="000B520F" w:rsidRDefault="00690C8B" w:rsidP="00690C8B">
      <w:pPr>
        <w:rPr>
          <w:del w:id="2566" w:author="ACER" w:date="2026-07-06T00:19:00Z"/>
          <w:szCs w:val="26"/>
          <w:rPrChange w:id="2567" w:author="ACER" w:date="2026-07-06T00:20:00Z">
            <w:rPr>
              <w:del w:id="2568" w:author="ACER" w:date="2026-07-06T00:19:00Z"/>
              <w:sz w:val="24"/>
            </w:rPr>
          </w:rPrChange>
        </w:rPr>
      </w:pPr>
      <w:del w:id="2569" w:author="ACER" w:date="2026-07-06T00:19:00Z">
        <w:r w:rsidRPr="000B520F" w:rsidDel="000B520F">
          <w:rPr>
            <w:szCs w:val="26"/>
            <w:rPrChange w:id="2570" w:author="ACER" w:date="2026-07-06T00:20:00Z">
              <w:rPr>
                <w:sz w:val="24"/>
              </w:rPr>
            </w:rPrChange>
          </w:rPr>
          <w:delText>[5] M. Carcano, F. Granata, and G. de Marinis, “Streamflow forecasting: A comparative analysis of ARIMAX, rolling forecasting LSTM neural network and physically based models in a pristine catchment,” Water, vol. 17, no. 15, art. 2341, Aug. 2025.</w:delText>
        </w:r>
      </w:del>
    </w:p>
    <w:p w14:paraId="53353484" w14:textId="76D908BC" w:rsidR="00690C8B" w:rsidRPr="000B520F" w:rsidDel="000B520F" w:rsidRDefault="00690C8B" w:rsidP="00690C8B">
      <w:pPr>
        <w:rPr>
          <w:del w:id="2571" w:author="ACER" w:date="2026-07-06T00:19:00Z"/>
          <w:szCs w:val="26"/>
          <w:rPrChange w:id="2572" w:author="ACER" w:date="2026-07-06T00:20:00Z">
            <w:rPr>
              <w:del w:id="2573" w:author="ACER" w:date="2026-07-06T00:19:00Z"/>
              <w:sz w:val="24"/>
            </w:rPr>
          </w:rPrChange>
        </w:rPr>
      </w:pPr>
      <w:del w:id="2574" w:author="ACER" w:date="2026-07-06T00:19:00Z">
        <w:r w:rsidRPr="000B520F" w:rsidDel="000B520F">
          <w:rPr>
            <w:szCs w:val="26"/>
            <w:rPrChange w:id="2575" w:author="ACER" w:date="2026-07-06T00:20:00Z">
              <w:rPr>
                <w:sz w:val="24"/>
              </w:rPr>
            </w:rPrChange>
          </w:rPr>
          <w:delText>[6] S. Hochreiter and J. Schmidhuber, “Long short-term memory,” Neural Computation, vol. 9, no. 8, pp. 1735–1780, Nov. 1997.</w:delText>
        </w:r>
      </w:del>
    </w:p>
    <w:p w14:paraId="3B2C8EA2" w14:textId="1887A8B3" w:rsidR="00690C8B" w:rsidRPr="000B520F" w:rsidDel="000B520F" w:rsidRDefault="00690C8B" w:rsidP="00690C8B">
      <w:pPr>
        <w:rPr>
          <w:del w:id="2576" w:author="ACER" w:date="2026-07-06T00:19:00Z"/>
          <w:szCs w:val="26"/>
          <w:rPrChange w:id="2577" w:author="ACER" w:date="2026-07-06T00:20:00Z">
            <w:rPr>
              <w:del w:id="2578" w:author="ACER" w:date="2026-07-06T00:19:00Z"/>
              <w:sz w:val="24"/>
            </w:rPr>
          </w:rPrChange>
        </w:rPr>
      </w:pPr>
      <w:del w:id="2579" w:author="ACER" w:date="2026-07-06T00:19:00Z">
        <w:r w:rsidRPr="000B520F" w:rsidDel="000B520F">
          <w:rPr>
            <w:szCs w:val="26"/>
            <w:rPrChange w:id="2580" w:author="ACER" w:date="2026-07-06T00:20:00Z">
              <w:rPr>
                <w:sz w:val="24"/>
              </w:rPr>
            </w:rPrChange>
          </w:rPr>
          <w:delText>[7] F. Kratzert, D. Klotz, C. Brenner, K. Schulz, and M. Herrnegger, “Rainfall–runoff modelling using long short-term memory (LSTM) networks,” Hydrology and Earth System Sciences, vol. 22, no. 11, pp. 6005–6022, Nov. 2018.</w:delText>
        </w:r>
      </w:del>
    </w:p>
    <w:p w14:paraId="3768BF29" w14:textId="1C3A8AE0" w:rsidR="00690C8B" w:rsidRPr="000B520F" w:rsidDel="000B520F" w:rsidRDefault="00690C8B" w:rsidP="00690C8B">
      <w:pPr>
        <w:rPr>
          <w:del w:id="2581" w:author="ACER" w:date="2026-07-06T00:19:00Z"/>
          <w:szCs w:val="26"/>
          <w:rPrChange w:id="2582" w:author="ACER" w:date="2026-07-06T00:20:00Z">
            <w:rPr>
              <w:del w:id="2583" w:author="ACER" w:date="2026-07-06T00:19:00Z"/>
              <w:sz w:val="24"/>
            </w:rPr>
          </w:rPrChange>
        </w:rPr>
      </w:pPr>
      <w:del w:id="2584" w:author="ACER" w:date="2026-07-06T00:19:00Z">
        <w:r w:rsidRPr="000B520F" w:rsidDel="000B520F">
          <w:rPr>
            <w:szCs w:val="26"/>
            <w:rPrChange w:id="2585" w:author="ACER" w:date="2026-07-06T00:20:00Z">
              <w:rPr>
                <w:sz w:val="24"/>
              </w:rPr>
            </w:rPrChange>
          </w:rPr>
          <w:delText>[8] F. Kratzert, D. Klotz, G. Shalev, G. Klambauer, S. Hochreiter, and G. Nearing, “Towards learning universal, regional, and local hydrological behaviors via machine learning applied to large-sample datasets,” Hydrology and Earth System Sciences, vol. 23, no. 12, pp. 5089–5110, Dec. 2019.</w:delText>
        </w:r>
      </w:del>
    </w:p>
    <w:p w14:paraId="487A475C" w14:textId="352B19FC" w:rsidR="00690C8B" w:rsidRPr="000B520F" w:rsidDel="000B520F" w:rsidRDefault="00690C8B" w:rsidP="00690C8B">
      <w:pPr>
        <w:rPr>
          <w:del w:id="2586" w:author="ACER" w:date="2026-07-06T00:19:00Z"/>
          <w:szCs w:val="26"/>
          <w:rPrChange w:id="2587" w:author="ACER" w:date="2026-07-06T00:20:00Z">
            <w:rPr>
              <w:del w:id="2588" w:author="ACER" w:date="2026-07-06T00:19:00Z"/>
              <w:sz w:val="24"/>
            </w:rPr>
          </w:rPrChange>
        </w:rPr>
      </w:pPr>
      <w:del w:id="2589" w:author="ACER" w:date="2026-07-06T00:19:00Z">
        <w:r w:rsidRPr="000B520F" w:rsidDel="000B520F">
          <w:rPr>
            <w:szCs w:val="26"/>
            <w:rPrChange w:id="2590" w:author="ACER" w:date="2026-07-06T00:20:00Z">
              <w:rPr>
                <w:sz w:val="24"/>
              </w:rPr>
            </w:rPrChange>
          </w:rPr>
          <w:delText>[9] F. Kratzert, D. Klotz, M. Herrnegger, A. K. Sampson, S. Hochreiter, and G. S. Nearing, “Toward improved predictions in ungauged basins: Exploiting the power of machine learning,” Water Resources Research, vol. 55, no. 12, pp. 11344–11354, Dec. 2019.</w:delText>
        </w:r>
      </w:del>
    </w:p>
    <w:p w14:paraId="1610687F" w14:textId="51909AB5" w:rsidR="00690C8B" w:rsidRPr="000B520F" w:rsidDel="000B520F" w:rsidRDefault="00690C8B" w:rsidP="00690C8B">
      <w:pPr>
        <w:rPr>
          <w:del w:id="2591" w:author="ACER" w:date="2026-07-06T00:19:00Z"/>
          <w:szCs w:val="26"/>
          <w:rPrChange w:id="2592" w:author="ACER" w:date="2026-07-06T00:20:00Z">
            <w:rPr>
              <w:del w:id="2593" w:author="ACER" w:date="2026-07-06T00:19:00Z"/>
              <w:sz w:val="24"/>
            </w:rPr>
          </w:rPrChange>
        </w:rPr>
      </w:pPr>
      <w:del w:id="2594" w:author="ACER" w:date="2026-07-06T00:19:00Z">
        <w:r w:rsidRPr="000B520F" w:rsidDel="000B520F">
          <w:rPr>
            <w:szCs w:val="26"/>
            <w:rPrChange w:id="2595" w:author="ACER" w:date="2026-07-06T00:20:00Z">
              <w:rPr>
                <w:sz w:val="24"/>
              </w:rPr>
            </w:rPrChange>
          </w:rPr>
          <w:delText>[10] F. Kratzert et al., “Caravan – A global community dataset for large-sample hydrology,” Scientific Data, vol. 10, no. 1, art. 61, Jan. 2023.</w:delText>
        </w:r>
      </w:del>
    </w:p>
    <w:p w14:paraId="258E507D" w14:textId="77777777" w:rsidR="000B520F" w:rsidRPr="00DA4EA2" w:rsidRDefault="000B520F" w:rsidP="000B520F">
      <w:pPr>
        <w:spacing w:after="90" w:line="320" w:lineRule="auto"/>
        <w:ind w:left="620" w:hanging="620"/>
        <w:rPr>
          <w:ins w:id="2596" w:author="ACER" w:date="2026-07-06T00:19:00Z"/>
          <w:szCs w:val="26"/>
        </w:rPr>
      </w:pPr>
      <w:ins w:id="2597" w:author="ACER" w:date="2026-07-06T00:19:00Z">
        <w:r w:rsidRPr="000B520F">
          <w:rPr>
            <w:bCs/>
            <w:szCs w:val="26"/>
            <w:rPrChange w:id="2598" w:author="ACER" w:date="2026-07-06T00:20:00Z">
              <w:rPr>
                <w:b/>
                <w:bCs/>
              </w:rPr>
            </w:rPrChange>
          </w:rPr>
          <w:t>[11]</w:t>
        </w:r>
        <w:r w:rsidRPr="000B520F">
          <w:rPr>
            <w:bCs/>
            <w:szCs w:val="26"/>
            <w:rPrChange w:id="2599" w:author="ACER" w:date="2026-07-06T00:20:00Z">
              <w:rPr>
                <w:b/>
                <w:bCs/>
              </w:rPr>
            </w:rPrChange>
          </w:rPr>
          <w:tab/>
        </w:r>
        <w:r w:rsidRPr="00DA4EA2">
          <w:rPr>
            <w:szCs w:val="26"/>
          </w:rPr>
          <w:t>X.-H. Le, H. V. Ho, G. Lee, and S. Jung, “Application of long short-term memory (LSTM) neural network for flood forecasting,” Water, vol. 11, no. 7, art. 1387, Jul. 2019.</w:t>
        </w:r>
      </w:ins>
    </w:p>
    <w:p w14:paraId="5FB2A22D" w14:textId="77777777" w:rsidR="000B520F" w:rsidRPr="00DA4EA2" w:rsidRDefault="000B520F" w:rsidP="000B520F">
      <w:pPr>
        <w:spacing w:after="90" w:line="320" w:lineRule="auto"/>
        <w:ind w:left="620" w:hanging="620"/>
        <w:rPr>
          <w:ins w:id="2600" w:author="ACER" w:date="2026-07-06T00:19:00Z"/>
          <w:szCs w:val="26"/>
        </w:rPr>
      </w:pPr>
      <w:ins w:id="2601" w:author="ACER" w:date="2026-07-06T00:19:00Z">
        <w:r w:rsidRPr="000B520F">
          <w:rPr>
            <w:bCs/>
            <w:szCs w:val="26"/>
            <w:rPrChange w:id="2602" w:author="ACER" w:date="2026-07-06T00:20:00Z">
              <w:rPr>
                <w:b/>
                <w:bCs/>
              </w:rPr>
            </w:rPrChange>
          </w:rPr>
          <w:t>[12]</w:t>
        </w:r>
        <w:r w:rsidRPr="000B520F">
          <w:rPr>
            <w:bCs/>
            <w:szCs w:val="26"/>
            <w:rPrChange w:id="2603" w:author="ACER" w:date="2026-07-06T00:20:00Z">
              <w:rPr>
                <w:b/>
                <w:bCs/>
              </w:rPr>
            </w:rPrChange>
          </w:rPr>
          <w:tab/>
        </w:r>
        <w:r w:rsidRPr="00DA4EA2">
          <w:rPr>
            <w:szCs w:val="26"/>
          </w:rPr>
          <w:t>X.-H. Le, D. H. Nguyen, S. Jung, M. Yeon, and G. Lee, “Comparison of deep learning techniques for river streamflow forecasting,” IEEE Access, vol. 9, pp. 71805–71820, May 2021.</w:t>
        </w:r>
      </w:ins>
    </w:p>
    <w:p w14:paraId="63047F39" w14:textId="77777777" w:rsidR="000B520F" w:rsidRPr="00DA4EA2" w:rsidRDefault="000B520F" w:rsidP="000B520F">
      <w:pPr>
        <w:spacing w:after="90" w:line="320" w:lineRule="auto"/>
        <w:ind w:left="620" w:hanging="620"/>
        <w:rPr>
          <w:ins w:id="2604" w:author="ACER" w:date="2026-07-06T00:19:00Z"/>
          <w:szCs w:val="26"/>
        </w:rPr>
      </w:pPr>
      <w:ins w:id="2605" w:author="ACER" w:date="2026-07-06T00:19:00Z">
        <w:r w:rsidRPr="000B520F">
          <w:rPr>
            <w:bCs/>
            <w:szCs w:val="26"/>
            <w:rPrChange w:id="2606" w:author="ACER" w:date="2026-07-06T00:20:00Z">
              <w:rPr>
                <w:b/>
                <w:bCs/>
              </w:rPr>
            </w:rPrChange>
          </w:rPr>
          <w:t>[13]</w:t>
        </w:r>
        <w:r w:rsidRPr="000B520F">
          <w:rPr>
            <w:bCs/>
            <w:szCs w:val="26"/>
            <w:rPrChange w:id="2607" w:author="ACER" w:date="2026-07-06T00:20:00Z">
              <w:rPr>
                <w:b/>
                <w:bCs/>
              </w:rPr>
            </w:rPrChange>
          </w:rPr>
          <w:tab/>
        </w:r>
        <w:r w:rsidRPr="00DA4EA2">
          <w:rPr>
            <w:szCs w:val="26"/>
          </w:rPr>
          <w:t>X.-H. Le et al., “Towards an efficient streamflow forecasting method for event-scales in Ca River basin, Vietnam,” Journal of Hydrology: Regional Studies, vol. 46, art. 101340, Apr. 2023.</w:t>
        </w:r>
      </w:ins>
    </w:p>
    <w:p w14:paraId="3E91969B" w14:textId="77777777" w:rsidR="000B520F" w:rsidRPr="00DA4EA2" w:rsidRDefault="000B520F" w:rsidP="000B520F">
      <w:pPr>
        <w:spacing w:after="90" w:line="320" w:lineRule="auto"/>
        <w:ind w:left="620" w:hanging="620"/>
        <w:rPr>
          <w:ins w:id="2608" w:author="ACER" w:date="2026-07-06T00:19:00Z"/>
          <w:szCs w:val="26"/>
        </w:rPr>
      </w:pPr>
      <w:ins w:id="2609" w:author="ACER" w:date="2026-07-06T00:19:00Z">
        <w:r w:rsidRPr="000B520F">
          <w:rPr>
            <w:bCs/>
            <w:szCs w:val="26"/>
            <w:rPrChange w:id="2610" w:author="ACER" w:date="2026-07-06T00:20:00Z">
              <w:rPr>
                <w:b/>
                <w:bCs/>
              </w:rPr>
            </w:rPrChange>
          </w:rPr>
          <w:t>[14]</w:t>
        </w:r>
        <w:r w:rsidRPr="000B520F">
          <w:rPr>
            <w:bCs/>
            <w:szCs w:val="26"/>
            <w:rPrChange w:id="2611" w:author="ACER" w:date="2026-07-06T00:20:00Z">
              <w:rPr>
                <w:b/>
                <w:bCs/>
              </w:rPr>
            </w:rPrChange>
          </w:rPr>
          <w:tab/>
        </w:r>
        <w:r w:rsidRPr="00DA4EA2">
          <w:rPr>
            <w:szCs w:val="26"/>
          </w:rPr>
          <w:t>I.-F. Kao, Y. Zhou, L.-C. Chang, and F.-J. Chang, “Exploring a long short-term memory based encoder-decoder framework for multi-step-ahead flood forecasting,” Journal of Hydrology, vol. 583, art. 124631, Apr. 2020.</w:t>
        </w:r>
      </w:ins>
    </w:p>
    <w:p w14:paraId="724B9D89" w14:textId="77777777" w:rsidR="000B520F" w:rsidRPr="00DA4EA2" w:rsidRDefault="000B520F" w:rsidP="000B520F">
      <w:pPr>
        <w:spacing w:after="90" w:line="320" w:lineRule="auto"/>
        <w:ind w:left="620" w:hanging="620"/>
        <w:rPr>
          <w:ins w:id="2612" w:author="ACER" w:date="2026-07-06T00:19:00Z"/>
          <w:szCs w:val="26"/>
        </w:rPr>
      </w:pPr>
      <w:ins w:id="2613" w:author="ACER" w:date="2026-07-06T00:19:00Z">
        <w:r w:rsidRPr="000B520F">
          <w:rPr>
            <w:bCs/>
            <w:szCs w:val="26"/>
            <w:rPrChange w:id="2614" w:author="ACER" w:date="2026-07-06T00:20:00Z">
              <w:rPr>
                <w:b/>
                <w:bCs/>
              </w:rPr>
            </w:rPrChange>
          </w:rPr>
          <w:t>[15]</w:t>
        </w:r>
        <w:r w:rsidRPr="000B520F">
          <w:rPr>
            <w:bCs/>
            <w:szCs w:val="26"/>
            <w:rPrChange w:id="2615" w:author="ACER" w:date="2026-07-06T00:20:00Z">
              <w:rPr>
                <w:b/>
                <w:bCs/>
              </w:rPr>
            </w:rPrChange>
          </w:rPr>
          <w:tab/>
        </w:r>
        <w:r w:rsidRPr="00DA4EA2">
          <w:rPr>
            <w:szCs w:val="26"/>
          </w:rPr>
          <w:t>G. P. Zhang, “Time series forecasting using a hybrid ARIMA and neural network model,” Neurocomputing, vol. 50, pp. 159–175, Jan. 2003.</w:t>
        </w:r>
      </w:ins>
    </w:p>
    <w:p w14:paraId="59E779D1" w14:textId="77777777" w:rsidR="000B520F" w:rsidRPr="00DA4EA2" w:rsidRDefault="000B520F" w:rsidP="000B520F">
      <w:pPr>
        <w:spacing w:after="90" w:line="320" w:lineRule="auto"/>
        <w:ind w:left="620" w:hanging="620"/>
        <w:rPr>
          <w:ins w:id="2616" w:author="ACER" w:date="2026-07-06T00:19:00Z"/>
          <w:szCs w:val="26"/>
        </w:rPr>
      </w:pPr>
      <w:ins w:id="2617" w:author="ACER" w:date="2026-07-06T00:19:00Z">
        <w:r w:rsidRPr="000B520F">
          <w:rPr>
            <w:bCs/>
            <w:szCs w:val="26"/>
            <w:rPrChange w:id="2618" w:author="ACER" w:date="2026-07-06T00:20:00Z">
              <w:rPr>
                <w:b/>
                <w:bCs/>
              </w:rPr>
            </w:rPrChange>
          </w:rPr>
          <w:t>[16]</w:t>
        </w:r>
        <w:r w:rsidRPr="000B520F">
          <w:rPr>
            <w:bCs/>
            <w:szCs w:val="26"/>
            <w:rPrChange w:id="2619" w:author="ACER" w:date="2026-07-06T00:20:00Z">
              <w:rPr>
                <w:b/>
                <w:bCs/>
              </w:rPr>
            </w:rPrChange>
          </w:rPr>
          <w:tab/>
        </w:r>
        <w:r w:rsidRPr="00DA4EA2">
          <w:rPr>
            <w:szCs w:val="26"/>
          </w:rPr>
          <w:t>T.-T.-H. Phan and X. H. Nguyen, “Combining statistical machine learning models with ARIMA for water level forecasting: The case of the Red river,” Advances in Water Resources, vol. 142, art. 103656, Aug. 2020.</w:t>
        </w:r>
      </w:ins>
    </w:p>
    <w:p w14:paraId="20393A3E" w14:textId="77777777" w:rsidR="000B520F" w:rsidRPr="00DA4EA2" w:rsidRDefault="000B520F" w:rsidP="000B520F">
      <w:pPr>
        <w:spacing w:after="90" w:line="320" w:lineRule="auto"/>
        <w:ind w:left="620" w:hanging="620"/>
        <w:rPr>
          <w:ins w:id="2620" w:author="ACER" w:date="2026-07-06T00:19:00Z"/>
          <w:szCs w:val="26"/>
        </w:rPr>
      </w:pPr>
      <w:ins w:id="2621" w:author="ACER" w:date="2026-07-06T00:19:00Z">
        <w:r w:rsidRPr="000B520F">
          <w:rPr>
            <w:bCs/>
            <w:szCs w:val="26"/>
            <w:rPrChange w:id="2622" w:author="ACER" w:date="2026-07-06T00:20:00Z">
              <w:rPr>
                <w:b/>
                <w:bCs/>
              </w:rPr>
            </w:rPrChange>
          </w:rPr>
          <w:t>[17]</w:t>
        </w:r>
        <w:r w:rsidRPr="000B520F">
          <w:rPr>
            <w:bCs/>
            <w:szCs w:val="26"/>
            <w:rPrChange w:id="2623" w:author="ACER" w:date="2026-07-06T00:20:00Z">
              <w:rPr>
                <w:b/>
                <w:bCs/>
              </w:rPr>
            </w:rPrChange>
          </w:rPr>
          <w:tab/>
        </w:r>
        <w:r w:rsidRPr="00DA4EA2">
          <w:rPr>
            <w:szCs w:val="26"/>
          </w:rPr>
          <w:t>J. Stăncescu, R. Drobot, A. Cazacu, and M. Voinescu, “Hybrid LSTM-ARIMA model for improving multi-step inflow forecasting in a reservoir,” Water, vol. 17, no. 21, art. 3051, Oct. 2025.</w:t>
        </w:r>
      </w:ins>
    </w:p>
    <w:p w14:paraId="4E7C24E7" w14:textId="77777777" w:rsidR="000B520F" w:rsidRPr="00DA4EA2" w:rsidRDefault="000B520F" w:rsidP="000B520F">
      <w:pPr>
        <w:spacing w:after="90" w:line="320" w:lineRule="auto"/>
        <w:ind w:left="620" w:hanging="620"/>
        <w:rPr>
          <w:ins w:id="2624" w:author="ACER" w:date="2026-07-06T00:19:00Z"/>
          <w:szCs w:val="26"/>
        </w:rPr>
      </w:pPr>
      <w:ins w:id="2625" w:author="ACER" w:date="2026-07-06T00:19:00Z">
        <w:r w:rsidRPr="000B520F">
          <w:rPr>
            <w:bCs/>
            <w:szCs w:val="26"/>
            <w:rPrChange w:id="2626" w:author="ACER" w:date="2026-07-06T00:20:00Z">
              <w:rPr>
                <w:b/>
                <w:bCs/>
              </w:rPr>
            </w:rPrChange>
          </w:rPr>
          <w:t>[18]</w:t>
        </w:r>
        <w:r w:rsidRPr="000B520F">
          <w:rPr>
            <w:bCs/>
            <w:szCs w:val="26"/>
            <w:rPrChange w:id="2627" w:author="ACER" w:date="2026-07-06T00:20:00Z">
              <w:rPr>
                <w:b/>
                <w:bCs/>
              </w:rPr>
            </w:rPrChange>
          </w:rPr>
          <w:tab/>
        </w:r>
        <w:r w:rsidRPr="00DA4EA2">
          <w:rPr>
            <w:szCs w:val="26"/>
          </w:rPr>
          <w:t>O. Aiyelokun et al., “Effectiveness of integrating ensemble-based feature selection and novel gradient boosted trees in runoff prediction: A case study in Vu Gia — Thu Bon River Basin, Vietnam,” Pure and Applied Geophysics, vol. 181, no. 5, pp. 1725–1744, May 2024.</w:t>
        </w:r>
      </w:ins>
    </w:p>
    <w:p w14:paraId="0BA09D98" w14:textId="77777777" w:rsidR="000B520F" w:rsidRPr="00DA4EA2" w:rsidRDefault="000B520F" w:rsidP="000B520F">
      <w:pPr>
        <w:spacing w:after="90" w:line="320" w:lineRule="auto"/>
        <w:ind w:left="620" w:hanging="620"/>
        <w:rPr>
          <w:ins w:id="2628" w:author="ACER" w:date="2026-07-06T00:19:00Z"/>
          <w:szCs w:val="26"/>
        </w:rPr>
      </w:pPr>
      <w:ins w:id="2629" w:author="ACER" w:date="2026-07-06T00:19:00Z">
        <w:r w:rsidRPr="000B520F">
          <w:rPr>
            <w:bCs/>
            <w:szCs w:val="26"/>
            <w:rPrChange w:id="2630" w:author="ACER" w:date="2026-07-06T00:20:00Z">
              <w:rPr>
                <w:b/>
                <w:bCs/>
              </w:rPr>
            </w:rPrChange>
          </w:rPr>
          <w:t>[19]</w:t>
        </w:r>
        <w:r w:rsidRPr="000B520F">
          <w:rPr>
            <w:bCs/>
            <w:szCs w:val="26"/>
            <w:rPrChange w:id="2631" w:author="ACER" w:date="2026-07-06T00:20:00Z">
              <w:rPr>
                <w:b/>
                <w:bCs/>
              </w:rPr>
            </w:rPrChange>
          </w:rPr>
          <w:tab/>
        </w:r>
        <w:r w:rsidRPr="00DA4EA2">
          <w:rPr>
            <w:szCs w:val="26"/>
          </w:rPr>
          <w:t>N. K. Loi et al., “Automated procedure of real-time flood forecasting in Vu Gia—Thu Bon river basin, Vietnam by integrating SWAT and HEC-RAS models,” Journal of Water and Climate Change, vol. 10, no. 3, pp. 535–545, Sep. 2019.</w:t>
        </w:r>
      </w:ins>
    </w:p>
    <w:p w14:paraId="2BCA845F" w14:textId="77777777" w:rsidR="000B520F" w:rsidRPr="00DA4EA2" w:rsidRDefault="000B520F" w:rsidP="000B520F">
      <w:pPr>
        <w:spacing w:after="90" w:line="320" w:lineRule="auto"/>
        <w:ind w:left="620" w:hanging="620"/>
        <w:rPr>
          <w:ins w:id="2632" w:author="ACER" w:date="2026-07-06T00:19:00Z"/>
          <w:szCs w:val="26"/>
        </w:rPr>
      </w:pPr>
      <w:ins w:id="2633" w:author="ACER" w:date="2026-07-06T00:19:00Z">
        <w:r w:rsidRPr="000B520F">
          <w:rPr>
            <w:bCs/>
            <w:szCs w:val="26"/>
            <w:rPrChange w:id="2634" w:author="ACER" w:date="2026-07-06T00:20:00Z">
              <w:rPr>
                <w:b/>
                <w:bCs/>
              </w:rPr>
            </w:rPrChange>
          </w:rPr>
          <w:t>[20]</w:t>
        </w:r>
        <w:r w:rsidRPr="000B520F">
          <w:rPr>
            <w:bCs/>
            <w:szCs w:val="26"/>
            <w:rPrChange w:id="2635" w:author="ACER" w:date="2026-07-06T00:20:00Z">
              <w:rPr>
                <w:b/>
                <w:bCs/>
              </w:rPr>
            </w:rPrChange>
          </w:rPr>
          <w:tab/>
        </w:r>
        <w:r w:rsidRPr="00DA4EA2">
          <w:rPr>
            <w:szCs w:val="26"/>
          </w:rPr>
          <w:t>Thủ tướng Chính phủ, “Quyết định số 1865/QĐ-TTg ngày 23/12/2019 về Quy trình vận hành liên hồ chứa lưu vực sông Vu Gia — Thu Bồn,” Hà Nội, 2019.</w:t>
        </w:r>
      </w:ins>
    </w:p>
    <w:p w14:paraId="1344F42D" w14:textId="77777777" w:rsidR="000B520F" w:rsidRPr="00DA4EA2" w:rsidRDefault="000B520F" w:rsidP="000B520F">
      <w:pPr>
        <w:spacing w:after="90" w:line="320" w:lineRule="auto"/>
        <w:ind w:left="620" w:hanging="620"/>
        <w:rPr>
          <w:ins w:id="2636" w:author="ACER" w:date="2026-07-06T00:19:00Z"/>
          <w:szCs w:val="26"/>
        </w:rPr>
      </w:pPr>
      <w:ins w:id="2637" w:author="ACER" w:date="2026-07-06T00:19:00Z">
        <w:r w:rsidRPr="000B520F">
          <w:rPr>
            <w:bCs/>
            <w:szCs w:val="26"/>
            <w:rPrChange w:id="2638" w:author="ACER" w:date="2026-07-06T00:20:00Z">
              <w:rPr>
                <w:b/>
                <w:bCs/>
              </w:rPr>
            </w:rPrChange>
          </w:rPr>
          <w:t>[21]</w:t>
        </w:r>
        <w:r w:rsidRPr="000B520F">
          <w:rPr>
            <w:bCs/>
            <w:szCs w:val="26"/>
            <w:rPrChange w:id="2639" w:author="ACER" w:date="2026-07-06T00:20:00Z">
              <w:rPr>
                <w:b/>
                <w:bCs/>
              </w:rPr>
            </w:rPrChange>
          </w:rPr>
          <w:tab/>
        </w:r>
        <w:r w:rsidRPr="00DA4EA2">
          <w:rPr>
            <w:szCs w:val="26"/>
          </w:rPr>
          <w:t>Z. Wang et al., “YOLOv8: A Unified Framework for Object Detection, Instance Segmentation, and Pose Estimation,” arXiv:2302.01257, 2023.</w:t>
        </w:r>
      </w:ins>
    </w:p>
    <w:p w14:paraId="575816A6" w14:textId="77777777" w:rsidR="000B520F" w:rsidRPr="00DA4EA2" w:rsidRDefault="000B520F" w:rsidP="000B520F">
      <w:pPr>
        <w:spacing w:after="90" w:line="320" w:lineRule="auto"/>
        <w:ind w:left="620" w:hanging="620"/>
        <w:rPr>
          <w:ins w:id="2640" w:author="ACER" w:date="2026-07-06T00:19:00Z"/>
          <w:szCs w:val="26"/>
        </w:rPr>
      </w:pPr>
      <w:ins w:id="2641" w:author="ACER" w:date="2026-07-06T00:19:00Z">
        <w:r w:rsidRPr="000B520F">
          <w:rPr>
            <w:bCs/>
            <w:szCs w:val="26"/>
            <w:rPrChange w:id="2642" w:author="ACER" w:date="2026-07-06T00:20:00Z">
              <w:rPr>
                <w:b/>
                <w:bCs/>
              </w:rPr>
            </w:rPrChange>
          </w:rPr>
          <w:t>[22]</w:t>
        </w:r>
        <w:r w:rsidRPr="000B520F">
          <w:rPr>
            <w:bCs/>
            <w:szCs w:val="26"/>
            <w:rPrChange w:id="2643" w:author="ACER" w:date="2026-07-06T00:20:00Z">
              <w:rPr>
                <w:b/>
                <w:bCs/>
              </w:rPr>
            </w:rPrChange>
          </w:rPr>
          <w:tab/>
        </w:r>
        <w:r w:rsidRPr="00DA4EA2">
          <w:rPr>
            <w:szCs w:val="26"/>
          </w:rPr>
          <w:t>G. E. P. Box, G. M. Jenkins, G. C. Reinsel, and G. M. Ljung, Time Series Analysis: Forecasting and Control, 5th ed. Hoboken, NJ: Wiley, 2015.</w:t>
        </w:r>
      </w:ins>
    </w:p>
    <w:p w14:paraId="0918F81D" w14:textId="77777777" w:rsidR="000B520F" w:rsidRPr="00DA4EA2" w:rsidRDefault="000B520F" w:rsidP="000B520F">
      <w:pPr>
        <w:spacing w:after="90" w:line="320" w:lineRule="auto"/>
        <w:ind w:left="620" w:hanging="620"/>
        <w:rPr>
          <w:ins w:id="2644" w:author="ACER" w:date="2026-07-06T00:20:00Z"/>
          <w:szCs w:val="26"/>
        </w:rPr>
      </w:pPr>
      <w:ins w:id="2645" w:author="ACER" w:date="2026-07-06T00:20:00Z">
        <w:r w:rsidRPr="000B520F">
          <w:rPr>
            <w:bCs/>
            <w:szCs w:val="26"/>
            <w:rPrChange w:id="2646" w:author="ACER" w:date="2026-07-06T00:20:00Z">
              <w:rPr>
                <w:b/>
                <w:bCs/>
              </w:rPr>
            </w:rPrChange>
          </w:rPr>
          <w:lastRenderedPageBreak/>
          <w:t>[23]</w:t>
        </w:r>
        <w:r w:rsidRPr="000B520F">
          <w:rPr>
            <w:bCs/>
            <w:szCs w:val="26"/>
            <w:rPrChange w:id="2647" w:author="ACER" w:date="2026-07-06T00:20:00Z">
              <w:rPr>
                <w:b/>
                <w:bCs/>
              </w:rPr>
            </w:rPrChange>
          </w:rPr>
          <w:tab/>
        </w:r>
        <w:r w:rsidRPr="00DA4EA2">
          <w:rPr>
            <w:szCs w:val="26"/>
          </w:rPr>
          <w:t>A. E. Hoerl and R. W. Kennard, “Ridge Regression: Biased Estimation for Nonorthogonal Problems,” Technometrics, vol. 12, no. 1, pp. 55–67, 1970.</w:t>
        </w:r>
      </w:ins>
    </w:p>
    <w:p w14:paraId="1DF32177" w14:textId="77777777" w:rsidR="000B520F" w:rsidRPr="00DA4EA2" w:rsidRDefault="000B520F" w:rsidP="000B520F">
      <w:pPr>
        <w:spacing w:after="90" w:line="320" w:lineRule="auto"/>
        <w:ind w:left="620" w:hanging="620"/>
        <w:rPr>
          <w:ins w:id="2648" w:author="ACER" w:date="2026-07-06T00:20:00Z"/>
          <w:szCs w:val="26"/>
        </w:rPr>
      </w:pPr>
      <w:ins w:id="2649" w:author="ACER" w:date="2026-07-06T00:20:00Z">
        <w:r w:rsidRPr="000B520F">
          <w:rPr>
            <w:bCs/>
            <w:szCs w:val="26"/>
            <w:rPrChange w:id="2650" w:author="ACER" w:date="2026-07-06T00:20:00Z">
              <w:rPr>
                <w:b/>
                <w:bCs/>
              </w:rPr>
            </w:rPrChange>
          </w:rPr>
          <w:t>[24]</w:t>
        </w:r>
        <w:r w:rsidRPr="000B520F">
          <w:rPr>
            <w:bCs/>
            <w:szCs w:val="26"/>
            <w:rPrChange w:id="2651" w:author="ACER" w:date="2026-07-06T00:20:00Z">
              <w:rPr>
                <w:b/>
                <w:bCs/>
              </w:rPr>
            </w:rPrChange>
          </w:rPr>
          <w:tab/>
        </w:r>
        <w:r w:rsidRPr="00DA4EA2">
          <w:rPr>
            <w:szCs w:val="26"/>
          </w:rPr>
          <w:t>F. X. Diebold and R. S. Mariano, “Comparing Predictive Accuracy,” Journal of Business &amp; Economic Statistics, vol. 13, no. 3, pp. 253–263, 1995.</w:t>
        </w:r>
      </w:ins>
    </w:p>
    <w:p w14:paraId="13579D29" w14:textId="77777777" w:rsidR="000B520F" w:rsidRPr="00DA4EA2" w:rsidRDefault="000B520F" w:rsidP="000B520F">
      <w:pPr>
        <w:spacing w:after="90" w:line="320" w:lineRule="auto"/>
        <w:ind w:left="620" w:hanging="620"/>
        <w:rPr>
          <w:ins w:id="2652" w:author="ACER" w:date="2026-07-06T00:20:00Z"/>
          <w:szCs w:val="26"/>
        </w:rPr>
      </w:pPr>
      <w:ins w:id="2653" w:author="ACER" w:date="2026-07-06T00:20:00Z">
        <w:r w:rsidRPr="000B520F">
          <w:rPr>
            <w:bCs/>
            <w:szCs w:val="26"/>
            <w:rPrChange w:id="2654" w:author="ACER" w:date="2026-07-06T00:20:00Z">
              <w:rPr>
                <w:b/>
                <w:bCs/>
              </w:rPr>
            </w:rPrChange>
          </w:rPr>
          <w:t>[25]</w:t>
        </w:r>
        <w:r w:rsidRPr="000B520F">
          <w:rPr>
            <w:bCs/>
            <w:szCs w:val="26"/>
            <w:rPrChange w:id="2655" w:author="ACER" w:date="2026-07-06T00:20:00Z">
              <w:rPr>
                <w:b/>
                <w:bCs/>
              </w:rPr>
            </w:rPrChange>
          </w:rPr>
          <w:tab/>
        </w:r>
        <w:r w:rsidRPr="00DA4EA2">
          <w:rPr>
            <w:szCs w:val="26"/>
          </w:rPr>
          <w:t>T. V. Nguyen, H. Q. Nguyen et al., “Flood risk assessment in the Vu Gia — Thu Bon river basin, central Vietnam,” Journal of Hydrology: Regional Studies, vol. 42, art. 101140, 2022.</w:t>
        </w:r>
      </w:ins>
    </w:p>
    <w:p w14:paraId="2334F9F3" w14:textId="77777777" w:rsidR="000B520F" w:rsidRPr="00DA4EA2" w:rsidRDefault="000B520F" w:rsidP="000B520F">
      <w:pPr>
        <w:spacing w:after="90" w:line="320" w:lineRule="auto"/>
        <w:ind w:left="620" w:hanging="620"/>
        <w:rPr>
          <w:ins w:id="2656" w:author="ACER" w:date="2026-07-06T00:20:00Z"/>
          <w:szCs w:val="26"/>
        </w:rPr>
      </w:pPr>
      <w:ins w:id="2657" w:author="ACER" w:date="2026-07-06T00:20:00Z">
        <w:r w:rsidRPr="000B520F">
          <w:rPr>
            <w:bCs/>
            <w:szCs w:val="26"/>
            <w:rPrChange w:id="2658" w:author="ACER" w:date="2026-07-06T00:20:00Z">
              <w:rPr>
                <w:b/>
                <w:bCs/>
              </w:rPr>
            </w:rPrChange>
          </w:rPr>
          <w:t>[26]</w:t>
        </w:r>
        <w:r w:rsidRPr="000B520F">
          <w:rPr>
            <w:bCs/>
            <w:szCs w:val="26"/>
            <w:rPrChange w:id="2659" w:author="ACER" w:date="2026-07-06T00:20:00Z">
              <w:rPr>
                <w:b/>
                <w:bCs/>
              </w:rPr>
            </w:rPrChange>
          </w:rPr>
          <w:tab/>
        </w:r>
        <w:r w:rsidRPr="00DA4EA2">
          <w:rPr>
            <w:szCs w:val="26"/>
          </w:rPr>
          <w:t>A. Mosavi, P. Ozturk, and K. W. Chau, “Flood prediction using machine learning models: Literature review,” Water, vol. 10, no. 11, pp. 1–40, 2018.</w:t>
        </w:r>
      </w:ins>
    </w:p>
    <w:p w14:paraId="4265A0C4" w14:textId="77777777" w:rsidR="000B520F" w:rsidRPr="00DA4EA2" w:rsidRDefault="000B520F" w:rsidP="000B520F">
      <w:pPr>
        <w:spacing w:after="90" w:line="320" w:lineRule="auto"/>
        <w:ind w:left="620" w:hanging="620"/>
        <w:rPr>
          <w:ins w:id="2660" w:author="ACER" w:date="2026-07-06T00:20:00Z"/>
          <w:szCs w:val="26"/>
        </w:rPr>
      </w:pPr>
      <w:ins w:id="2661" w:author="ACER" w:date="2026-07-06T00:20:00Z">
        <w:r w:rsidRPr="000B520F">
          <w:rPr>
            <w:bCs/>
            <w:szCs w:val="26"/>
            <w:rPrChange w:id="2662" w:author="ACER" w:date="2026-07-06T00:20:00Z">
              <w:rPr>
                <w:b/>
                <w:bCs/>
              </w:rPr>
            </w:rPrChange>
          </w:rPr>
          <w:t>[27]</w:t>
        </w:r>
        <w:r w:rsidRPr="000B520F">
          <w:rPr>
            <w:bCs/>
            <w:szCs w:val="26"/>
            <w:rPrChange w:id="2663" w:author="ACER" w:date="2026-07-06T00:20:00Z">
              <w:rPr>
                <w:b/>
                <w:bCs/>
              </w:rPr>
            </w:rPrChange>
          </w:rPr>
          <w:tab/>
        </w:r>
        <w:r w:rsidRPr="00DA4EA2">
          <w:rPr>
            <w:szCs w:val="26"/>
          </w:rPr>
          <w:t>V. T. Chow, D. R. Maidment, and L. W. Mays, Applied Hydrology. New York: McGraw-Hill, 1988.</w:t>
        </w:r>
      </w:ins>
    </w:p>
    <w:p w14:paraId="4FD54F9A" w14:textId="77777777" w:rsidR="000B520F" w:rsidRPr="00DA4EA2" w:rsidRDefault="000B520F" w:rsidP="000B520F">
      <w:pPr>
        <w:spacing w:after="90" w:line="320" w:lineRule="auto"/>
        <w:ind w:left="620" w:hanging="620"/>
        <w:rPr>
          <w:ins w:id="2664" w:author="ACER" w:date="2026-07-06T00:20:00Z"/>
          <w:szCs w:val="26"/>
        </w:rPr>
      </w:pPr>
      <w:ins w:id="2665" w:author="ACER" w:date="2026-07-06T00:20:00Z">
        <w:r w:rsidRPr="000B520F">
          <w:rPr>
            <w:bCs/>
            <w:szCs w:val="26"/>
            <w:rPrChange w:id="2666" w:author="ACER" w:date="2026-07-06T00:20:00Z">
              <w:rPr>
                <w:b/>
                <w:bCs/>
              </w:rPr>
            </w:rPrChange>
          </w:rPr>
          <w:t>[28]</w:t>
        </w:r>
        <w:r w:rsidRPr="000B520F">
          <w:rPr>
            <w:bCs/>
            <w:szCs w:val="26"/>
            <w:rPrChange w:id="2667" w:author="ACER" w:date="2026-07-06T00:20:00Z">
              <w:rPr>
                <w:b/>
                <w:bCs/>
              </w:rPr>
            </w:rPrChange>
          </w:rPr>
          <w:tab/>
        </w:r>
        <w:r w:rsidRPr="00DA4EA2">
          <w:rPr>
            <w:szCs w:val="26"/>
          </w:rPr>
          <w:t>Meta Open Source, “React – A JavaScript library for building user interfaces.” [Online]. Available: https://react.dev</w:t>
        </w:r>
      </w:ins>
    </w:p>
    <w:p w14:paraId="455B9CF7" w14:textId="77777777" w:rsidR="000B520F" w:rsidRPr="00DA4EA2" w:rsidRDefault="000B520F" w:rsidP="000B520F">
      <w:pPr>
        <w:spacing w:after="90" w:line="320" w:lineRule="auto"/>
        <w:ind w:left="620" w:hanging="620"/>
        <w:rPr>
          <w:ins w:id="2668" w:author="ACER" w:date="2026-07-06T00:20:00Z"/>
          <w:szCs w:val="26"/>
        </w:rPr>
      </w:pPr>
      <w:ins w:id="2669" w:author="ACER" w:date="2026-07-06T00:20:00Z">
        <w:r w:rsidRPr="000B520F">
          <w:rPr>
            <w:bCs/>
            <w:szCs w:val="26"/>
            <w:rPrChange w:id="2670" w:author="ACER" w:date="2026-07-06T00:20:00Z">
              <w:rPr>
                <w:b/>
                <w:bCs/>
              </w:rPr>
            </w:rPrChange>
          </w:rPr>
          <w:t>[29]</w:t>
        </w:r>
        <w:r w:rsidRPr="000B520F">
          <w:rPr>
            <w:bCs/>
            <w:szCs w:val="26"/>
            <w:rPrChange w:id="2671" w:author="ACER" w:date="2026-07-06T00:20:00Z">
              <w:rPr>
                <w:b/>
                <w:bCs/>
              </w:rPr>
            </w:rPrChange>
          </w:rPr>
          <w:tab/>
        </w:r>
        <w:r w:rsidRPr="00DA4EA2">
          <w:rPr>
            <w:szCs w:val="26"/>
          </w:rPr>
          <w:t>Meta Open Source, “React Native – A framework for building native apps using React.” [Online]. Available: https://reactnative.dev</w:t>
        </w:r>
      </w:ins>
    </w:p>
    <w:p w14:paraId="66A17749" w14:textId="77777777" w:rsidR="000B520F" w:rsidRPr="00DA4EA2" w:rsidRDefault="000B520F" w:rsidP="000B520F">
      <w:pPr>
        <w:spacing w:after="90" w:line="320" w:lineRule="auto"/>
        <w:ind w:left="620" w:hanging="620"/>
        <w:rPr>
          <w:ins w:id="2672" w:author="ACER" w:date="2026-07-06T00:20:00Z"/>
          <w:szCs w:val="26"/>
        </w:rPr>
      </w:pPr>
      <w:ins w:id="2673" w:author="ACER" w:date="2026-07-06T00:20:00Z">
        <w:r w:rsidRPr="000B520F">
          <w:rPr>
            <w:bCs/>
            <w:szCs w:val="26"/>
            <w:rPrChange w:id="2674" w:author="ACER" w:date="2026-07-06T00:20:00Z">
              <w:rPr>
                <w:b/>
                <w:bCs/>
              </w:rPr>
            </w:rPrChange>
          </w:rPr>
          <w:t>[30]</w:t>
        </w:r>
        <w:r w:rsidRPr="000B520F">
          <w:rPr>
            <w:bCs/>
            <w:szCs w:val="26"/>
            <w:rPrChange w:id="2675" w:author="ACER" w:date="2026-07-06T00:20:00Z">
              <w:rPr>
                <w:b/>
                <w:bCs/>
              </w:rPr>
            </w:rPrChange>
          </w:rPr>
          <w:tab/>
        </w:r>
        <w:r w:rsidRPr="00DA4EA2">
          <w:rPr>
            <w:szCs w:val="26"/>
          </w:rPr>
          <w:t>OpenJS Foundation, “Node.js Documentation.” [Online]. Available: https://nodejs.org</w:t>
        </w:r>
      </w:ins>
    </w:p>
    <w:p w14:paraId="5B6A1744" w14:textId="77777777" w:rsidR="000B520F" w:rsidRPr="00DA4EA2" w:rsidRDefault="000B520F" w:rsidP="000B520F">
      <w:pPr>
        <w:spacing w:after="90" w:line="320" w:lineRule="auto"/>
        <w:ind w:left="620" w:hanging="620"/>
        <w:rPr>
          <w:ins w:id="2676" w:author="ACER" w:date="2026-07-06T00:20:00Z"/>
          <w:szCs w:val="26"/>
        </w:rPr>
      </w:pPr>
      <w:ins w:id="2677" w:author="ACER" w:date="2026-07-06T00:20:00Z">
        <w:r w:rsidRPr="000B520F">
          <w:rPr>
            <w:bCs/>
            <w:szCs w:val="26"/>
            <w:rPrChange w:id="2678" w:author="ACER" w:date="2026-07-06T00:20:00Z">
              <w:rPr>
                <w:b/>
                <w:bCs/>
              </w:rPr>
            </w:rPrChange>
          </w:rPr>
          <w:t>[31]</w:t>
        </w:r>
        <w:r w:rsidRPr="000B520F">
          <w:rPr>
            <w:bCs/>
            <w:szCs w:val="26"/>
            <w:rPrChange w:id="2679" w:author="ACER" w:date="2026-07-06T00:20:00Z">
              <w:rPr>
                <w:b/>
                <w:bCs/>
              </w:rPr>
            </w:rPrChange>
          </w:rPr>
          <w:tab/>
        </w:r>
        <w:r w:rsidRPr="00DA4EA2">
          <w:rPr>
            <w:szCs w:val="26"/>
          </w:rPr>
          <w:t>MongoDB, Inc., “MongoDB Manual.” [Online]. Available: https://www.mongodb.com/docs</w:t>
        </w:r>
      </w:ins>
    </w:p>
    <w:p w14:paraId="100B6D30" w14:textId="77777777" w:rsidR="000B520F" w:rsidRPr="00DA4EA2" w:rsidRDefault="000B520F" w:rsidP="000B520F">
      <w:pPr>
        <w:spacing w:after="90" w:line="320" w:lineRule="auto"/>
        <w:ind w:left="620" w:hanging="620"/>
        <w:rPr>
          <w:ins w:id="2680" w:author="ACER" w:date="2026-07-06T00:20:00Z"/>
          <w:szCs w:val="26"/>
        </w:rPr>
      </w:pPr>
      <w:ins w:id="2681" w:author="ACER" w:date="2026-07-06T00:20:00Z">
        <w:r w:rsidRPr="000B520F">
          <w:rPr>
            <w:bCs/>
            <w:szCs w:val="26"/>
            <w:rPrChange w:id="2682" w:author="ACER" w:date="2026-07-06T00:20:00Z">
              <w:rPr>
                <w:b/>
                <w:bCs/>
              </w:rPr>
            </w:rPrChange>
          </w:rPr>
          <w:t>[32]</w:t>
        </w:r>
        <w:r w:rsidRPr="000B520F">
          <w:rPr>
            <w:bCs/>
            <w:szCs w:val="26"/>
            <w:rPrChange w:id="2683" w:author="ACER" w:date="2026-07-06T00:20:00Z">
              <w:rPr>
                <w:b/>
                <w:bCs/>
              </w:rPr>
            </w:rPrChange>
          </w:rPr>
          <w:tab/>
        </w:r>
        <w:r w:rsidRPr="00DA4EA2">
          <w:rPr>
            <w:szCs w:val="26"/>
          </w:rPr>
          <w:t>V. Agafonkin, “Leaflet – an open-source JavaScript library for mobile-friendly interactive maps.” [Online]. Available: https://leafletjs.com</w:t>
        </w:r>
      </w:ins>
    </w:p>
    <w:p w14:paraId="0E857BF9" w14:textId="2A3A959D" w:rsidR="00690C8B" w:rsidRPr="000B520F" w:rsidDel="000B520F" w:rsidRDefault="000B520F">
      <w:pPr>
        <w:spacing w:after="90" w:line="320" w:lineRule="auto"/>
        <w:ind w:left="620" w:hanging="620"/>
        <w:rPr>
          <w:del w:id="2684" w:author="ACER" w:date="2026-07-06T00:19:00Z"/>
          <w:rPrChange w:id="2685" w:author="ACER" w:date="2026-07-06T00:20:00Z">
            <w:rPr>
              <w:del w:id="2686" w:author="ACER" w:date="2026-07-06T00:19:00Z"/>
              <w:sz w:val="24"/>
            </w:rPr>
          </w:rPrChange>
        </w:rPr>
        <w:pPrChange w:id="2687" w:author="ACER" w:date="2026-07-06T00:20:00Z">
          <w:pPr/>
        </w:pPrChange>
      </w:pPr>
      <w:ins w:id="2688" w:author="ACER" w:date="2026-07-06T00:20:00Z">
        <w:r w:rsidRPr="000B520F">
          <w:rPr>
            <w:bCs/>
            <w:szCs w:val="26"/>
            <w:rPrChange w:id="2689" w:author="ACER" w:date="2026-07-06T00:20:00Z">
              <w:rPr>
                <w:b/>
                <w:bCs/>
              </w:rPr>
            </w:rPrChange>
          </w:rPr>
          <w:t>[33]</w:t>
        </w:r>
        <w:r w:rsidRPr="000B520F">
          <w:rPr>
            <w:bCs/>
            <w:szCs w:val="26"/>
            <w:rPrChange w:id="2690" w:author="ACER" w:date="2026-07-06T00:20:00Z">
              <w:rPr>
                <w:b/>
                <w:bCs/>
              </w:rPr>
            </w:rPrChange>
          </w:rPr>
          <w:tab/>
        </w:r>
        <w:r w:rsidRPr="00DA4EA2">
          <w:rPr>
            <w:szCs w:val="26"/>
          </w:rPr>
          <w:t>Expo, “Expo Documentation – Tools and services for React Native.” [Online]. Available: https://docs.expo.dev</w:t>
        </w:r>
      </w:ins>
      <w:del w:id="2691" w:author="ACER" w:date="2026-07-06T00:19:00Z">
        <w:r w:rsidR="00690C8B" w:rsidRPr="004A5D7A" w:rsidDel="000B520F">
          <w:rPr>
            <w:szCs w:val="26"/>
            <w:rPrChange w:id="2692" w:author="ACER" w:date="2026-07-04T14:33:00Z">
              <w:rPr>
                <w:sz w:val="24"/>
              </w:rPr>
            </w:rPrChange>
          </w:rPr>
          <w:delText>[11] X.-H. Le, H. V. Ho, G. Lee, and S. Jung, “Application of long short-term memory (LSTM) neural network for flood forecasting,” Water, vol. 11, no. 7, art. 1387, Jul. 2019.</w:delText>
        </w:r>
      </w:del>
    </w:p>
    <w:p w14:paraId="31F1BCE6" w14:textId="70D17AE8" w:rsidR="00690C8B" w:rsidRPr="004A5D7A" w:rsidDel="000B520F" w:rsidRDefault="00690C8B">
      <w:pPr>
        <w:ind w:firstLine="0"/>
        <w:rPr>
          <w:del w:id="2693" w:author="ACER" w:date="2026-07-06T00:19:00Z"/>
          <w:szCs w:val="26"/>
          <w:rPrChange w:id="2694" w:author="ACER" w:date="2026-07-04T14:33:00Z">
            <w:rPr>
              <w:del w:id="2695" w:author="ACER" w:date="2026-07-06T00:19:00Z"/>
              <w:sz w:val="24"/>
            </w:rPr>
          </w:rPrChange>
        </w:rPr>
        <w:pPrChange w:id="2696" w:author="ACER" w:date="2026-07-06T00:20:00Z">
          <w:pPr/>
        </w:pPrChange>
      </w:pPr>
      <w:del w:id="2697" w:author="ACER" w:date="2026-07-06T00:19:00Z">
        <w:r w:rsidRPr="004A5D7A" w:rsidDel="000B520F">
          <w:rPr>
            <w:szCs w:val="26"/>
            <w:rPrChange w:id="2698" w:author="ACER" w:date="2026-07-04T14:33:00Z">
              <w:rPr>
                <w:sz w:val="24"/>
              </w:rPr>
            </w:rPrChange>
          </w:rPr>
          <w:delText>[12] X.-H. Le, D. H. Nguyen, S. Jung, M. Yeon, and G. Lee, “Comparison of deep learning techniques for river streamflow forecasting,” IEEE Access, vol. 9, pp. 71805–71820, May 2021.</w:delText>
        </w:r>
      </w:del>
    </w:p>
    <w:p w14:paraId="21E89B4C" w14:textId="513F65B2" w:rsidR="00690C8B" w:rsidRPr="004A5D7A" w:rsidDel="000B520F" w:rsidRDefault="00690C8B">
      <w:pPr>
        <w:ind w:firstLine="0"/>
        <w:rPr>
          <w:del w:id="2699" w:author="ACER" w:date="2026-07-06T00:19:00Z"/>
          <w:szCs w:val="26"/>
          <w:rPrChange w:id="2700" w:author="ACER" w:date="2026-07-04T14:33:00Z">
            <w:rPr>
              <w:del w:id="2701" w:author="ACER" w:date="2026-07-06T00:19:00Z"/>
              <w:sz w:val="24"/>
            </w:rPr>
          </w:rPrChange>
        </w:rPr>
        <w:pPrChange w:id="2702" w:author="ACER" w:date="2026-07-06T00:20:00Z">
          <w:pPr/>
        </w:pPrChange>
      </w:pPr>
      <w:del w:id="2703" w:author="ACER" w:date="2026-07-06T00:19:00Z">
        <w:r w:rsidRPr="004A5D7A" w:rsidDel="000B520F">
          <w:rPr>
            <w:szCs w:val="26"/>
            <w:rPrChange w:id="2704" w:author="ACER" w:date="2026-07-04T14:33:00Z">
              <w:rPr>
                <w:sz w:val="24"/>
              </w:rPr>
            </w:rPrChange>
          </w:rPr>
          <w:delText>[13] X.-H. Le, L. Nguyen Van, G. V. Nguyen, D. H. Nguyen, S. Jung, and G. Lee, “Towards an efficient streamflow forecasting method for event-scales in Ca River basin, Vietnam,” Journal of Hydrology: Regional Studies, vol. 46, art. 101340, Apr. 2023.</w:delText>
        </w:r>
      </w:del>
    </w:p>
    <w:p w14:paraId="739A80FB" w14:textId="4BE7A851" w:rsidR="00690C8B" w:rsidRPr="004A5D7A" w:rsidDel="000B520F" w:rsidRDefault="00690C8B">
      <w:pPr>
        <w:ind w:firstLine="0"/>
        <w:rPr>
          <w:del w:id="2705" w:author="ACER" w:date="2026-07-06T00:19:00Z"/>
          <w:szCs w:val="26"/>
          <w:rPrChange w:id="2706" w:author="ACER" w:date="2026-07-04T14:33:00Z">
            <w:rPr>
              <w:del w:id="2707" w:author="ACER" w:date="2026-07-06T00:19:00Z"/>
              <w:sz w:val="24"/>
            </w:rPr>
          </w:rPrChange>
        </w:rPr>
        <w:pPrChange w:id="2708" w:author="ACER" w:date="2026-07-06T00:20:00Z">
          <w:pPr/>
        </w:pPrChange>
      </w:pPr>
      <w:del w:id="2709" w:author="ACER" w:date="2026-07-06T00:19:00Z">
        <w:r w:rsidRPr="004A5D7A" w:rsidDel="000B520F">
          <w:rPr>
            <w:szCs w:val="26"/>
            <w:rPrChange w:id="2710" w:author="ACER" w:date="2026-07-04T14:33:00Z">
              <w:rPr>
                <w:sz w:val="24"/>
              </w:rPr>
            </w:rPrChange>
          </w:rPr>
          <w:delText>[14] I.-F. Kao, Y. Zhou, L.-C. Chang, and F.-J. Chang, “Exploring a long short-term memory based encoder-decoder framework for multi-step-ahead flood forecasting,” Journal of Hydrology, vol. 583, art. 124631, Apr. 2020.</w:delText>
        </w:r>
      </w:del>
    </w:p>
    <w:p w14:paraId="09531D3D" w14:textId="113106D7" w:rsidR="00690C8B" w:rsidRPr="004A5D7A" w:rsidDel="000B520F" w:rsidRDefault="00690C8B">
      <w:pPr>
        <w:ind w:firstLine="0"/>
        <w:rPr>
          <w:del w:id="2711" w:author="ACER" w:date="2026-07-06T00:19:00Z"/>
          <w:szCs w:val="26"/>
          <w:rPrChange w:id="2712" w:author="ACER" w:date="2026-07-04T14:33:00Z">
            <w:rPr>
              <w:del w:id="2713" w:author="ACER" w:date="2026-07-06T00:19:00Z"/>
              <w:sz w:val="24"/>
            </w:rPr>
          </w:rPrChange>
        </w:rPr>
        <w:pPrChange w:id="2714" w:author="ACER" w:date="2026-07-06T00:20:00Z">
          <w:pPr/>
        </w:pPrChange>
      </w:pPr>
      <w:del w:id="2715" w:author="ACER" w:date="2026-07-06T00:19:00Z">
        <w:r w:rsidRPr="004A5D7A" w:rsidDel="000B520F">
          <w:rPr>
            <w:szCs w:val="26"/>
            <w:rPrChange w:id="2716" w:author="ACER" w:date="2026-07-04T14:33:00Z">
              <w:rPr>
                <w:sz w:val="24"/>
              </w:rPr>
            </w:rPrChange>
          </w:rPr>
          <w:delText>[15] G. P. Zhang, “Time series forecasting using a hybrid ARIMA and neural network model,” Neurocomputing, vol. 50, pp. 159–175, Jan. 2003.</w:delText>
        </w:r>
      </w:del>
    </w:p>
    <w:p w14:paraId="549570F8" w14:textId="53B792F8" w:rsidR="00690C8B" w:rsidRPr="004A5D7A" w:rsidDel="000B520F" w:rsidRDefault="00690C8B">
      <w:pPr>
        <w:ind w:firstLine="0"/>
        <w:rPr>
          <w:del w:id="2717" w:author="ACER" w:date="2026-07-06T00:19:00Z"/>
          <w:szCs w:val="26"/>
          <w:rPrChange w:id="2718" w:author="ACER" w:date="2026-07-04T14:33:00Z">
            <w:rPr>
              <w:del w:id="2719" w:author="ACER" w:date="2026-07-06T00:19:00Z"/>
              <w:sz w:val="24"/>
            </w:rPr>
          </w:rPrChange>
        </w:rPr>
        <w:pPrChange w:id="2720" w:author="ACER" w:date="2026-07-06T00:20:00Z">
          <w:pPr/>
        </w:pPrChange>
      </w:pPr>
      <w:del w:id="2721" w:author="ACER" w:date="2026-07-06T00:19:00Z">
        <w:r w:rsidRPr="004A5D7A" w:rsidDel="000B520F">
          <w:rPr>
            <w:szCs w:val="26"/>
            <w:rPrChange w:id="2722" w:author="ACER" w:date="2026-07-04T14:33:00Z">
              <w:rPr>
                <w:sz w:val="24"/>
              </w:rPr>
            </w:rPrChange>
          </w:rPr>
          <w:delText>[16] I. Khandelwal, R. Adhikari, and G. Verma, “Time series forecasting using hybrid ARIMA and ANN models based on DWT decomposition,” Procedia Computer Science, vol. 48, pp. 173–179, 2015.</w:delText>
        </w:r>
      </w:del>
    </w:p>
    <w:p w14:paraId="041BC2B3" w14:textId="1829A1F7" w:rsidR="00690C8B" w:rsidRPr="004A5D7A" w:rsidDel="000B520F" w:rsidRDefault="00690C8B">
      <w:pPr>
        <w:ind w:firstLine="0"/>
        <w:rPr>
          <w:del w:id="2723" w:author="ACER" w:date="2026-07-06T00:19:00Z"/>
          <w:szCs w:val="26"/>
          <w:rPrChange w:id="2724" w:author="ACER" w:date="2026-07-04T14:33:00Z">
            <w:rPr>
              <w:del w:id="2725" w:author="ACER" w:date="2026-07-06T00:19:00Z"/>
              <w:sz w:val="24"/>
            </w:rPr>
          </w:rPrChange>
        </w:rPr>
        <w:pPrChange w:id="2726" w:author="ACER" w:date="2026-07-06T00:20:00Z">
          <w:pPr/>
        </w:pPrChange>
      </w:pPr>
      <w:del w:id="2727" w:author="ACER" w:date="2026-07-06T00:19:00Z">
        <w:r w:rsidRPr="004A5D7A" w:rsidDel="000B520F">
          <w:rPr>
            <w:szCs w:val="26"/>
            <w:rPrChange w:id="2728" w:author="ACER" w:date="2026-07-04T14:33:00Z">
              <w:rPr>
                <w:sz w:val="24"/>
              </w:rPr>
            </w:rPrChange>
          </w:rPr>
          <w:delText>[17] T.-T.-H. Phan and X. H. Nguyen, “Combining statistical machine learning models with ARIMA for water level forecasting: The case of the Red river,” Advances in Water Resources, vol. 142, art. 103656, Aug. 2020.</w:delText>
        </w:r>
      </w:del>
    </w:p>
    <w:p w14:paraId="3808F005" w14:textId="32EB8F22" w:rsidR="00690C8B" w:rsidRPr="004A5D7A" w:rsidDel="000B520F" w:rsidRDefault="00690C8B">
      <w:pPr>
        <w:ind w:firstLine="0"/>
        <w:rPr>
          <w:del w:id="2729" w:author="ACER" w:date="2026-07-06T00:19:00Z"/>
          <w:szCs w:val="26"/>
          <w:rPrChange w:id="2730" w:author="ACER" w:date="2026-07-04T14:33:00Z">
            <w:rPr>
              <w:del w:id="2731" w:author="ACER" w:date="2026-07-06T00:19:00Z"/>
              <w:sz w:val="24"/>
            </w:rPr>
          </w:rPrChange>
        </w:rPr>
        <w:pPrChange w:id="2732" w:author="ACER" w:date="2026-07-06T00:20:00Z">
          <w:pPr/>
        </w:pPrChange>
      </w:pPr>
      <w:del w:id="2733" w:author="ACER" w:date="2026-07-06T00:19:00Z">
        <w:r w:rsidRPr="004A5D7A" w:rsidDel="000B520F">
          <w:rPr>
            <w:szCs w:val="26"/>
            <w:rPrChange w:id="2734" w:author="ACER" w:date="2026-07-04T14:33:00Z">
              <w:rPr>
                <w:sz w:val="24"/>
              </w:rPr>
            </w:rPrChange>
          </w:rPr>
          <w:delText>[18] A. T. Tran, V. T. Nguyen, V. M. Le, and T. T. H. Phan, “Hybrid model seasonal ARIMA-LSTM for prediction water level in Black River on the border Vietnam-China,” in Proc. Int. Conf. on Intelligent Systems and Networks (ICISN), LNNS, vol. 471, Springer, Singapore, 2022.</w:delText>
        </w:r>
      </w:del>
    </w:p>
    <w:p w14:paraId="49ECC2FD" w14:textId="2A934DF2" w:rsidR="00690C8B" w:rsidRPr="004A5D7A" w:rsidDel="000B520F" w:rsidRDefault="00690C8B">
      <w:pPr>
        <w:ind w:firstLine="0"/>
        <w:rPr>
          <w:del w:id="2735" w:author="ACER" w:date="2026-07-06T00:19:00Z"/>
          <w:szCs w:val="26"/>
          <w:rPrChange w:id="2736" w:author="ACER" w:date="2026-07-04T14:33:00Z">
            <w:rPr>
              <w:del w:id="2737" w:author="ACER" w:date="2026-07-06T00:19:00Z"/>
              <w:sz w:val="24"/>
            </w:rPr>
          </w:rPrChange>
        </w:rPr>
        <w:pPrChange w:id="2738" w:author="ACER" w:date="2026-07-06T00:20:00Z">
          <w:pPr/>
        </w:pPrChange>
      </w:pPr>
      <w:del w:id="2739" w:author="ACER" w:date="2026-07-06T00:19:00Z">
        <w:r w:rsidRPr="004A5D7A" w:rsidDel="000B520F">
          <w:rPr>
            <w:szCs w:val="26"/>
            <w:rPrChange w:id="2740" w:author="ACER" w:date="2026-07-04T14:33:00Z">
              <w:rPr>
                <w:sz w:val="24"/>
              </w:rPr>
            </w:rPrChange>
          </w:rPr>
          <w:delText>[19] J. Stăncescu, R. Drobot, A. Cazacu, and M. Voinescu, “Hybrid LSTM-ARIMA model for improving multi-step inflow forecasting in a reservoir,” Water, vol. 17, no. 21, art. 3051, Oct. 2025.</w:delText>
        </w:r>
      </w:del>
    </w:p>
    <w:p w14:paraId="1B012F37" w14:textId="70220CDC" w:rsidR="00690C8B" w:rsidRPr="004A5D7A" w:rsidDel="000B520F" w:rsidRDefault="00690C8B">
      <w:pPr>
        <w:ind w:firstLine="0"/>
        <w:rPr>
          <w:del w:id="2741" w:author="ACER" w:date="2026-07-06T00:19:00Z"/>
          <w:szCs w:val="26"/>
          <w:rPrChange w:id="2742" w:author="ACER" w:date="2026-07-04T14:33:00Z">
            <w:rPr>
              <w:del w:id="2743" w:author="ACER" w:date="2026-07-06T00:19:00Z"/>
              <w:sz w:val="24"/>
            </w:rPr>
          </w:rPrChange>
        </w:rPr>
        <w:pPrChange w:id="2744" w:author="ACER" w:date="2026-07-06T00:20:00Z">
          <w:pPr/>
        </w:pPrChange>
      </w:pPr>
      <w:del w:id="2745" w:author="ACER" w:date="2026-07-06T00:19:00Z">
        <w:r w:rsidRPr="004A5D7A" w:rsidDel="000B520F">
          <w:rPr>
            <w:szCs w:val="26"/>
            <w:rPrChange w:id="2746" w:author="ACER" w:date="2026-07-04T14:33:00Z">
              <w:rPr>
                <w:sz w:val="24"/>
              </w:rPr>
            </w:rPrChange>
          </w:rPr>
          <w:delText>[20] F. Granata, F. Di Nunno, and G. de Marinis, “Short-term forecasts of streamflow in the UK based on a novel hybrid artificial intelligence algorithm,” Scientific Reports, vol. 13, art. 7036, Apr. 2023.</w:delText>
        </w:r>
      </w:del>
    </w:p>
    <w:p w14:paraId="177D1984" w14:textId="425DDA59" w:rsidR="00690C8B" w:rsidRPr="004A5D7A" w:rsidDel="000B520F" w:rsidRDefault="00690C8B">
      <w:pPr>
        <w:ind w:firstLine="0"/>
        <w:rPr>
          <w:del w:id="2747" w:author="ACER" w:date="2026-07-06T00:19:00Z"/>
          <w:szCs w:val="26"/>
          <w:rPrChange w:id="2748" w:author="ACER" w:date="2026-07-04T14:33:00Z">
            <w:rPr>
              <w:del w:id="2749" w:author="ACER" w:date="2026-07-06T00:19:00Z"/>
              <w:sz w:val="24"/>
            </w:rPr>
          </w:rPrChange>
        </w:rPr>
        <w:pPrChange w:id="2750" w:author="ACER" w:date="2026-07-06T00:20:00Z">
          <w:pPr/>
        </w:pPrChange>
      </w:pPr>
      <w:del w:id="2751" w:author="ACER" w:date="2026-07-06T00:19:00Z">
        <w:r w:rsidRPr="004A5D7A" w:rsidDel="000B520F">
          <w:rPr>
            <w:szCs w:val="26"/>
            <w:rPrChange w:id="2752" w:author="ACER" w:date="2026-07-04T14:33:00Z">
              <w:rPr>
                <w:sz w:val="24"/>
              </w:rPr>
            </w:rPrChange>
          </w:rPr>
          <w:delText>[21] O. Aiyelokun, Q. B. Pham, N. T. T. Linh, T. Roy, D. T. Anh, and E. Łupikasza, “Effectiveness of integrating ensemble-based feature selection and novel gradient boosted trees in runoff prediction: A case study in Vu Gia Thu Bon River Basin, Vietnam,” Pure and Applied Geophysics, vol. 181, no. 5, pp. 1725–1744, May 2024.</w:delText>
        </w:r>
      </w:del>
    </w:p>
    <w:p w14:paraId="354889D6" w14:textId="714C835C" w:rsidR="00690C8B" w:rsidRPr="004A5D7A" w:rsidDel="000B520F" w:rsidRDefault="00690C8B">
      <w:pPr>
        <w:ind w:firstLine="0"/>
        <w:rPr>
          <w:del w:id="2753" w:author="ACER" w:date="2026-07-06T00:20:00Z"/>
          <w:szCs w:val="26"/>
          <w:rPrChange w:id="2754" w:author="ACER" w:date="2026-07-04T14:33:00Z">
            <w:rPr>
              <w:del w:id="2755" w:author="ACER" w:date="2026-07-06T00:20:00Z"/>
              <w:sz w:val="24"/>
            </w:rPr>
          </w:rPrChange>
        </w:rPr>
        <w:pPrChange w:id="2756" w:author="ACER" w:date="2026-07-06T00:20:00Z">
          <w:pPr/>
        </w:pPrChange>
      </w:pPr>
      <w:del w:id="2757" w:author="ACER" w:date="2026-07-06T00:20:00Z">
        <w:r w:rsidRPr="004A5D7A" w:rsidDel="000B520F">
          <w:rPr>
            <w:szCs w:val="26"/>
            <w:rPrChange w:id="2758" w:author="ACER" w:date="2026-07-04T14:33:00Z">
              <w:rPr>
                <w:sz w:val="24"/>
              </w:rPr>
            </w:rPrChange>
          </w:rPr>
          <w:delText>[22] B. T. Pham, M. Khosravi, M. Avand, A. T. Tran, and L. K. Le, “Hybrid model to improve the river streamflow forecasting utilizing multi-layer perceptron-based intelligent water drop optimization algorithm,” Soft Computing, vol. 24, no. 24, pp. 18039–18056, Dec. 2020.</w:delText>
        </w:r>
      </w:del>
    </w:p>
    <w:p w14:paraId="3ADCA904" w14:textId="1C09D140" w:rsidR="00690C8B" w:rsidRPr="004A5D7A" w:rsidDel="000B520F" w:rsidRDefault="00690C8B">
      <w:pPr>
        <w:ind w:firstLine="0"/>
        <w:rPr>
          <w:del w:id="2759" w:author="ACER" w:date="2026-07-06T00:20:00Z"/>
          <w:szCs w:val="26"/>
          <w:rPrChange w:id="2760" w:author="ACER" w:date="2026-07-04T14:33:00Z">
            <w:rPr>
              <w:del w:id="2761" w:author="ACER" w:date="2026-07-06T00:20:00Z"/>
              <w:sz w:val="24"/>
            </w:rPr>
          </w:rPrChange>
        </w:rPr>
        <w:pPrChange w:id="2762" w:author="ACER" w:date="2026-07-06T00:20:00Z">
          <w:pPr/>
        </w:pPrChange>
      </w:pPr>
      <w:del w:id="2763" w:author="ACER" w:date="2026-07-06T00:20:00Z">
        <w:r w:rsidRPr="004A5D7A" w:rsidDel="000B520F">
          <w:rPr>
            <w:szCs w:val="26"/>
            <w:rPrChange w:id="2764" w:author="ACER" w:date="2026-07-04T14:33:00Z">
              <w:rPr>
                <w:sz w:val="24"/>
              </w:rPr>
            </w:rPrChange>
          </w:rPr>
          <w:delText>[23] N. K. Loi et al., “Automated procedure of real-time flood forecasting in Vu Gia–Thu Bon river basin, Vietnam by integrating SWAT and HEC-RAS models,” Journal of Water and Climate Change, vol. 10, no. 3, pp. 535–545, Sep. 2019.</w:delText>
        </w:r>
      </w:del>
    </w:p>
    <w:p w14:paraId="3E4CC2DD" w14:textId="3FAD54B9" w:rsidR="00690C8B" w:rsidRPr="004A5D7A" w:rsidDel="000B520F" w:rsidRDefault="00690C8B">
      <w:pPr>
        <w:ind w:firstLine="0"/>
        <w:rPr>
          <w:del w:id="2765" w:author="ACER" w:date="2026-07-06T00:20:00Z"/>
          <w:szCs w:val="26"/>
          <w:rPrChange w:id="2766" w:author="ACER" w:date="2026-07-04T14:33:00Z">
            <w:rPr>
              <w:del w:id="2767" w:author="ACER" w:date="2026-07-06T00:20:00Z"/>
              <w:sz w:val="24"/>
            </w:rPr>
          </w:rPrChange>
        </w:rPr>
        <w:pPrChange w:id="2768" w:author="ACER" w:date="2026-07-06T00:20:00Z">
          <w:pPr/>
        </w:pPrChange>
      </w:pPr>
      <w:del w:id="2769" w:author="ACER" w:date="2026-07-06T00:20:00Z">
        <w:r w:rsidRPr="004A5D7A" w:rsidDel="000B520F">
          <w:rPr>
            <w:szCs w:val="26"/>
            <w:rPrChange w:id="2770" w:author="ACER" w:date="2026-07-04T14:33:00Z">
              <w:rPr>
                <w:sz w:val="24"/>
              </w:rPr>
            </w:rPrChange>
          </w:rPr>
          <w:delText>[24] Thủ tướng Chính phủ, “Quyết định số 1865/QĐ-TTg ngày 23/12/2019 về Quy trình vận hành liên hồ chứa lưu vực sông Vu Gia – Thu Bồn,” Hà Nội, 2019.</w:delText>
        </w:r>
      </w:del>
    </w:p>
    <w:p w14:paraId="21DC6BE8" w14:textId="2131B39A" w:rsidR="00690C8B" w:rsidRPr="004A5D7A" w:rsidDel="000B520F" w:rsidRDefault="00690C8B">
      <w:pPr>
        <w:ind w:firstLine="0"/>
        <w:rPr>
          <w:del w:id="2771" w:author="ACER" w:date="2026-07-06T00:20:00Z"/>
          <w:szCs w:val="26"/>
          <w:rPrChange w:id="2772" w:author="ACER" w:date="2026-07-04T14:33:00Z">
            <w:rPr>
              <w:del w:id="2773" w:author="ACER" w:date="2026-07-06T00:20:00Z"/>
              <w:sz w:val="24"/>
            </w:rPr>
          </w:rPrChange>
        </w:rPr>
        <w:pPrChange w:id="2774" w:author="ACER" w:date="2026-07-06T00:20:00Z">
          <w:pPr/>
        </w:pPrChange>
      </w:pPr>
      <w:del w:id="2775" w:author="ACER" w:date="2026-07-06T00:20:00Z">
        <w:r w:rsidRPr="004A5D7A" w:rsidDel="000B520F">
          <w:rPr>
            <w:szCs w:val="26"/>
            <w:rPrChange w:id="2776" w:author="ACER" w:date="2026-07-04T14:33:00Z">
              <w:rPr>
                <w:sz w:val="24"/>
              </w:rPr>
            </w:rPrChange>
          </w:rPr>
          <w:delText>[25] Vietnam Disaster Management Authority, “National Report on Natural Disaster Prevention and Control in Vietnam,” Hanoi, 2020.</w:delText>
        </w:r>
      </w:del>
    </w:p>
    <w:p w14:paraId="20247208" w14:textId="0AC3E0B5" w:rsidR="00690C8B" w:rsidRPr="004A5D7A" w:rsidDel="000B520F" w:rsidRDefault="00690C8B">
      <w:pPr>
        <w:ind w:firstLine="0"/>
        <w:rPr>
          <w:del w:id="2777" w:author="ACER" w:date="2026-07-06T00:20:00Z"/>
          <w:szCs w:val="26"/>
          <w:rPrChange w:id="2778" w:author="ACER" w:date="2026-07-04T14:33:00Z">
            <w:rPr>
              <w:del w:id="2779" w:author="ACER" w:date="2026-07-06T00:20:00Z"/>
              <w:sz w:val="24"/>
            </w:rPr>
          </w:rPrChange>
        </w:rPr>
        <w:pPrChange w:id="2780" w:author="ACER" w:date="2026-07-06T00:20:00Z">
          <w:pPr/>
        </w:pPrChange>
      </w:pPr>
      <w:del w:id="2781" w:author="ACER" w:date="2026-07-06T00:20:00Z">
        <w:r w:rsidRPr="004A5D7A" w:rsidDel="000B520F">
          <w:rPr>
            <w:szCs w:val="26"/>
            <w:rPrChange w:id="2782" w:author="ACER" w:date="2026-07-04T14:33:00Z">
              <w:rPr>
                <w:sz w:val="24"/>
              </w:rPr>
            </w:rPrChange>
          </w:rPr>
          <w:delText>[26] Z. Wang et al., “YOLOv8: A Unified Framework for Object Detection, Instance Segmentation, and Pose Estimation,” arXiv:2302.01257, 2023.</w:delText>
        </w:r>
      </w:del>
    </w:p>
    <w:p w14:paraId="31377313" w14:textId="12A848FF" w:rsidR="00690C8B" w:rsidRPr="004A5D7A" w:rsidDel="000B520F" w:rsidRDefault="00690C8B">
      <w:pPr>
        <w:ind w:firstLine="0"/>
        <w:rPr>
          <w:del w:id="2783" w:author="ACER" w:date="2026-07-06T00:20:00Z"/>
          <w:szCs w:val="26"/>
          <w:rPrChange w:id="2784" w:author="ACER" w:date="2026-07-04T14:33:00Z">
            <w:rPr>
              <w:del w:id="2785" w:author="ACER" w:date="2026-07-06T00:20:00Z"/>
              <w:sz w:val="24"/>
            </w:rPr>
          </w:rPrChange>
        </w:rPr>
        <w:pPrChange w:id="2786" w:author="ACER" w:date="2026-07-06T00:20:00Z">
          <w:pPr/>
        </w:pPrChange>
      </w:pPr>
      <w:del w:id="2787" w:author="ACER" w:date="2026-07-06T00:20:00Z">
        <w:r w:rsidRPr="004A5D7A" w:rsidDel="000B520F">
          <w:rPr>
            <w:szCs w:val="26"/>
            <w:rPrChange w:id="2788" w:author="ACER" w:date="2026-07-04T14:33:00Z">
              <w:rPr>
                <w:sz w:val="24"/>
              </w:rPr>
            </w:rPrChange>
          </w:rPr>
          <w:delText>[27] G. E. P. Box, G. M. Jenkins, G. C. Reinsel, and G. M. Ljung, Time Series Analysis: Forecasting and Control, 5th ed. Hoboken, NJ: Wiley, 2015.</w:delText>
        </w:r>
      </w:del>
    </w:p>
    <w:p w14:paraId="37467565" w14:textId="5D05152F" w:rsidR="00690C8B" w:rsidRPr="004A5D7A" w:rsidDel="000B520F" w:rsidRDefault="00690C8B">
      <w:pPr>
        <w:ind w:firstLine="0"/>
        <w:rPr>
          <w:del w:id="2789" w:author="ACER" w:date="2026-07-06T00:20:00Z"/>
          <w:szCs w:val="26"/>
          <w:rPrChange w:id="2790" w:author="ACER" w:date="2026-07-04T14:33:00Z">
            <w:rPr>
              <w:del w:id="2791" w:author="ACER" w:date="2026-07-06T00:20:00Z"/>
              <w:sz w:val="24"/>
            </w:rPr>
          </w:rPrChange>
        </w:rPr>
        <w:pPrChange w:id="2792" w:author="ACER" w:date="2026-07-06T00:20:00Z">
          <w:pPr/>
        </w:pPrChange>
      </w:pPr>
      <w:del w:id="2793" w:author="ACER" w:date="2026-07-06T00:20:00Z">
        <w:r w:rsidRPr="004A5D7A" w:rsidDel="000B520F">
          <w:rPr>
            <w:szCs w:val="26"/>
            <w:rPrChange w:id="2794" w:author="ACER" w:date="2026-07-04T14:33:00Z">
              <w:rPr>
                <w:sz w:val="24"/>
              </w:rPr>
            </w:rPrChange>
          </w:rPr>
          <w:delText>[28] A. E. Hoerl and R. W. Kennard, “Ridge Regression: Biased Estimation for Nonorthogonal Problems,” Technometrics, vol. 12, no. 1, pp. 55–67, 1970.</w:delText>
        </w:r>
      </w:del>
    </w:p>
    <w:p w14:paraId="25128733" w14:textId="5B192429" w:rsidR="00690C8B" w:rsidRPr="004A5D7A" w:rsidDel="000B520F" w:rsidRDefault="00690C8B">
      <w:pPr>
        <w:ind w:firstLine="0"/>
        <w:rPr>
          <w:del w:id="2795" w:author="ACER" w:date="2026-07-06T00:20:00Z"/>
          <w:szCs w:val="26"/>
          <w:rPrChange w:id="2796" w:author="ACER" w:date="2026-07-04T14:33:00Z">
            <w:rPr>
              <w:del w:id="2797" w:author="ACER" w:date="2026-07-06T00:20:00Z"/>
              <w:sz w:val="24"/>
            </w:rPr>
          </w:rPrChange>
        </w:rPr>
        <w:pPrChange w:id="2798" w:author="ACER" w:date="2026-07-06T00:20:00Z">
          <w:pPr/>
        </w:pPrChange>
      </w:pPr>
      <w:del w:id="2799" w:author="ACER" w:date="2026-07-06T00:20:00Z">
        <w:r w:rsidRPr="004A5D7A" w:rsidDel="000B520F">
          <w:rPr>
            <w:szCs w:val="26"/>
            <w:rPrChange w:id="2800" w:author="ACER" w:date="2026-07-04T14:33:00Z">
              <w:rPr>
                <w:sz w:val="24"/>
              </w:rPr>
            </w:rPrChange>
          </w:rPr>
          <w:delText>[29] F. X. Diebold and R. S. Mariano, “Comparing Predictive Accuracy,” Journal of Business &amp; Economic Statistics, vol. 13, no. 3, pp. 253–263, 1995.</w:delText>
        </w:r>
      </w:del>
    </w:p>
    <w:p w14:paraId="52D96B65" w14:textId="35A44181" w:rsidR="00690C8B" w:rsidRPr="004A5D7A" w:rsidDel="000B520F" w:rsidRDefault="00690C8B">
      <w:pPr>
        <w:ind w:firstLine="0"/>
        <w:rPr>
          <w:del w:id="2801" w:author="ACER" w:date="2026-07-06T00:20:00Z"/>
          <w:szCs w:val="26"/>
          <w:rPrChange w:id="2802" w:author="ACER" w:date="2026-07-04T14:33:00Z">
            <w:rPr>
              <w:del w:id="2803" w:author="ACER" w:date="2026-07-06T00:20:00Z"/>
              <w:sz w:val="24"/>
            </w:rPr>
          </w:rPrChange>
        </w:rPr>
        <w:pPrChange w:id="2804" w:author="ACER" w:date="2026-07-06T00:20:00Z">
          <w:pPr/>
        </w:pPrChange>
      </w:pPr>
      <w:del w:id="2805" w:author="ACER" w:date="2026-07-06T00:20:00Z">
        <w:r w:rsidRPr="004A5D7A" w:rsidDel="000B520F">
          <w:rPr>
            <w:szCs w:val="26"/>
            <w:rPrChange w:id="2806" w:author="ACER" w:date="2026-07-04T14:33:00Z">
              <w:rPr>
                <w:sz w:val="24"/>
              </w:rPr>
            </w:rPrChange>
          </w:rPr>
          <w:delText>[30] T. V. Nguyen, H. Q. Nguyen et al., “Flood risk assessment in the Vu Gia – Thu Bon river basin, central Vietnam,” Journal of Hydrology: Regional Studies, vol. 42, art. 101140, 2022.</w:delText>
        </w:r>
      </w:del>
    </w:p>
    <w:p w14:paraId="79F9E08C" w14:textId="7971BD03" w:rsidR="00690C8B" w:rsidRPr="004A5D7A" w:rsidDel="000B520F" w:rsidRDefault="00690C8B">
      <w:pPr>
        <w:ind w:firstLine="0"/>
        <w:rPr>
          <w:del w:id="2807" w:author="ACER" w:date="2026-07-06T00:20:00Z"/>
          <w:szCs w:val="26"/>
          <w:rPrChange w:id="2808" w:author="ACER" w:date="2026-07-04T14:33:00Z">
            <w:rPr>
              <w:del w:id="2809" w:author="ACER" w:date="2026-07-06T00:20:00Z"/>
              <w:sz w:val="24"/>
            </w:rPr>
          </w:rPrChange>
        </w:rPr>
        <w:pPrChange w:id="2810" w:author="ACER" w:date="2026-07-06T00:20:00Z">
          <w:pPr/>
        </w:pPrChange>
      </w:pPr>
      <w:del w:id="2811" w:author="ACER" w:date="2026-07-06T00:20:00Z">
        <w:r w:rsidRPr="004A5D7A" w:rsidDel="000B520F">
          <w:rPr>
            <w:szCs w:val="26"/>
            <w:rPrChange w:id="2812" w:author="ACER" w:date="2026-07-04T14:33:00Z">
              <w:rPr>
                <w:sz w:val="24"/>
              </w:rPr>
            </w:rPrChange>
          </w:rPr>
          <w:delText>[31] A. Mosavi, P. Ozturk, and K. W. Chau, “Flood prediction using machine learning models: Literature review,” Water, vol. 10, no. 11, pp. 1–40, 2018.</w:delText>
        </w:r>
      </w:del>
    </w:p>
    <w:p w14:paraId="0228596B" w14:textId="44F44EC8" w:rsidR="00690C8B" w:rsidRPr="004A5D7A" w:rsidDel="000B520F" w:rsidRDefault="00690C8B">
      <w:pPr>
        <w:ind w:firstLine="0"/>
        <w:rPr>
          <w:del w:id="2813" w:author="ACER" w:date="2026-07-06T00:20:00Z"/>
          <w:szCs w:val="26"/>
          <w:rPrChange w:id="2814" w:author="ACER" w:date="2026-07-04T14:33:00Z">
            <w:rPr>
              <w:del w:id="2815" w:author="ACER" w:date="2026-07-06T00:20:00Z"/>
              <w:sz w:val="24"/>
            </w:rPr>
          </w:rPrChange>
        </w:rPr>
        <w:pPrChange w:id="2816" w:author="ACER" w:date="2026-07-06T00:20:00Z">
          <w:pPr/>
        </w:pPrChange>
      </w:pPr>
      <w:del w:id="2817" w:author="ACER" w:date="2026-07-06T00:20:00Z">
        <w:r w:rsidRPr="004A5D7A" w:rsidDel="000B520F">
          <w:rPr>
            <w:szCs w:val="26"/>
            <w:rPrChange w:id="2818" w:author="ACER" w:date="2026-07-04T14:33:00Z">
              <w:rPr>
                <w:sz w:val="24"/>
              </w:rPr>
            </w:rPrChange>
          </w:rPr>
          <w:delText>[32] K. Beven, Rainfall-Runoff Modelling: The Primer, 2nd ed. Chichester: Wiley-Blackwell, 2012.</w:delText>
        </w:r>
      </w:del>
    </w:p>
    <w:p w14:paraId="38636B24" w14:textId="6B7F2E1D" w:rsidR="00AB4873" w:rsidRPr="004A5D7A" w:rsidRDefault="00690C8B">
      <w:pPr>
        <w:ind w:firstLine="0"/>
        <w:rPr>
          <w:szCs w:val="26"/>
          <w:rPrChange w:id="2819" w:author="ACER" w:date="2026-07-04T14:33:00Z">
            <w:rPr>
              <w:sz w:val="24"/>
            </w:rPr>
          </w:rPrChange>
        </w:rPr>
        <w:pPrChange w:id="2820" w:author="ACER" w:date="2026-07-06T00:20:00Z">
          <w:pPr/>
        </w:pPrChange>
      </w:pPr>
      <w:del w:id="2821" w:author="ACER" w:date="2026-07-06T00:20:00Z">
        <w:r w:rsidRPr="004A5D7A" w:rsidDel="000B520F">
          <w:rPr>
            <w:szCs w:val="26"/>
            <w:rPrChange w:id="2822" w:author="ACER" w:date="2026-07-04T14:33:00Z">
              <w:rPr>
                <w:sz w:val="24"/>
              </w:rPr>
            </w:rPrChange>
          </w:rPr>
          <w:delText>[33] V. T. Chow, D. R. Maidment, and L. W. Mays, Applied Hydrology. New York: McGraw-Hill, 1988.</w:delText>
        </w:r>
      </w:del>
    </w:p>
    <w:sectPr w:rsidR="00AB4873" w:rsidRPr="004A5D7A" w:rsidSect="002F2889">
      <w:footerReference w:type="default" r:id="rId43"/>
      <w:pgSz w:w="11906" w:h="16838" w:code="9"/>
      <w:pgMar w:top="1134" w:right="1134" w:bottom="1134" w:left="1701" w:header="720" w:footer="510" w:gutter="0"/>
      <w:pgNumType w:start="1"/>
      <w:cols w:space="720"/>
      <w:docGrid w:linePitch="360"/>
      <w:sectPrChange w:id="2823" w:author="ACER" w:date="2026-07-05T22:41:00Z">
        <w:sectPr w:rsidR="00AB4873" w:rsidRPr="004A5D7A" w:rsidSect="002F2889">
          <w:pgMar w:top="1134" w:right="1134" w:bottom="1134" w:left="1985" w:header="720" w:footer="51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5" w:author="Nguyen Quang Binh-Khoa XDCTT" w:date="2026-07-06T19:06:00Z" w:initials="NB">
    <w:p w14:paraId="68FA3137" w14:textId="77777777" w:rsidR="00E12779" w:rsidRDefault="00E12779" w:rsidP="00E12779">
      <w:pPr>
        <w:pStyle w:val="CommentText"/>
        <w:ind w:firstLine="0"/>
        <w:jc w:val="left"/>
      </w:pPr>
      <w:r>
        <w:rPr>
          <w:rStyle w:val="CommentReference"/>
        </w:rPr>
        <w:annotationRef/>
      </w:r>
      <w:r>
        <w:t>Để dễ đọc, nên chuyển 2 box thành 2 hàng thay vì 2 cột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A31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EBE45D" w16cex:dateUtc="2026-07-06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A3137" w16cid:durableId="65EBE4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9ACCB" w14:textId="77777777" w:rsidR="00CC373F" w:rsidRDefault="00CC373F" w:rsidP="003E7A4E">
      <w:pPr>
        <w:spacing w:before="0" w:after="0" w:line="240" w:lineRule="auto"/>
      </w:pPr>
      <w:r>
        <w:separator/>
      </w:r>
    </w:p>
  </w:endnote>
  <w:endnote w:type="continuationSeparator" w:id="0">
    <w:p w14:paraId="3A3204A3" w14:textId="77777777" w:rsidR="00CC373F" w:rsidRDefault="00CC373F" w:rsidP="003E7A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rdo">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78F9" w14:textId="77777777" w:rsidR="00EB4592" w:rsidRDefault="00EB4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F7AD" w14:textId="77777777" w:rsidR="00EB4592" w:rsidRDefault="00EB45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885225671"/>
      <w:docPartObj>
        <w:docPartGallery w:val="Page Numbers (Bottom of Page)"/>
        <w:docPartUnique/>
      </w:docPartObj>
    </w:sdtPr>
    <w:sdtEndPr>
      <w:rPr>
        <w:noProof/>
      </w:rPr>
    </w:sdtEndPr>
    <w:sdtContent>
      <w:p w14:paraId="05E79162" w14:textId="0F9A834A" w:rsidR="00EB4592" w:rsidRDefault="00EB4592">
        <w:pPr>
          <w:pStyle w:val="Footer"/>
          <w:jc w:val="center"/>
        </w:pPr>
        <w:r>
          <w:rPr>
            <w:noProof w:val="0"/>
          </w:rPr>
          <w:fldChar w:fldCharType="begin"/>
        </w:r>
        <w:r>
          <w:instrText xml:space="preserve"> PAGE   \* MERGEFORMAT </w:instrText>
        </w:r>
        <w:r>
          <w:rPr>
            <w:noProof w:val="0"/>
          </w:rPr>
          <w:fldChar w:fldCharType="separate"/>
        </w:r>
        <w:r w:rsidR="00102CAA">
          <w:t>31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077B" w14:textId="77777777" w:rsidR="00CC373F" w:rsidRDefault="00CC373F" w:rsidP="003E7A4E">
      <w:pPr>
        <w:spacing w:before="0" w:after="0" w:line="240" w:lineRule="auto"/>
      </w:pPr>
      <w:r>
        <w:separator/>
      </w:r>
    </w:p>
  </w:footnote>
  <w:footnote w:type="continuationSeparator" w:id="0">
    <w:p w14:paraId="2B69B7D4" w14:textId="77777777" w:rsidR="00CC373F" w:rsidRDefault="00CC373F" w:rsidP="003E7A4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3404"/>
    <w:multiLevelType w:val="multilevel"/>
    <w:tmpl w:val="7A4E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30EB7"/>
    <w:multiLevelType w:val="multilevel"/>
    <w:tmpl w:val="486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92C34"/>
    <w:multiLevelType w:val="hybridMultilevel"/>
    <w:tmpl w:val="0FEC2204"/>
    <w:lvl w:ilvl="0" w:tplc="50FC4246">
      <w:start w:val="1"/>
      <w:numFmt w:val="bullet"/>
      <w:lvlText w:val="•"/>
      <w:lvlJc w:val="left"/>
      <w:pPr>
        <w:ind w:left="720" w:hanging="280"/>
      </w:pPr>
      <w:rPr>
        <w:rFonts w:ascii="Times New Roman" w:eastAsia="Times New Roman" w:hAnsi="Times New Roman" w:cs="Times New Roman"/>
      </w:rPr>
    </w:lvl>
    <w:lvl w:ilvl="1" w:tplc="DCC28414">
      <w:start w:val="1"/>
      <w:numFmt w:val="bullet"/>
      <w:lvlText w:val="–"/>
      <w:lvlJc w:val="left"/>
      <w:pPr>
        <w:ind w:left="1180" w:hanging="280"/>
      </w:pPr>
      <w:rPr>
        <w:rFonts w:ascii="Times New Roman" w:eastAsia="Times New Roman" w:hAnsi="Times New Roman" w:cs="Times New Roman"/>
      </w:rPr>
    </w:lvl>
    <w:lvl w:ilvl="2" w:tplc="8DB01266">
      <w:numFmt w:val="decimal"/>
      <w:lvlText w:val=""/>
      <w:lvlJc w:val="left"/>
    </w:lvl>
    <w:lvl w:ilvl="3" w:tplc="235E45BA">
      <w:numFmt w:val="decimal"/>
      <w:lvlText w:val=""/>
      <w:lvlJc w:val="left"/>
    </w:lvl>
    <w:lvl w:ilvl="4" w:tplc="6BF4DA4C">
      <w:numFmt w:val="decimal"/>
      <w:lvlText w:val=""/>
      <w:lvlJc w:val="left"/>
    </w:lvl>
    <w:lvl w:ilvl="5" w:tplc="42EE29FE">
      <w:numFmt w:val="decimal"/>
      <w:lvlText w:val=""/>
      <w:lvlJc w:val="left"/>
    </w:lvl>
    <w:lvl w:ilvl="6" w:tplc="82A8E664">
      <w:numFmt w:val="decimal"/>
      <w:lvlText w:val=""/>
      <w:lvlJc w:val="left"/>
    </w:lvl>
    <w:lvl w:ilvl="7" w:tplc="21DEC572">
      <w:numFmt w:val="decimal"/>
      <w:lvlText w:val=""/>
      <w:lvlJc w:val="left"/>
    </w:lvl>
    <w:lvl w:ilvl="8" w:tplc="32EE3C14">
      <w:numFmt w:val="decimal"/>
      <w:lvlText w:val=""/>
      <w:lvlJc w:val="left"/>
    </w:lvl>
  </w:abstractNum>
  <w:abstractNum w:abstractNumId="3" w15:restartNumberingAfterBreak="0">
    <w:nsid w:val="3BB66FB4"/>
    <w:multiLevelType w:val="multilevel"/>
    <w:tmpl w:val="D404282E"/>
    <w:lvl w:ilvl="0">
      <w:start w:val="1"/>
      <w:numFmt w:val="upperRoman"/>
      <w:pStyle w:val="Heading1"/>
      <w:suff w:val="space"/>
      <w:lvlText w:val="Chương %1."/>
      <w:lvlJc w:val="left"/>
      <w:pPr>
        <w:ind w:left="360" w:hanging="360"/>
      </w:pPr>
      <w:rPr>
        <w:rFonts w:hint="default"/>
      </w:rPr>
    </w:lvl>
    <w:lvl w:ilvl="1">
      <w:start w:val="1"/>
      <w:numFmt w:val="upperRoman"/>
      <w:pStyle w:val="Heading2"/>
      <w:suff w:val="space"/>
      <w:lvlText w:val="%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isLgl/>
      <w:suff w:val="space"/>
      <w:lvlText w:val="%1.%2.%3.%4"/>
      <w:lvlJc w:val="left"/>
      <w:pPr>
        <w:ind w:left="0" w:firstLine="0"/>
      </w:pPr>
      <w:rPr>
        <w:rFonts w:hint="default"/>
      </w:rPr>
    </w:lvl>
    <w:lvl w:ilvl="4">
      <w:start w:val="1"/>
      <w:numFmt w:val="none"/>
      <w:pStyle w:val="Heading5"/>
      <w:isLgl/>
      <w:lvlText w:val="%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8A90B83"/>
    <w:multiLevelType w:val="multilevel"/>
    <w:tmpl w:val="9D1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A1601"/>
    <w:multiLevelType w:val="hybridMultilevel"/>
    <w:tmpl w:val="BAACD3B8"/>
    <w:lvl w:ilvl="0" w:tplc="DFE4A7F8">
      <w:start w:val="1"/>
      <w:numFmt w:val="bullet"/>
      <w:pStyle w:val="GachDauDong"/>
      <w:suff w:val="space"/>
      <w:lvlText w:val="–"/>
      <w:lvlJc w:val="left"/>
      <w:pPr>
        <w:ind w:left="284" w:firstLine="283"/>
      </w:pPr>
      <w:rPr>
        <w:rFonts w:ascii="Times New Roman" w:eastAsia="Times New Roman" w:hAnsi="Times New Roman" w:cs="Times New Roman" w:hint="default"/>
        <w:sz w:val="26"/>
        <w:szCs w:val="2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77F83FBE"/>
    <w:multiLevelType w:val="hybridMultilevel"/>
    <w:tmpl w:val="2280EF00"/>
    <w:lvl w:ilvl="0" w:tplc="861A0D6E">
      <w:start w:val="1"/>
      <w:numFmt w:val="bullet"/>
      <w:lvlText w:val="–"/>
      <w:lvlJc w:val="left"/>
      <w:pPr>
        <w:ind w:left="720" w:hanging="300"/>
      </w:pPr>
      <w:rPr>
        <w:rFonts w:ascii="Times New Roman" w:eastAsia="Times New Roman" w:hAnsi="Times New Roman" w:cs="Times New Roman"/>
        <w:sz w:val="26"/>
        <w:szCs w:val="26"/>
      </w:rPr>
    </w:lvl>
    <w:lvl w:ilvl="1" w:tplc="B0F2BFBC">
      <w:numFmt w:val="decimal"/>
      <w:lvlText w:val=""/>
      <w:lvlJc w:val="left"/>
    </w:lvl>
    <w:lvl w:ilvl="2" w:tplc="3AE24100">
      <w:numFmt w:val="decimal"/>
      <w:lvlText w:val=""/>
      <w:lvlJc w:val="left"/>
    </w:lvl>
    <w:lvl w:ilvl="3" w:tplc="28D497DC">
      <w:numFmt w:val="decimal"/>
      <w:lvlText w:val=""/>
      <w:lvlJc w:val="left"/>
    </w:lvl>
    <w:lvl w:ilvl="4" w:tplc="6322710A">
      <w:numFmt w:val="decimal"/>
      <w:lvlText w:val=""/>
      <w:lvlJc w:val="left"/>
    </w:lvl>
    <w:lvl w:ilvl="5" w:tplc="1938DCA8">
      <w:numFmt w:val="decimal"/>
      <w:lvlText w:val=""/>
      <w:lvlJc w:val="left"/>
    </w:lvl>
    <w:lvl w:ilvl="6" w:tplc="D1BE02E8">
      <w:numFmt w:val="decimal"/>
      <w:lvlText w:val=""/>
      <w:lvlJc w:val="left"/>
    </w:lvl>
    <w:lvl w:ilvl="7" w:tplc="ECE24E96">
      <w:numFmt w:val="decimal"/>
      <w:lvlText w:val=""/>
      <w:lvlJc w:val="left"/>
    </w:lvl>
    <w:lvl w:ilvl="8" w:tplc="2CB20EB4">
      <w:numFmt w:val="decimal"/>
      <w:lvlText w:val=""/>
      <w:lvlJc w:val="left"/>
    </w:lvl>
  </w:abstractNum>
  <w:abstractNum w:abstractNumId="7" w15:restartNumberingAfterBreak="0">
    <w:nsid w:val="7BB92F2A"/>
    <w:multiLevelType w:val="hybridMultilevel"/>
    <w:tmpl w:val="3A729BA6"/>
    <w:lvl w:ilvl="0" w:tplc="4E4641EC">
      <w:start w:val="1"/>
      <w:numFmt w:val="bullet"/>
      <w:lvlText w:val="–"/>
      <w:lvlJc w:val="left"/>
      <w:pPr>
        <w:ind w:left="1145" w:hanging="360"/>
      </w:pPr>
      <w:rPr>
        <w:rFonts w:ascii="Times New Roman" w:eastAsia="Times New Roman" w:hAnsi="Times New Roman" w:cs="Times New Roman"/>
        <w:sz w:val="26"/>
        <w:szCs w:val="26"/>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7FCD3A44"/>
    <w:multiLevelType w:val="hybridMultilevel"/>
    <w:tmpl w:val="40AA0BA4"/>
    <w:lvl w:ilvl="0" w:tplc="7CDC9CDC">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157888068">
    <w:abstractNumId w:val="3"/>
  </w:num>
  <w:num w:numId="2" w16cid:durableId="615017077">
    <w:abstractNumId w:val="7"/>
  </w:num>
  <w:num w:numId="3" w16cid:durableId="1408961823">
    <w:abstractNumId w:val="8"/>
  </w:num>
  <w:num w:numId="4" w16cid:durableId="840705528">
    <w:abstractNumId w:val="5"/>
  </w:num>
  <w:num w:numId="5" w16cid:durableId="2062360237">
    <w:abstractNumId w:val="5"/>
  </w:num>
  <w:num w:numId="6" w16cid:durableId="1141847122">
    <w:abstractNumId w:val="5"/>
    <w:lvlOverride w:ilvl="0">
      <w:startOverride w:val="1"/>
    </w:lvlOverride>
  </w:num>
  <w:num w:numId="7" w16cid:durableId="1256479127">
    <w:abstractNumId w:val="5"/>
    <w:lvlOverride w:ilvl="0">
      <w:startOverride w:val="1"/>
    </w:lvlOverride>
  </w:num>
  <w:num w:numId="8" w16cid:durableId="1158883105">
    <w:abstractNumId w:val="6"/>
    <w:lvlOverride w:ilvl="0">
      <w:startOverride w:val="1"/>
    </w:lvlOverride>
  </w:num>
  <w:num w:numId="9" w16cid:durableId="2464235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0566190">
    <w:abstractNumId w:val="2"/>
    <w:lvlOverride w:ilvl="0">
      <w:startOverride w:val="1"/>
    </w:lvlOverride>
  </w:num>
  <w:num w:numId="11" w16cid:durableId="1925995536">
    <w:abstractNumId w:val="3"/>
  </w:num>
  <w:num w:numId="12" w16cid:durableId="1047800079">
    <w:abstractNumId w:val="1"/>
  </w:num>
  <w:num w:numId="13" w16cid:durableId="1591499882">
    <w:abstractNumId w:val="3"/>
  </w:num>
  <w:num w:numId="14" w16cid:durableId="1014694574">
    <w:abstractNumId w:val="3"/>
  </w:num>
  <w:num w:numId="15" w16cid:durableId="685402362">
    <w:abstractNumId w:val="3"/>
  </w:num>
  <w:num w:numId="16" w16cid:durableId="1808426456">
    <w:abstractNumId w:val="3"/>
  </w:num>
  <w:num w:numId="17" w16cid:durableId="115679656">
    <w:abstractNumId w:val="4"/>
  </w:num>
  <w:num w:numId="18" w16cid:durableId="51002500">
    <w:abstractNumId w:val="3"/>
  </w:num>
  <w:num w:numId="19" w16cid:durableId="665060922">
    <w:abstractNumId w:val="3"/>
  </w:num>
  <w:num w:numId="20" w16cid:durableId="16714424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ER">
    <w15:presenceInfo w15:providerId="None" w15:userId="ACER"/>
  </w15:person>
  <w15:person w15:author="Nguyen Quang Binh-Khoa XDCTT">
    <w15:presenceInfo w15:providerId="AD" w15:userId="S::nqbinh@dut.udn.vn::f0fee480-9798-4c85-ab93-79d6625fc0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EF"/>
    <w:rsid w:val="0001090B"/>
    <w:rsid w:val="00037E6A"/>
    <w:rsid w:val="000506F9"/>
    <w:rsid w:val="00050A47"/>
    <w:rsid w:val="00051EF9"/>
    <w:rsid w:val="000629C0"/>
    <w:rsid w:val="0009264A"/>
    <w:rsid w:val="000B4CA8"/>
    <w:rsid w:val="000B520F"/>
    <w:rsid w:val="000E1921"/>
    <w:rsid w:val="000E4441"/>
    <w:rsid w:val="000E4C18"/>
    <w:rsid w:val="000E78F3"/>
    <w:rsid w:val="00102CAA"/>
    <w:rsid w:val="00110439"/>
    <w:rsid w:val="00113867"/>
    <w:rsid w:val="00133DB0"/>
    <w:rsid w:val="00151A04"/>
    <w:rsid w:val="001554C0"/>
    <w:rsid w:val="00170C9A"/>
    <w:rsid w:val="00172632"/>
    <w:rsid w:val="00182E27"/>
    <w:rsid w:val="001911D1"/>
    <w:rsid w:val="00192A0F"/>
    <w:rsid w:val="001971FF"/>
    <w:rsid w:val="001D44AC"/>
    <w:rsid w:val="001F1DD7"/>
    <w:rsid w:val="001F2CF4"/>
    <w:rsid w:val="001F4614"/>
    <w:rsid w:val="002027C4"/>
    <w:rsid w:val="00204709"/>
    <w:rsid w:val="00204A2E"/>
    <w:rsid w:val="00207FB8"/>
    <w:rsid w:val="00225AFE"/>
    <w:rsid w:val="00231B38"/>
    <w:rsid w:val="00234674"/>
    <w:rsid w:val="00235328"/>
    <w:rsid w:val="00244CEF"/>
    <w:rsid w:val="002476A6"/>
    <w:rsid w:val="00253211"/>
    <w:rsid w:val="002728A9"/>
    <w:rsid w:val="00290149"/>
    <w:rsid w:val="002905ED"/>
    <w:rsid w:val="002A2BA6"/>
    <w:rsid w:val="002A477B"/>
    <w:rsid w:val="002D61C9"/>
    <w:rsid w:val="002F2889"/>
    <w:rsid w:val="0030493D"/>
    <w:rsid w:val="00306730"/>
    <w:rsid w:val="00316164"/>
    <w:rsid w:val="00322598"/>
    <w:rsid w:val="003246E4"/>
    <w:rsid w:val="00332C67"/>
    <w:rsid w:val="00340F7D"/>
    <w:rsid w:val="003410D8"/>
    <w:rsid w:val="0036100C"/>
    <w:rsid w:val="003617B9"/>
    <w:rsid w:val="003739DF"/>
    <w:rsid w:val="003754BD"/>
    <w:rsid w:val="0038234B"/>
    <w:rsid w:val="003925BF"/>
    <w:rsid w:val="00395BBB"/>
    <w:rsid w:val="00397EBA"/>
    <w:rsid w:val="00397F37"/>
    <w:rsid w:val="003C5150"/>
    <w:rsid w:val="003C5E7E"/>
    <w:rsid w:val="003D334E"/>
    <w:rsid w:val="003E7A4E"/>
    <w:rsid w:val="003F29A6"/>
    <w:rsid w:val="0040329F"/>
    <w:rsid w:val="004074B1"/>
    <w:rsid w:val="004379D5"/>
    <w:rsid w:val="00443D42"/>
    <w:rsid w:val="0044530D"/>
    <w:rsid w:val="0045434F"/>
    <w:rsid w:val="00456DC0"/>
    <w:rsid w:val="0046743B"/>
    <w:rsid w:val="00483344"/>
    <w:rsid w:val="004865E9"/>
    <w:rsid w:val="004872F9"/>
    <w:rsid w:val="00494CED"/>
    <w:rsid w:val="004A0251"/>
    <w:rsid w:val="004A5D7A"/>
    <w:rsid w:val="004B21CD"/>
    <w:rsid w:val="004C3626"/>
    <w:rsid w:val="004D52C8"/>
    <w:rsid w:val="00526549"/>
    <w:rsid w:val="00537F09"/>
    <w:rsid w:val="00555577"/>
    <w:rsid w:val="005628E5"/>
    <w:rsid w:val="005663BE"/>
    <w:rsid w:val="0057101A"/>
    <w:rsid w:val="00571D3D"/>
    <w:rsid w:val="00584F59"/>
    <w:rsid w:val="00591593"/>
    <w:rsid w:val="005A5378"/>
    <w:rsid w:val="005B4A7C"/>
    <w:rsid w:val="005C2278"/>
    <w:rsid w:val="005E08BA"/>
    <w:rsid w:val="005E10DC"/>
    <w:rsid w:val="005F055C"/>
    <w:rsid w:val="005F3F44"/>
    <w:rsid w:val="005F4B67"/>
    <w:rsid w:val="005F4D71"/>
    <w:rsid w:val="005F74D1"/>
    <w:rsid w:val="00604F0F"/>
    <w:rsid w:val="00613FE0"/>
    <w:rsid w:val="00631421"/>
    <w:rsid w:val="00635691"/>
    <w:rsid w:val="00642470"/>
    <w:rsid w:val="006558EC"/>
    <w:rsid w:val="00661C06"/>
    <w:rsid w:val="0066454C"/>
    <w:rsid w:val="00675769"/>
    <w:rsid w:val="0068197C"/>
    <w:rsid w:val="006864EF"/>
    <w:rsid w:val="00690C8B"/>
    <w:rsid w:val="00691CFD"/>
    <w:rsid w:val="00694846"/>
    <w:rsid w:val="006A4330"/>
    <w:rsid w:val="006F1262"/>
    <w:rsid w:val="0070592F"/>
    <w:rsid w:val="007074BC"/>
    <w:rsid w:val="00711E66"/>
    <w:rsid w:val="00714CC9"/>
    <w:rsid w:val="00715936"/>
    <w:rsid w:val="00725815"/>
    <w:rsid w:val="00730232"/>
    <w:rsid w:val="00732554"/>
    <w:rsid w:val="0074399A"/>
    <w:rsid w:val="00762051"/>
    <w:rsid w:val="00792E06"/>
    <w:rsid w:val="00795D9A"/>
    <w:rsid w:val="00796137"/>
    <w:rsid w:val="007A41A5"/>
    <w:rsid w:val="007B2305"/>
    <w:rsid w:val="007D1BAB"/>
    <w:rsid w:val="007D3BFF"/>
    <w:rsid w:val="007D73E2"/>
    <w:rsid w:val="007D74B1"/>
    <w:rsid w:val="007D7A04"/>
    <w:rsid w:val="007E4A79"/>
    <w:rsid w:val="007F1FB9"/>
    <w:rsid w:val="007F62DE"/>
    <w:rsid w:val="00811BC2"/>
    <w:rsid w:val="0081622A"/>
    <w:rsid w:val="00820C2B"/>
    <w:rsid w:val="00862101"/>
    <w:rsid w:val="00862F9B"/>
    <w:rsid w:val="00867247"/>
    <w:rsid w:val="00885B41"/>
    <w:rsid w:val="00892B91"/>
    <w:rsid w:val="008A271F"/>
    <w:rsid w:val="008B79D8"/>
    <w:rsid w:val="008B7ABD"/>
    <w:rsid w:val="008B7FF2"/>
    <w:rsid w:val="008E1976"/>
    <w:rsid w:val="008E4C86"/>
    <w:rsid w:val="00901F4B"/>
    <w:rsid w:val="00922C4E"/>
    <w:rsid w:val="00924B88"/>
    <w:rsid w:val="0093093D"/>
    <w:rsid w:val="00932746"/>
    <w:rsid w:val="009357D2"/>
    <w:rsid w:val="0093746D"/>
    <w:rsid w:val="00944726"/>
    <w:rsid w:val="009456C1"/>
    <w:rsid w:val="00957E1E"/>
    <w:rsid w:val="00963C78"/>
    <w:rsid w:val="00971662"/>
    <w:rsid w:val="009A3B54"/>
    <w:rsid w:val="009A3EEC"/>
    <w:rsid w:val="009B1CF8"/>
    <w:rsid w:val="009C468D"/>
    <w:rsid w:val="009C576B"/>
    <w:rsid w:val="009D006F"/>
    <w:rsid w:val="009D298E"/>
    <w:rsid w:val="009D794F"/>
    <w:rsid w:val="009F0309"/>
    <w:rsid w:val="009F1566"/>
    <w:rsid w:val="00A237C3"/>
    <w:rsid w:val="00A3655B"/>
    <w:rsid w:val="00A463E5"/>
    <w:rsid w:val="00A52A11"/>
    <w:rsid w:val="00A555F5"/>
    <w:rsid w:val="00A57589"/>
    <w:rsid w:val="00A733D5"/>
    <w:rsid w:val="00A8469B"/>
    <w:rsid w:val="00A86D47"/>
    <w:rsid w:val="00A977DA"/>
    <w:rsid w:val="00AB4873"/>
    <w:rsid w:val="00AC583E"/>
    <w:rsid w:val="00AC68AE"/>
    <w:rsid w:val="00AC71B4"/>
    <w:rsid w:val="00AD0961"/>
    <w:rsid w:val="00AD2933"/>
    <w:rsid w:val="00AE2553"/>
    <w:rsid w:val="00AE31C0"/>
    <w:rsid w:val="00AF026B"/>
    <w:rsid w:val="00AF1526"/>
    <w:rsid w:val="00B00139"/>
    <w:rsid w:val="00B027A6"/>
    <w:rsid w:val="00B04231"/>
    <w:rsid w:val="00B10FE0"/>
    <w:rsid w:val="00B27C0A"/>
    <w:rsid w:val="00B3291A"/>
    <w:rsid w:val="00B50C24"/>
    <w:rsid w:val="00B5506F"/>
    <w:rsid w:val="00B67489"/>
    <w:rsid w:val="00B7675F"/>
    <w:rsid w:val="00B84A6D"/>
    <w:rsid w:val="00BB1961"/>
    <w:rsid w:val="00BB3C4E"/>
    <w:rsid w:val="00BB4A93"/>
    <w:rsid w:val="00C0629F"/>
    <w:rsid w:val="00C1271D"/>
    <w:rsid w:val="00C364D3"/>
    <w:rsid w:val="00C472B9"/>
    <w:rsid w:val="00C47B3D"/>
    <w:rsid w:val="00C620FF"/>
    <w:rsid w:val="00C66F7D"/>
    <w:rsid w:val="00C72AF3"/>
    <w:rsid w:val="00C812E6"/>
    <w:rsid w:val="00CA2D01"/>
    <w:rsid w:val="00CA60C6"/>
    <w:rsid w:val="00CB2B05"/>
    <w:rsid w:val="00CB554E"/>
    <w:rsid w:val="00CB62E2"/>
    <w:rsid w:val="00CB6806"/>
    <w:rsid w:val="00CC373F"/>
    <w:rsid w:val="00CF22C9"/>
    <w:rsid w:val="00CF7F73"/>
    <w:rsid w:val="00D122D0"/>
    <w:rsid w:val="00D1657B"/>
    <w:rsid w:val="00D40DCA"/>
    <w:rsid w:val="00D56707"/>
    <w:rsid w:val="00D85A5C"/>
    <w:rsid w:val="00D9122A"/>
    <w:rsid w:val="00DA4EA2"/>
    <w:rsid w:val="00DC4A06"/>
    <w:rsid w:val="00DD3C60"/>
    <w:rsid w:val="00DE04EC"/>
    <w:rsid w:val="00DE5347"/>
    <w:rsid w:val="00E12779"/>
    <w:rsid w:val="00E32CD2"/>
    <w:rsid w:val="00E359BD"/>
    <w:rsid w:val="00E42108"/>
    <w:rsid w:val="00E62B51"/>
    <w:rsid w:val="00E65E46"/>
    <w:rsid w:val="00E73957"/>
    <w:rsid w:val="00E90B41"/>
    <w:rsid w:val="00E9263F"/>
    <w:rsid w:val="00EB4592"/>
    <w:rsid w:val="00EC6340"/>
    <w:rsid w:val="00ED5765"/>
    <w:rsid w:val="00EE3F86"/>
    <w:rsid w:val="00F0200E"/>
    <w:rsid w:val="00F1008A"/>
    <w:rsid w:val="00F32D62"/>
    <w:rsid w:val="00F3427C"/>
    <w:rsid w:val="00F44B15"/>
    <w:rsid w:val="00F551E2"/>
    <w:rsid w:val="00F62CA1"/>
    <w:rsid w:val="00F9604D"/>
    <w:rsid w:val="00FA3A2B"/>
    <w:rsid w:val="00FA5703"/>
    <w:rsid w:val="00FD0BB1"/>
    <w:rsid w:val="00FE4058"/>
    <w:rsid w:val="00FE54F1"/>
    <w:rsid w:val="00FE57C4"/>
    <w:rsid w:val="00FE7AC7"/>
    <w:rsid w:val="00FF2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EC3EC"/>
  <w15:chartTrackingRefBased/>
  <w15:docId w15:val="{4E31D0B6-F58C-4650-A5C3-9685A6A1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9C0"/>
    <w:pPr>
      <w:ind w:firstLine="284"/>
      <w:jc w:val="both"/>
    </w:pPr>
    <w:rPr>
      <w:rFonts w:eastAsia="Times New Roman" w:cs="Times New Roman"/>
      <w:noProof/>
      <w:kern w:val="0"/>
      <w:lang w:val="vi-VN"/>
      <w14:ligatures w14:val="none"/>
    </w:rPr>
  </w:style>
  <w:style w:type="paragraph" w:styleId="Heading1">
    <w:name w:val="heading 1"/>
    <w:basedOn w:val="Normal"/>
    <w:next w:val="Normal"/>
    <w:link w:val="Heading1Char"/>
    <w:uiPriority w:val="9"/>
    <w:qFormat/>
    <w:rsid w:val="00B10FE0"/>
    <w:pPr>
      <w:keepNext/>
      <w:keepLines/>
      <w:numPr>
        <w:numId w:val="1"/>
      </w:numPr>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71662"/>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71662"/>
    <w:pPr>
      <w:keepNext/>
      <w:keepLines/>
      <w:numPr>
        <w:ilvl w:val="2"/>
        <w:numId w:val="1"/>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71662"/>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44CEF"/>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44C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4C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4CE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4CE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FE0"/>
    <w:rPr>
      <w:rFonts w:eastAsiaTheme="majorEastAsia" w:cstheme="majorBidi"/>
      <w:b/>
      <w:noProof/>
      <w:kern w:val="0"/>
      <w:sz w:val="28"/>
      <w:szCs w:val="40"/>
      <w:lang w:val="vi-VN"/>
      <w14:ligatures w14:val="none"/>
    </w:rPr>
  </w:style>
  <w:style w:type="character" w:customStyle="1" w:styleId="Heading2Char">
    <w:name w:val="Heading 2 Char"/>
    <w:basedOn w:val="DefaultParagraphFont"/>
    <w:link w:val="Heading2"/>
    <w:uiPriority w:val="9"/>
    <w:rsid w:val="00971662"/>
    <w:rPr>
      <w:rFonts w:eastAsiaTheme="majorEastAsia" w:cstheme="majorBidi"/>
      <w:b/>
      <w:noProof/>
      <w:kern w:val="0"/>
      <w:szCs w:val="32"/>
      <w:lang w:val="vi-VN"/>
      <w14:ligatures w14:val="none"/>
    </w:rPr>
  </w:style>
  <w:style w:type="character" w:customStyle="1" w:styleId="Heading3Char">
    <w:name w:val="Heading 3 Char"/>
    <w:basedOn w:val="DefaultParagraphFont"/>
    <w:link w:val="Heading3"/>
    <w:uiPriority w:val="9"/>
    <w:rsid w:val="00971662"/>
    <w:rPr>
      <w:rFonts w:eastAsiaTheme="majorEastAsia" w:cstheme="majorBidi"/>
      <w:b/>
      <w:noProof/>
      <w:kern w:val="0"/>
      <w:szCs w:val="28"/>
      <w:lang w:val="vi-VN"/>
      <w14:ligatures w14:val="none"/>
    </w:rPr>
  </w:style>
  <w:style w:type="character" w:customStyle="1" w:styleId="Heading4Char">
    <w:name w:val="Heading 4 Char"/>
    <w:basedOn w:val="DefaultParagraphFont"/>
    <w:link w:val="Heading4"/>
    <w:uiPriority w:val="9"/>
    <w:rsid w:val="00971662"/>
    <w:rPr>
      <w:rFonts w:eastAsiaTheme="majorEastAsia" w:cstheme="majorBidi"/>
      <w:b/>
      <w:i/>
      <w:iCs/>
      <w:noProof/>
      <w:kern w:val="0"/>
      <w:lang w:val="vi-VN"/>
      <w14:ligatures w14:val="none"/>
    </w:rPr>
  </w:style>
  <w:style w:type="character" w:customStyle="1" w:styleId="Heading5Char">
    <w:name w:val="Heading 5 Char"/>
    <w:basedOn w:val="DefaultParagraphFont"/>
    <w:link w:val="Heading5"/>
    <w:uiPriority w:val="9"/>
    <w:rsid w:val="00244CE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44C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4C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4C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4C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4CE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CEF"/>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C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4C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CEF"/>
    <w:rPr>
      <w:i/>
      <w:iCs/>
      <w:color w:val="404040" w:themeColor="text1" w:themeTint="BF"/>
    </w:rPr>
  </w:style>
  <w:style w:type="paragraph" w:styleId="ListParagraph">
    <w:name w:val="List Paragraph"/>
    <w:basedOn w:val="Normal"/>
    <w:qFormat/>
    <w:rsid w:val="00395BBB"/>
    <w:pPr>
      <w:ind w:firstLine="0"/>
      <w:contextualSpacing/>
    </w:pPr>
  </w:style>
  <w:style w:type="character" w:styleId="IntenseEmphasis">
    <w:name w:val="Intense Emphasis"/>
    <w:basedOn w:val="DefaultParagraphFont"/>
    <w:uiPriority w:val="21"/>
    <w:qFormat/>
    <w:rsid w:val="00244CEF"/>
    <w:rPr>
      <w:i/>
      <w:iCs/>
      <w:color w:val="2F5496" w:themeColor="accent1" w:themeShade="BF"/>
    </w:rPr>
  </w:style>
  <w:style w:type="paragraph" w:styleId="IntenseQuote">
    <w:name w:val="Intense Quote"/>
    <w:basedOn w:val="Normal"/>
    <w:next w:val="Normal"/>
    <w:link w:val="IntenseQuoteChar"/>
    <w:uiPriority w:val="30"/>
    <w:qFormat/>
    <w:rsid w:val="00244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CEF"/>
    <w:rPr>
      <w:i/>
      <w:iCs/>
      <w:color w:val="2F5496" w:themeColor="accent1" w:themeShade="BF"/>
    </w:rPr>
  </w:style>
  <w:style w:type="character" w:styleId="IntenseReference">
    <w:name w:val="Intense Reference"/>
    <w:basedOn w:val="DefaultParagraphFont"/>
    <w:uiPriority w:val="32"/>
    <w:qFormat/>
    <w:rsid w:val="00244CEF"/>
    <w:rPr>
      <w:b/>
      <w:bCs/>
      <w:smallCaps/>
      <w:color w:val="2F5496" w:themeColor="accent1" w:themeShade="BF"/>
      <w:spacing w:val="5"/>
    </w:rPr>
  </w:style>
  <w:style w:type="paragraph" w:styleId="Header">
    <w:name w:val="header"/>
    <w:basedOn w:val="Normal"/>
    <w:link w:val="HeaderChar"/>
    <w:uiPriority w:val="99"/>
    <w:unhideWhenUsed/>
    <w:rsid w:val="003E7A4E"/>
    <w:pPr>
      <w:tabs>
        <w:tab w:val="center" w:pos="4680"/>
        <w:tab w:val="right" w:pos="9360"/>
      </w:tabs>
    </w:pPr>
  </w:style>
  <w:style w:type="character" w:customStyle="1" w:styleId="HeaderChar">
    <w:name w:val="Header Char"/>
    <w:basedOn w:val="DefaultParagraphFont"/>
    <w:link w:val="Header"/>
    <w:uiPriority w:val="99"/>
    <w:rsid w:val="003E7A4E"/>
    <w:rPr>
      <w:rFonts w:eastAsia="Times New Roman" w:cs="Times New Roman"/>
      <w:noProof/>
      <w:kern w:val="0"/>
      <w:sz w:val="24"/>
      <w:lang w:val="vi-VN"/>
      <w14:ligatures w14:val="none"/>
    </w:rPr>
  </w:style>
  <w:style w:type="paragraph" w:styleId="Footer">
    <w:name w:val="footer"/>
    <w:basedOn w:val="Normal"/>
    <w:link w:val="FooterChar"/>
    <w:uiPriority w:val="99"/>
    <w:unhideWhenUsed/>
    <w:rsid w:val="003E7A4E"/>
    <w:pPr>
      <w:tabs>
        <w:tab w:val="center" w:pos="4680"/>
        <w:tab w:val="right" w:pos="9360"/>
      </w:tabs>
    </w:pPr>
  </w:style>
  <w:style w:type="character" w:customStyle="1" w:styleId="FooterChar">
    <w:name w:val="Footer Char"/>
    <w:basedOn w:val="DefaultParagraphFont"/>
    <w:link w:val="Footer"/>
    <w:uiPriority w:val="99"/>
    <w:rsid w:val="003E7A4E"/>
    <w:rPr>
      <w:rFonts w:eastAsia="Times New Roman" w:cs="Times New Roman"/>
      <w:noProof/>
      <w:kern w:val="0"/>
      <w:sz w:val="24"/>
      <w:lang w:val="vi-VN"/>
      <w14:ligatures w14:val="none"/>
    </w:rPr>
  </w:style>
  <w:style w:type="paragraph" w:customStyle="1" w:styleId="GachDauDong">
    <w:name w:val="Gach Dau Dong"/>
    <w:basedOn w:val="ListParagraph"/>
    <w:rsid w:val="001554C0"/>
    <w:pPr>
      <w:numPr>
        <w:numId w:val="5"/>
      </w:numPr>
      <w:ind w:firstLine="0"/>
      <w:contextualSpacing w:val="0"/>
    </w:pPr>
  </w:style>
  <w:style w:type="paragraph" w:styleId="TOCHeading">
    <w:name w:val="TOC Heading"/>
    <w:basedOn w:val="Heading1"/>
    <w:next w:val="Normal"/>
    <w:uiPriority w:val="39"/>
    <w:unhideWhenUsed/>
    <w:qFormat/>
    <w:rsid w:val="00DE5347"/>
    <w:pPr>
      <w:numPr>
        <w:numId w:val="0"/>
      </w:numPr>
      <w:spacing w:before="240" w:after="0" w:line="259" w:lineRule="auto"/>
      <w:jc w:val="left"/>
      <w:outlineLvl w:val="9"/>
    </w:pPr>
    <w:rPr>
      <w:rFonts w:asciiTheme="majorHAnsi" w:hAnsiTheme="majorHAnsi"/>
      <w:b w:val="0"/>
      <w:noProof w:val="0"/>
      <w:color w:val="2F5496" w:themeColor="accent1" w:themeShade="BF"/>
      <w:sz w:val="32"/>
      <w:szCs w:val="32"/>
      <w:lang w:val="en-US"/>
    </w:rPr>
  </w:style>
  <w:style w:type="paragraph" w:styleId="TOC1">
    <w:name w:val="toc 1"/>
    <w:basedOn w:val="TableofFigures"/>
    <w:next w:val="Normal"/>
    <w:autoRedefine/>
    <w:uiPriority w:val="39"/>
    <w:unhideWhenUsed/>
    <w:rsid w:val="00730232"/>
    <w:pPr>
      <w:tabs>
        <w:tab w:val="right" w:leader="dot" w:pos="8777"/>
      </w:tabs>
    </w:pPr>
  </w:style>
  <w:style w:type="paragraph" w:styleId="TOC2">
    <w:name w:val="toc 2"/>
    <w:basedOn w:val="Normal"/>
    <w:next w:val="Normal"/>
    <w:autoRedefine/>
    <w:uiPriority w:val="39"/>
    <w:unhideWhenUsed/>
    <w:rsid w:val="00DE5347"/>
    <w:pPr>
      <w:spacing w:after="100"/>
      <w:ind w:left="260"/>
    </w:pPr>
  </w:style>
  <w:style w:type="character" w:styleId="Hyperlink">
    <w:name w:val="Hyperlink"/>
    <w:basedOn w:val="DefaultParagraphFont"/>
    <w:uiPriority w:val="99"/>
    <w:unhideWhenUsed/>
    <w:rsid w:val="00DE5347"/>
    <w:rPr>
      <w:color w:val="0563C1" w:themeColor="hyperlink"/>
      <w:u w:val="single"/>
    </w:rPr>
  </w:style>
  <w:style w:type="paragraph" w:styleId="Caption">
    <w:name w:val="caption"/>
    <w:basedOn w:val="Normal"/>
    <w:next w:val="Normal"/>
    <w:unhideWhenUsed/>
    <w:qFormat/>
    <w:rsid w:val="005F4B67"/>
    <w:pPr>
      <w:spacing w:before="0" w:after="200" w:line="240" w:lineRule="auto"/>
      <w:jc w:val="center"/>
    </w:pPr>
    <w:rPr>
      <w:i/>
      <w:iCs/>
      <w:szCs w:val="18"/>
    </w:rPr>
  </w:style>
  <w:style w:type="paragraph" w:styleId="TableofFigures">
    <w:name w:val="table of figures"/>
    <w:basedOn w:val="Normal"/>
    <w:next w:val="Normal"/>
    <w:uiPriority w:val="99"/>
    <w:unhideWhenUsed/>
    <w:rsid w:val="00A86D47"/>
    <w:pPr>
      <w:tabs>
        <w:tab w:val="right" w:leader="dot" w:pos="9072"/>
      </w:tabs>
      <w:spacing w:after="0"/>
      <w:ind w:firstLine="0"/>
    </w:pPr>
  </w:style>
  <w:style w:type="paragraph" w:styleId="Revision">
    <w:name w:val="Revision"/>
    <w:hidden/>
    <w:uiPriority w:val="99"/>
    <w:semiHidden/>
    <w:rsid w:val="00957E1E"/>
    <w:pPr>
      <w:spacing w:before="0" w:after="0" w:line="240" w:lineRule="auto"/>
    </w:pPr>
    <w:rPr>
      <w:rFonts w:eastAsia="Times New Roman" w:cs="Times New Roman"/>
      <w:noProof/>
      <w:kern w:val="0"/>
      <w:lang w:val="vi-VN"/>
      <w14:ligatures w14:val="none"/>
    </w:rPr>
  </w:style>
  <w:style w:type="paragraph" w:styleId="TOC3">
    <w:name w:val="toc 3"/>
    <w:basedOn w:val="Normal"/>
    <w:next w:val="Normal"/>
    <w:autoRedefine/>
    <w:uiPriority w:val="39"/>
    <w:unhideWhenUsed/>
    <w:rsid w:val="008B7ABD"/>
    <w:pPr>
      <w:spacing w:after="100"/>
      <w:ind w:left="520"/>
    </w:pPr>
  </w:style>
  <w:style w:type="paragraph" w:styleId="BalloonText">
    <w:name w:val="Balloon Text"/>
    <w:basedOn w:val="Normal"/>
    <w:link w:val="BalloonTextChar"/>
    <w:uiPriority w:val="99"/>
    <w:semiHidden/>
    <w:unhideWhenUsed/>
    <w:rsid w:val="000E192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921"/>
    <w:rPr>
      <w:rFonts w:ascii="Segoe UI" w:eastAsia="Times New Roman" w:hAnsi="Segoe UI" w:cs="Segoe UI"/>
      <w:noProof/>
      <w:kern w:val="0"/>
      <w:sz w:val="18"/>
      <w:szCs w:val="18"/>
      <w:lang w:val="vi-VN"/>
      <w14:ligatures w14:val="none"/>
    </w:rPr>
  </w:style>
  <w:style w:type="paragraph" w:customStyle="1" w:styleId="TableText">
    <w:name w:val="Table Text"/>
    <w:rsid w:val="000E1921"/>
    <w:pPr>
      <w:spacing w:before="0" w:after="0" w:line="260" w:lineRule="auto"/>
    </w:pPr>
    <w:rPr>
      <w:rFonts w:eastAsia="Times New Roman" w:cs="Times New Roman"/>
      <w:kern w:val="0"/>
      <w:sz w:val="23"/>
      <w:szCs w:val="23"/>
      <w14:ligatures w14:val="none"/>
    </w:rPr>
  </w:style>
  <w:style w:type="character" w:styleId="CommentReference">
    <w:name w:val="annotation reference"/>
    <w:basedOn w:val="DefaultParagraphFont"/>
    <w:uiPriority w:val="99"/>
    <w:semiHidden/>
    <w:unhideWhenUsed/>
    <w:rsid w:val="00E12779"/>
    <w:rPr>
      <w:sz w:val="16"/>
      <w:szCs w:val="16"/>
    </w:rPr>
  </w:style>
  <w:style w:type="paragraph" w:styleId="CommentText">
    <w:name w:val="annotation text"/>
    <w:basedOn w:val="Normal"/>
    <w:link w:val="CommentTextChar"/>
    <w:uiPriority w:val="99"/>
    <w:unhideWhenUsed/>
    <w:rsid w:val="00E12779"/>
    <w:pPr>
      <w:spacing w:line="240" w:lineRule="auto"/>
    </w:pPr>
    <w:rPr>
      <w:sz w:val="20"/>
      <w:szCs w:val="20"/>
    </w:rPr>
  </w:style>
  <w:style w:type="character" w:customStyle="1" w:styleId="CommentTextChar">
    <w:name w:val="Comment Text Char"/>
    <w:basedOn w:val="DefaultParagraphFont"/>
    <w:link w:val="CommentText"/>
    <w:uiPriority w:val="99"/>
    <w:rsid w:val="00E12779"/>
    <w:rPr>
      <w:rFonts w:eastAsia="Times New Roman" w:cs="Times New Roman"/>
      <w:noProof/>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E12779"/>
    <w:rPr>
      <w:b/>
      <w:bCs/>
    </w:rPr>
  </w:style>
  <w:style w:type="character" w:customStyle="1" w:styleId="CommentSubjectChar">
    <w:name w:val="Comment Subject Char"/>
    <w:basedOn w:val="CommentTextChar"/>
    <w:link w:val="CommentSubject"/>
    <w:uiPriority w:val="99"/>
    <w:semiHidden/>
    <w:rsid w:val="00E12779"/>
    <w:rPr>
      <w:rFonts w:eastAsia="Times New Roman" w:cs="Times New Roman"/>
      <w:b/>
      <w:bCs/>
      <w:noProof/>
      <w:kern w:val="0"/>
      <w:sz w:val="20"/>
      <w:szCs w:val="20"/>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9B1A1-106B-4EA2-A9F0-8B72E6F42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50</Pages>
  <Words>14468</Words>
  <Characters>82468</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Tấn Khoa</dc:creator>
  <cp:keywords/>
  <dc:description/>
  <cp:lastModifiedBy>Nguyen Quang Binh-Khoa XDCTT</cp:lastModifiedBy>
  <cp:revision>6</cp:revision>
  <dcterms:created xsi:type="dcterms:W3CDTF">2026-07-06T10:57:00Z</dcterms:created>
  <dcterms:modified xsi:type="dcterms:W3CDTF">2026-07-06T15:17:00Z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e321eb56-c63c-455a-917f-44a11084932c</vt:lpwstr>
  </property>
</Properties>
</file>